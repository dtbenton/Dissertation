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C570C" w14:textId="7540EC10" w:rsidR="006A451D" w:rsidRDefault="006A451D" w:rsidP="00C7016D">
      <w:pPr>
        <w:contextualSpacing/>
      </w:pPr>
    </w:p>
    <w:p w14:paraId="610E1B79" w14:textId="409E453C" w:rsidR="006A451D" w:rsidRDefault="006A451D" w:rsidP="00C7016D">
      <w:pPr>
        <w:contextualSpacing/>
      </w:pPr>
    </w:p>
    <w:p w14:paraId="12D2E411" w14:textId="3F842EC7" w:rsidR="006B3F75" w:rsidRDefault="006B3F75" w:rsidP="00C7016D">
      <w:pPr>
        <w:contextualSpacing/>
      </w:pPr>
    </w:p>
    <w:p w14:paraId="252C3F92" w14:textId="77777777" w:rsidR="00105E16" w:rsidRDefault="00105E16" w:rsidP="00C7016D">
      <w:pPr>
        <w:contextualSpacing/>
        <w:rPr>
          <w:rFonts w:ascii="Times New Roman" w:hAnsi="Times New Roman" w:cs="Times New Roman"/>
          <w:sz w:val="24"/>
          <w:szCs w:val="24"/>
        </w:rPr>
      </w:pPr>
    </w:p>
    <w:p w14:paraId="78C85C7F" w14:textId="77777777" w:rsidR="00105E16" w:rsidRDefault="00105E16" w:rsidP="00C7016D">
      <w:pPr>
        <w:contextualSpacing/>
        <w:jc w:val="center"/>
        <w:rPr>
          <w:rFonts w:ascii="Times New Roman" w:hAnsi="Times New Roman" w:cs="Times New Roman"/>
          <w:sz w:val="24"/>
          <w:szCs w:val="24"/>
        </w:rPr>
      </w:pPr>
    </w:p>
    <w:p w14:paraId="4D035086" w14:textId="2D8F9809" w:rsidR="006B3F75" w:rsidRDefault="006B3F75" w:rsidP="00C7016D">
      <w:pPr>
        <w:spacing w:line="480" w:lineRule="auto"/>
        <w:contextualSpacing/>
        <w:jc w:val="center"/>
        <w:rPr>
          <w:rFonts w:ascii="Times New Roman" w:hAnsi="Times New Roman" w:cs="Times New Roman"/>
          <w:sz w:val="24"/>
          <w:szCs w:val="24"/>
        </w:rPr>
      </w:pPr>
      <w:r w:rsidRPr="00C11FA2">
        <w:rPr>
          <w:rFonts w:ascii="Times New Roman" w:hAnsi="Times New Roman" w:cs="Times New Roman"/>
          <w:sz w:val="24"/>
          <w:szCs w:val="24"/>
        </w:rPr>
        <w:t>Causal Discovery: How infants and adults represent complex causal relations</w:t>
      </w:r>
    </w:p>
    <w:p w14:paraId="3D07BAAB" w14:textId="3E45ECE6" w:rsidR="002C6B30" w:rsidRDefault="002C6B30" w:rsidP="00C7016D">
      <w:pPr>
        <w:spacing w:line="480" w:lineRule="auto"/>
        <w:contextualSpacing/>
        <w:jc w:val="center"/>
        <w:rPr>
          <w:rFonts w:ascii="Times New Roman" w:hAnsi="Times New Roman" w:cs="Times New Roman"/>
          <w:sz w:val="24"/>
          <w:szCs w:val="24"/>
        </w:rPr>
      </w:pPr>
      <w:proofErr w:type="gramStart"/>
      <w:r>
        <w:rPr>
          <w:rFonts w:ascii="Times New Roman" w:hAnsi="Times New Roman" w:cs="Times New Roman"/>
          <w:sz w:val="24"/>
          <w:szCs w:val="24"/>
        </w:rPr>
        <w:t>by</w:t>
      </w:r>
      <w:proofErr w:type="gramEnd"/>
    </w:p>
    <w:p w14:paraId="67890B4F" w14:textId="1B9E0AC6" w:rsidR="002C6B30" w:rsidRDefault="002C6B30"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Deon T. Benton</w:t>
      </w:r>
    </w:p>
    <w:p w14:paraId="191011E4" w14:textId="6BBC1947" w:rsidR="002C6B30" w:rsidRDefault="002C6B30" w:rsidP="00C7016D">
      <w:pPr>
        <w:contextualSpacing/>
        <w:jc w:val="center"/>
        <w:rPr>
          <w:rFonts w:ascii="Times New Roman" w:hAnsi="Times New Roman" w:cs="Times New Roman"/>
          <w:sz w:val="24"/>
          <w:szCs w:val="24"/>
        </w:rPr>
      </w:pPr>
    </w:p>
    <w:p w14:paraId="7B584CEE" w14:textId="77777777" w:rsidR="008B3C04" w:rsidRDefault="008B3C04" w:rsidP="00C7016D">
      <w:pPr>
        <w:contextualSpacing/>
        <w:jc w:val="center"/>
        <w:rPr>
          <w:rFonts w:ascii="Times New Roman" w:hAnsi="Times New Roman" w:cs="Times New Roman"/>
          <w:sz w:val="24"/>
          <w:szCs w:val="24"/>
        </w:rPr>
      </w:pPr>
    </w:p>
    <w:p w14:paraId="71BC16B6" w14:textId="77777777" w:rsidR="008B3C04" w:rsidRDefault="008B3C04" w:rsidP="00C7016D">
      <w:pPr>
        <w:contextualSpacing/>
        <w:jc w:val="center"/>
        <w:rPr>
          <w:rFonts w:ascii="Times New Roman" w:hAnsi="Times New Roman" w:cs="Times New Roman"/>
          <w:sz w:val="24"/>
          <w:szCs w:val="24"/>
        </w:rPr>
      </w:pPr>
    </w:p>
    <w:p w14:paraId="2A22B0AE" w14:textId="058C483E" w:rsidR="008D2079" w:rsidRDefault="008D2079"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Dissertation Presented </w:t>
      </w:r>
      <w:r w:rsidR="00A23DEB">
        <w:rPr>
          <w:rFonts w:ascii="Times New Roman" w:hAnsi="Times New Roman" w:cs="Times New Roman"/>
          <w:sz w:val="24"/>
          <w:szCs w:val="24"/>
        </w:rPr>
        <w:t xml:space="preserve">in Partial Fulfillment </w:t>
      </w:r>
    </w:p>
    <w:p w14:paraId="5849651E" w14:textId="326C770D" w:rsidR="00DB30B3" w:rsidRDefault="00DB30B3" w:rsidP="00C7016D">
      <w:pPr>
        <w:spacing w:line="480" w:lineRule="auto"/>
        <w:contextualSpacing/>
        <w:jc w:val="center"/>
        <w:rPr>
          <w:rFonts w:ascii="Times New Roman" w:hAnsi="Times New Roman" w:cs="Times New Roman"/>
          <w:sz w:val="24"/>
          <w:szCs w:val="24"/>
        </w:rPr>
      </w:pP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Requirements</w:t>
      </w:r>
      <w:r w:rsidR="00302A40">
        <w:rPr>
          <w:rFonts w:ascii="Times New Roman" w:hAnsi="Times New Roman" w:cs="Times New Roman"/>
          <w:sz w:val="24"/>
          <w:szCs w:val="24"/>
        </w:rPr>
        <w:t xml:space="preserve"> for the Degree of </w:t>
      </w:r>
    </w:p>
    <w:p w14:paraId="061FF043" w14:textId="51C8B2CE" w:rsidR="00302A40" w:rsidRDefault="00302A40"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Doctor of Philosophy</w:t>
      </w:r>
    </w:p>
    <w:p w14:paraId="1B80757C" w14:textId="2A27D80F" w:rsidR="00302A40" w:rsidRDefault="00302A40" w:rsidP="00C7016D">
      <w:pPr>
        <w:contextualSpacing/>
        <w:jc w:val="center"/>
        <w:rPr>
          <w:rFonts w:ascii="Times New Roman" w:hAnsi="Times New Roman" w:cs="Times New Roman"/>
          <w:sz w:val="24"/>
          <w:szCs w:val="24"/>
        </w:rPr>
      </w:pPr>
    </w:p>
    <w:p w14:paraId="04800155" w14:textId="77777777" w:rsidR="008B3C04" w:rsidRDefault="008B3C04" w:rsidP="00C7016D">
      <w:pPr>
        <w:contextualSpacing/>
        <w:jc w:val="center"/>
        <w:rPr>
          <w:rFonts w:ascii="Times New Roman" w:hAnsi="Times New Roman" w:cs="Times New Roman"/>
          <w:sz w:val="24"/>
          <w:szCs w:val="24"/>
        </w:rPr>
      </w:pPr>
    </w:p>
    <w:p w14:paraId="029A8935" w14:textId="77777777" w:rsidR="008B3C04" w:rsidRDefault="008B3C04" w:rsidP="00C7016D">
      <w:pPr>
        <w:contextualSpacing/>
        <w:jc w:val="center"/>
        <w:rPr>
          <w:rFonts w:ascii="Times New Roman" w:hAnsi="Times New Roman" w:cs="Times New Roman"/>
          <w:sz w:val="24"/>
          <w:szCs w:val="24"/>
        </w:rPr>
      </w:pPr>
    </w:p>
    <w:p w14:paraId="55989243" w14:textId="3DBFCFFA" w:rsidR="00302A40" w:rsidRDefault="00302A40"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Graduate Supervisory Committee</w:t>
      </w:r>
    </w:p>
    <w:p w14:paraId="19A6BBFC" w14:textId="3D3158FA" w:rsidR="00302A40" w:rsidRDefault="00EE5448"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Dr. </w:t>
      </w:r>
      <w:r w:rsidR="00302A40">
        <w:rPr>
          <w:rFonts w:ascii="Times New Roman" w:hAnsi="Times New Roman" w:cs="Times New Roman"/>
          <w:sz w:val="24"/>
          <w:szCs w:val="24"/>
        </w:rPr>
        <w:t>David H. Rakison, Chair</w:t>
      </w:r>
    </w:p>
    <w:p w14:paraId="292F388D" w14:textId="2DA2AA9B" w:rsidR="00EE5448" w:rsidRDefault="00EE5448"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Dr. Anna Fisher</w:t>
      </w:r>
    </w:p>
    <w:p w14:paraId="5477C9EF" w14:textId="21005E6A" w:rsidR="008B3C04" w:rsidRDefault="008B3C04"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Dr. David Danks</w:t>
      </w:r>
    </w:p>
    <w:p w14:paraId="2632C161" w14:textId="04317AE9" w:rsidR="008B3C04" w:rsidRDefault="008B3C04" w:rsidP="00C7016D">
      <w:pPr>
        <w:spacing w:line="480" w:lineRule="auto"/>
        <w:contextualSpacing/>
        <w:jc w:val="center"/>
        <w:rPr>
          <w:rFonts w:ascii="Times New Roman" w:hAnsi="Times New Roman" w:cs="Times New Roman"/>
          <w:sz w:val="24"/>
          <w:szCs w:val="24"/>
        </w:rPr>
      </w:pPr>
    </w:p>
    <w:p w14:paraId="5CCB4D7A" w14:textId="77777777" w:rsidR="008B3C04" w:rsidRDefault="008B3C04" w:rsidP="00C7016D">
      <w:pPr>
        <w:spacing w:line="480" w:lineRule="auto"/>
        <w:contextualSpacing/>
        <w:jc w:val="center"/>
        <w:rPr>
          <w:rFonts w:ascii="Times New Roman" w:hAnsi="Times New Roman" w:cs="Times New Roman"/>
          <w:sz w:val="24"/>
          <w:szCs w:val="24"/>
        </w:rPr>
      </w:pPr>
    </w:p>
    <w:p w14:paraId="7944F9DC" w14:textId="7D8E727E" w:rsidR="008B3C04" w:rsidRDefault="008B3C04"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Psychology</w:t>
      </w:r>
    </w:p>
    <w:p w14:paraId="72AA81F4" w14:textId="6D844678" w:rsidR="006F75C9" w:rsidRDefault="008B3C04"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Carnegie Mellon University</w:t>
      </w:r>
    </w:p>
    <w:p w14:paraId="06904C81" w14:textId="77777777" w:rsidR="006F75C9" w:rsidRDefault="006F75C9">
      <w:pPr>
        <w:rPr>
          <w:rFonts w:ascii="Times New Roman" w:hAnsi="Times New Roman" w:cs="Times New Roman"/>
          <w:sz w:val="24"/>
          <w:szCs w:val="24"/>
        </w:rPr>
      </w:pPr>
      <w:r>
        <w:rPr>
          <w:rFonts w:ascii="Times New Roman" w:hAnsi="Times New Roman" w:cs="Times New Roman"/>
          <w:sz w:val="24"/>
          <w:szCs w:val="24"/>
        </w:rPr>
        <w:br w:type="page"/>
      </w:r>
    </w:p>
    <w:p w14:paraId="37AC7153" w14:textId="77777777" w:rsidR="00900457" w:rsidRDefault="00900457" w:rsidP="00C7016D">
      <w:pPr>
        <w:spacing w:line="480" w:lineRule="auto"/>
        <w:contextualSpacing/>
        <w:jc w:val="center"/>
        <w:rPr>
          <w:rFonts w:ascii="Times New Roman" w:hAnsi="Times New Roman" w:cs="Times New Roman"/>
          <w:sz w:val="24"/>
          <w:szCs w:val="24"/>
        </w:rPr>
      </w:pPr>
    </w:p>
    <w:p w14:paraId="68D39B58" w14:textId="77777777" w:rsidR="006F75C9" w:rsidRDefault="006F75C9" w:rsidP="00C7016D">
      <w:pPr>
        <w:spacing w:line="480" w:lineRule="auto"/>
        <w:contextualSpacing/>
        <w:jc w:val="center"/>
        <w:rPr>
          <w:rFonts w:ascii="Times New Roman" w:hAnsi="Times New Roman" w:cs="Times New Roman"/>
          <w:sz w:val="24"/>
          <w:szCs w:val="24"/>
        </w:rPr>
      </w:pPr>
    </w:p>
    <w:p w14:paraId="18FB7ECD" w14:textId="77777777" w:rsidR="006F75C9" w:rsidRDefault="006F75C9" w:rsidP="00C7016D">
      <w:pPr>
        <w:spacing w:line="480" w:lineRule="auto"/>
        <w:contextualSpacing/>
        <w:jc w:val="center"/>
        <w:rPr>
          <w:rFonts w:ascii="Times New Roman" w:hAnsi="Times New Roman" w:cs="Times New Roman"/>
          <w:sz w:val="24"/>
          <w:szCs w:val="24"/>
        </w:rPr>
      </w:pPr>
    </w:p>
    <w:p w14:paraId="033C2D4F" w14:textId="77777777" w:rsidR="006F75C9" w:rsidRDefault="006F75C9" w:rsidP="00C7016D">
      <w:pPr>
        <w:spacing w:line="480" w:lineRule="auto"/>
        <w:contextualSpacing/>
        <w:jc w:val="center"/>
        <w:rPr>
          <w:rFonts w:ascii="Times New Roman" w:hAnsi="Times New Roman" w:cs="Times New Roman"/>
          <w:sz w:val="24"/>
          <w:szCs w:val="24"/>
        </w:rPr>
      </w:pPr>
    </w:p>
    <w:p w14:paraId="36A2D0F8" w14:textId="77777777" w:rsidR="006F75C9" w:rsidRDefault="006F75C9" w:rsidP="00C7016D">
      <w:pPr>
        <w:spacing w:line="480" w:lineRule="auto"/>
        <w:contextualSpacing/>
        <w:jc w:val="center"/>
        <w:rPr>
          <w:rFonts w:ascii="Times New Roman" w:hAnsi="Times New Roman" w:cs="Times New Roman"/>
          <w:sz w:val="24"/>
          <w:szCs w:val="24"/>
        </w:rPr>
      </w:pPr>
    </w:p>
    <w:p w14:paraId="1F378673" w14:textId="77777777" w:rsidR="006F75C9" w:rsidRDefault="006F75C9" w:rsidP="00C7016D">
      <w:pPr>
        <w:spacing w:line="480" w:lineRule="auto"/>
        <w:contextualSpacing/>
        <w:jc w:val="center"/>
        <w:rPr>
          <w:rFonts w:ascii="Times New Roman" w:hAnsi="Times New Roman" w:cs="Times New Roman"/>
          <w:sz w:val="24"/>
          <w:szCs w:val="24"/>
        </w:rPr>
      </w:pPr>
    </w:p>
    <w:p w14:paraId="302DB7C7" w14:textId="77777777" w:rsidR="006F75C9" w:rsidRDefault="006F75C9" w:rsidP="00C7016D">
      <w:pPr>
        <w:spacing w:line="480" w:lineRule="auto"/>
        <w:contextualSpacing/>
        <w:jc w:val="center"/>
        <w:rPr>
          <w:rFonts w:ascii="Times New Roman" w:hAnsi="Times New Roman" w:cs="Times New Roman"/>
          <w:sz w:val="24"/>
          <w:szCs w:val="24"/>
        </w:rPr>
      </w:pPr>
    </w:p>
    <w:p w14:paraId="64F02A80" w14:textId="77777777" w:rsidR="006F75C9" w:rsidRDefault="006F75C9" w:rsidP="00C7016D">
      <w:pPr>
        <w:spacing w:line="480" w:lineRule="auto"/>
        <w:contextualSpacing/>
        <w:jc w:val="center"/>
        <w:rPr>
          <w:rFonts w:ascii="Times New Roman" w:hAnsi="Times New Roman" w:cs="Times New Roman"/>
          <w:sz w:val="24"/>
          <w:szCs w:val="24"/>
        </w:rPr>
      </w:pPr>
    </w:p>
    <w:p w14:paraId="6C9B6F34" w14:textId="77777777" w:rsidR="006F75C9" w:rsidRDefault="006F75C9" w:rsidP="00C7016D">
      <w:pPr>
        <w:spacing w:line="480" w:lineRule="auto"/>
        <w:contextualSpacing/>
        <w:jc w:val="center"/>
        <w:rPr>
          <w:rFonts w:ascii="Times New Roman" w:hAnsi="Times New Roman" w:cs="Times New Roman"/>
          <w:sz w:val="24"/>
          <w:szCs w:val="24"/>
        </w:rPr>
      </w:pPr>
    </w:p>
    <w:p w14:paraId="7984DF99" w14:textId="77777777" w:rsidR="006F75C9" w:rsidRDefault="006F75C9" w:rsidP="00C7016D">
      <w:pPr>
        <w:spacing w:line="480" w:lineRule="auto"/>
        <w:contextualSpacing/>
        <w:jc w:val="center"/>
        <w:rPr>
          <w:rFonts w:ascii="Times New Roman" w:hAnsi="Times New Roman" w:cs="Times New Roman"/>
          <w:sz w:val="24"/>
          <w:szCs w:val="24"/>
        </w:rPr>
      </w:pPr>
    </w:p>
    <w:p w14:paraId="7982E1F2" w14:textId="77777777" w:rsidR="006F75C9" w:rsidRDefault="006F75C9" w:rsidP="00C7016D">
      <w:pPr>
        <w:spacing w:line="480" w:lineRule="auto"/>
        <w:contextualSpacing/>
        <w:jc w:val="center"/>
        <w:rPr>
          <w:rFonts w:ascii="Times New Roman" w:hAnsi="Times New Roman" w:cs="Times New Roman"/>
          <w:sz w:val="24"/>
          <w:szCs w:val="24"/>
        </w:rPr>
      </w:pPr>
    </w:p>
    <w:p w14:paraId="5AE0A863" w14:textId="77A8CB0F" w:rsidR="006F75C9" w:rsidRDefault="006F75C9"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 Deon T. Benton</w:t>
      </w:r>
    </w:p>
    <w:p w14:paraId="2182EA46" w14:textId="727B269A" w:rsidR="006F75C9" w:rsidRDefault="006F75C9"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 2018</w:t>
      </w:r>
    </w:p>
    <w:p w14:paraId="2370AF7F" w14:textId="77777777" w:rsidR="00900457" w:rsidRDefault="00900457" w:rsidP="00C7016D">
      <w:pPr>
        <w:rPr>
          <w:rFonts w:ascii="Times New Roman" w:hAnsi="Times New Roman" w:cs="Times New Roman"/>
          <w:sz w:val="24"/>
          <w:szCs w:val="24"/>
        </w:rPr>
      </w:pPr>
      <w:r>
        <w:rPr>
          <w:rFonts w:ascii="Times New Roman" w:hAnsi="Times New Roman" w:cs="Times New Roman"/>
          <w:sz w:val="24"/>
          <w:szCs w:val="24"/>
        </w:rPr>
        <w:br w:type="page"/>
      </w:r>
    </w:p>
    <w:p w14:paraId="5D4FA23D" w14:textId="12F05846" w:rsidR="00900457" w:rsidRDefault="00900457" w:rsidP="00C7016D">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35096EC2" w14:textId="1DE0C19B" w:rsidR="00900457" w:rsidRDefault="00900457" w:rsidP="00E923A3">
      <w:pPr>
        <w:spacing w:line="480" w:lineRule="auto"/>
        <w:ind w:firstLine="720"/>
        <w:contextualSpacing/>
        <w:rPr>
          <w:rFonts w:ascii="Times New Roman" w:hAnsi="Times New Roman" w:cs="Times New Roman"/>
          <w:sz w:val="24"/>
          <w:szCs w:val="24"/>
        </w:rPr>
      </w:pPr>
      <w:r w:rsidRPr="00F05A95">
        <w:rPr>
          <w:rFonts w:ascii="Times New Roman" w:hAnsi="Times New Roman" w:cs="Times New Roman"/>
          <w:sz w:val="24"/>
          <w:szCs w:val="24"/>
        </w:rPr>
        <w:t>The abilit</w:t>
      </w:r>
      <w:r>
        <w:rPr>
          <w:rFonts w:ascii="Times New Roman" w:hAnsi="Times New Roman" w:cs="Times New Roman"/>
          <w:sz w:val="24"/>
          <w:szCs w:val="24"/>
        </w:rPr>
        <w:t>y</w:t>
      </w:r>
      <w:r w:rsidRPr="00F05A95">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F05A95">
        <w:rPr>
          <w:rFonts w:ascii="Times New Roman" w:hAnsi="Times New Roman" w:cs="Times New Roman"/>
          <w:sz w:val="24"/>
          <w:szCs w:val="24"/>
        </w:rPr>
        <w:t xml:space="preserve">reason about causal events in the world </w:t>
      </w:r>
      <w:r>
        <w:rPr>
          <w:rFonts w:ascii="Times New Roman" w:hAnsi="Times New Roman" w:cs="Times New Roman"/>
          <w:sz w:val="24"/>
          <w:szCs w:val="24"/>
        </w:rPr>
        <w:t>is</w:t>
      </w:r>
      <w:r w:rsidRPr="00F05A95">
        <w:rPr>
          <w:rFonts w:ascii="Times New Roman" w:hAnsi="Times New Roman" w:cs="Times New Roman"/>
          <w:sz w:val="24"/>
          <w:szCs w:val="24"/>
        </w:rPr>
        <w:t xml:space="preserve"> </w:t>
      </w:r>
      <w:r>
        <w:rPr>
          <w:rFonts w:ascii="Times New Roman" w:hAnsi="Times New Roman" w:cs="Times New Roman"/>
          <w:sz w:val="24"/>
          <w:szCs w:val="24"/>
        </w:rPr>
        <w:t>fundamental to cognition</w:t>
      </w:r>
      <w:r w:rsidRPr="00F05A95">
        <w:rPr>
          <w:rFonts w:ascii="Times New Roman" w:hAnsi="Times New Roman" w:cs="Times New Roman"/>
          <w:sz w:val="24"/>
          <w:szCs w:val="24"/>
        </w:rPr>
        <w:t xml:space="preserve">. Despite the importance of </w:t>
      </w:r>
      <w:r>
        <w:rPr>
          <w:rFonts w:ascii="Times New Roman" w:hAnsi="Times New Roman" w:cs="Times New Roman"/>
          <w:sz w:val="24"/>
          <w:szCs w:val="24"/>
        </w:rPr>
        <w:t>this ability,</w:t>
      </w:r>
      <w:r w:rsidRPr="00F05A95">
        <w:rPr>
          <w:rFonts w:ascii="Times New Roman" w:hAnsi="Times New Roman" w:cs="Times New Roman"/>
          <w:sz w:val="24"/>
          <w:szCs w:val="24"/>
        </w:rPr>
        <w:t xml:space="preserve"> little is known about how </w:t>
      </w:r>
      <w:r w:rsidR="004471CA">
        <w:rPr>
          <w:rFonts w:ascii="Times New Roman" w:hAnsi="Times New Roman" w:cs="Times New Roman"/>
          <w:sz w:val="24"/>
          <w:szCs w:val="24"/>
        </w:rPr>
        <w:t xml:space="preserve">infants and </w:t>
      </w:r>
      <w:r>
        <w:rPr>
          <w:rFonts w:ascii="Times New Roman" w:hAnsi="Times New Roman" w:cs="Times New Roman"/>
          <w:sz w:val="24"/>
          <w:szCs w:val="24"/>
        </w:rPr>
        <w:t xml:space="preserve">adults </w:t>
      </w:r>
      <w:r w:rsidRPr="00F05A95">
        <w:rPr>
          <w:rFonts w:ascii="Times New Roman" w:hAnsi="Times New Roman" w:cs="Times New Roman"/>
          <w:sz w:val="24"/>
          <w:szCs w:val="24"/>
        </w:rPr>
        <w:t>represent c</w:t>
      </w:r>
      <w:r>
        <w:rPr>
          <w:rFonts w:ascii="Times New Roman" w:hAnsi="Times New Roman" w:cs="Times New Roman"/>
          <w:sz w:val="24"/>
          <w:szCs w:val="24"/>
        </w:rPr>
        <w:t xml:space="preserve">ausal events, what structure or form those representations take, and whether such </w:t>
      </w:r>
      <w:r w:rsidRPr="00F05A95">
        <w:rPr>
          <w:rFonts w:ascii="Times New Roman" w:hAnsi="Times New Roman" w:cs="Times New Roman"/>
          <w:sz w:val="24"/>
          <w:szCs w:val="24"/>
        </w:rPr>
        <w:t>events are represented as causal graphical models or learned associations</w:t>
      </w:r>
      <w:r>
        <w:rPr>
          <w:rFonts w:ascii="Times New Roman" w:hAnsi="Times New Roman" w:cs="Times New Roman"/>
          <w:sz w:val="24"/>
          <w:szCs w:val="24"/>
        </w:rPr>
        <w:t xml:space="preserve"> between low-level perceptual features</w:t>
      </w:r>
      <w:r w:rsidRPr="00F05A95">
        <w:rPr>
          <w:rFonts w:ascii="Times New Roman" w:hAnsi="Times New Roman" w:cs="Times New Roman"/>
          <w:sz w:val="24"/>
          <w:szCs w:val="24"/>
        </w:rPr>
        <w:t>. It is also unknown whether</w:t>
      </w:r>
      <w:r>
        <w:rPr>
          <w:rFonts w:ascii="Times New Roman" w:hAnsi="Times New Roman" w:cs="Times New Roman"/>
          <w:sz w:val="24"/>
          <w:szCs w:val="24"/>
        </w:rPr>
        <w:t xml:space="preserve"> </w:t>
      </w:r>
      <w:r w:rsidR="004471CA">
        <w:rPr>
          <w:rFonts w:ascii="Times New Roman" w:hAnsi="Times New Roman" w:cs="Times New Roman"/>
          <w:sz w:val="24"/>
          <w:szCs w:val="24"/>
        </w:rPr>
        <w:t xml:space="preserve">infants and </w:t>
      </w:r>
      <w:r>
        <w:rPr>
          <w:rFonts w:ascii="Times New Roman" w:hAnsi="Times New Roman" w:cs="Times New Roman"/>
          <w:sz w:val="24"/>
          <w:szCs w:val="24"/>
        </w:rPr>
        <w:t>adults</w:t>
      </w:r>
      <w:r w:rsidRPr="00F05A95">
        <w:rPr>
          <w:rFonts w:ascii="Times New Roman" w:hAnsi="Times New Roman" w:cs="Times New Roman"/>
          <w:sz w:val="24"/>
          <w:szCs w:val="24"/>
        </w:rPr>
        <w:t xml:space="preserve"> are sensitive to </w:t>
      </w:r>
      <w:r>
        <w:rPr>
          <w:rFonts w:ascii="Times New Roman" w:hAnsi="Times New Roman" w:cs="Times New Roman"/>
          <w:sz w:val="24"/>
          <w:szCs w:val="24"/>
        </w:rPr>
        <w:t xml:space="preserve">the Markov </w:t>
      </w:r>
      <w:r w:rsidRPr="00F05A95">
        <w:rPr>
          <w:rFonts w:ascii="Times New Roman" w:hAnsi="Times New Roman" w:cs="Times New Roman"/>
          <w:sz w:val="24"/>
          <w:szCs w:val="24"/>
        </w:rPr>
        <w:t>condition in causal-graphical models</w:t>
      </w:r>
      <w:r>
        <w:rPr>
          <w:rFonts w:ascii="Times New Roman" w:hAnsi="Times New Roman" w:cs="Times New Roman"/>
          <w:sz w:val="24"/>
          <w:szCs w:val="24"/>
        </w:rPr>
        <w:t>—in which a first object or entity is independent of other objects or entities conditional on its parents—</w:t>
      </w:r>
      <w:r w:rsidRPr="00F05A95">
        <w:rPr>
          <w:rFonts w:ascii="Times New Roman" w:hAnsi="Times New Roman" w:cs="Times New Roman"/>
          <w:sz w:val="24"/>
          <w:szCs w:val="24"/>
        </w:rPr>
        <w:t>and can form Markov-equivalence classes</w:t>
      </w:r>
      <w:r w:rsidR="002710A6">
        <w:rPr>
          <w:rFonts w:ascii="Times New Roman" w:hAnsi="Times New Roman" w:cs="Times New Roman"/>
          <w:sz w:val="24"/>
          <w:szCs w:val="24"/>
        </w:rPr>
        <w:t>; that is, it remains unknown whether infants and adults treat equivalently causal events that instantiate identical conditional independence relations</w:t>
      </w:r>
      <w:r w:rsidRPr="00F05A95">
        <w:rPr>
          <w:rFonts w:ascii="Times New Roman" w:hAnsi="Times New Roman" w:cs="Times New Roman"/>
          <w:sz w:val="24"/>
          <w:szCs w:val="24"/>
        </w:rPr>
        <w:t>.</w:t>
      </w:r>
      <w:r w:rsidR="002710A6">
        <w:rPr>
          <w:rFonts w:ascii="Times New Roman" w:hAnsi="Times New Roman" w:cs="Times New Roman"/>
          <w:sz w:val="24"/>
          <w:szCs w:val="24"/>
        </w:rPr>
        <w:t xml:space="preserve"> The aim of this dissertation is to examine these issues in four experiments with adults and one experiment with infants between 18 and 22 months of age using four-object, three-chain causal launching-event sequences.</w:t>
      </w:r>
      <w:r w:rsidRPr="00F05A95">
        <w:rPr>
          <w:rFonts w:ascii="Times New Roman" w:hAnsi="Times New Roman" w:cs="Times New Roman"/>
          <w:sz w:val="24"/>
          <w:szCs w:val="24"/>
        </w:rPr>
        <w:t xml:space="preserve"> </w:t>
      </w:r>
      <w:r w:rsidR="002710A6">
        <w:rPr>
          <w:rFonts w:ascii="Times New Roman" w:hAnsi="Times New Roman" w:cs="Times New Roman"/>
          <w:sz w:val="24"/>
          <w:szCs w:val="24"/>
        </w:rPr>
        <w:t>The experiments reported here were designed specifically</w:t>
      </w:r>
      <w:r w:rsidR="002109D6">
        <w:rPr>
          <w:rFonts w:ascii="Times New Roman" w:hAnsi="Times New Roman" w:cs="Times New Roman"/>
          <w:sz w:val="24"/>
          <w:szCs w:val="24"/>
        </w:rPr>
        <w:t xml:space="preserve"> to examine </w:t>
      </w:r>
      <w:r w:rsidR="002710A6">
        <w:rPr>
          <w:rFonts w:ascii="Times New Roman" w:hAnsi="Times New Roman" w:cs="Times New Roman"/>
          <w:sz w:val="24"/>
          <w:szCs w:val="24"/>
        </w:rPr>
        <w:t xml:space="preserve">when, </w:t>
      </w:r>
      <w:r w:rsidR="002109D6">
        <w:rPr>
          <w:rFonts w:ascii="Times New Roman" w:hAnsi="Times New Roman" w:cs="Times New Roman"/>
          <w:sz w:val="24"/>
          <w:szCs w:val="24"/>
        </w:rPr>
        <w:t>whether</w:t>
      </w:r>
      <w:r w:rsidR="002710A6">
        <w:rPr>
          <w:rFonts w:ascii="Times New Roman" w:hAnsi="Times New Roman" w:cs="Times New Roman"/>
          <w:sz w:val="24"/>
          <w:szCs w:val="24"/>
        </w:rPr>
        <w:t>, and to what extent</w:t>
      </w:r>
      <w:r w:rsidR="002109D6">
        <w:rPr>
          <w:rFonts w:ascii="Times New Roman" w:hAnsi="Times New Roman" w:cs="Times New Roman"/>
          <w:sz w:val="24"/>
          <w:szCs w:val="24"/>
        </w:rPr>
        <w:t xml:space="preserve"> infants and adults process four-object, three-chain launching-event sequences in terms of low-level perceptual cues</w:t>
      </w:r>
      <w:r w:rsidR="002710A6">
        <w:rPr>
          <w:rFonts w:ascii="Times New Roman" w:hAnsi="Times New Roman" w:cs="Times New Roman"/>
          <w:sz w:val="24"/>
          <w:szCs w:val="24"/>
        </w:rPr>
        <w:t xml:space="preserve"> that are readily available in the perceptual input</w:t>
      </w:r>
      <w:r w:rsidR="002109D6">
        <w:rPr>
          <w:rFonts w:ascii="Times New Roman" w:hAnsi="Times New Roman" w:cs="Times New Roman"/>
          <w:sz w:val="24"/>
          <w:szCs w:val="24"/>
        </w:rPr>
        <w:t xml:space="preserve"> or in terms of the Markov condition and Markov-equivalence classes. </w:t>
      </w:r>
      <w:r w:rsidR="001729CC">
        <w:rPr>
          <w:rFonts w:ascii="Times New Roman" w:hAnsi="Times New Roman" w:cs="Times New Roman"/>
          <w:sz w:val="24"/>
          <w:szCs w:val="24"/>
        </w:rPr>
        <w:t xml:space="preserve">Launching-event </w:t>
      </w:r>
      <w:r w:rsidR="00754EA6">
        <w:rPr>
          <w:rFonts w:ascii="Times New Roman" w:hAnsi="Times New Roman" w:cs="Times New Roman"/>
          <w:sz w:val="24"/>
          <w:szCs w:val="24"/>
        </w:rPr>
        <w:t>sequences were used</w:t>
      </w:r>
      <w:r w:rsidR="001729CC">
        <w:rPr>
          <w:rFonts w:ascii="Times New Roman" w:hAnsi="Times New Roman" w:cs="Times New Roman"/>
          <w:sz w:val="24"/>
          <w:szCs w:val="24"/>
        </w:rPr>
        <w:t xml:space="preserve"> because they are the simplest events in which </w:t>
      </w:r>
      <w:r w:rsidR="00B429C8">
        <w:rPr>
          <w:rFonts w:ascii="Times New Roman" w:hAnsi="Times New Roman" w:cs="Times New Roman"/>
          <w:sz w:val="24"/>
          <w:szCs w:val="24"/>
        </w:rPr>
        <w:t xml:space="preserve">to </w:t>
      </w:r>
      <w:r w:rsidR="00754EA6">
        <w:rPr>
          <w:rFonts w:ascii="Times New Roman" w:hAnsi="Times New Roman" w:cs="Times New Roman"/>
          <w:sz w:val="24"/>
          <w:szCs w:val="24"/>
        </w:rPr>
        <w:t xml:space="preserve">instantiate, and to observe, cause-and-effect relations. Four objects were used because </w:t>
      </w:r>
      <w:r w:rsidR="00754EA6" w:rsidRPr="00754EA6">
        <w:rPr>
          <w:rFonts w:ascii="Times New Roman" w:hAnsi="Times New Roman" w:cs="Times New Roman"/>
          <w:sz w:val="24"/>
          <w:szCs w:val="24"/>
        </w:rPr>
        <w:t>it is possible to examine infants' and adults' sensitivity to multiple conditional independence relations in four-chain</w:t>
      </w:r>
      <w:r w:rsidR="00754EA6">
        <w:rPr>
          <w:rFonts w:ascii="Times New Roman" w:hAnsi="Times New Roman" w:cs="Times New Roman"/>
          <w:sz w:val="24"/>
          <w:szCs w:val="24"/>
        </w:rPr>
        <w:t>, but neither in two-chain nor three-chain,</w:t>
      </w:r>
      <w:r w:rsidR="00754EA6" w:rsidRPr="00754EA6">
        <w:rPr>
          <w:rFonts w:ascii="Times New Roman" w:hAnsi="Times New Roman" w:cs="Times New Roman"/>
          <w:sz w:val="24"/>
          <w:szCs w:val="24"/>
        </w:rPr>
        <w:t xml:space="preserve"> launching sequen</w:t>
      </w:r>
      <w:r w:rsidR="00754EA6">
        <w:rPr>
          <w:rFonts w:ascii="Times New Roman" w:hAnsi="Times New Roman" w:cs="Times New Roman"/>
          <w:sz w:val="24"/>
          <w:szCs w:val="24"/>
        </w:rPr>
        <w:t>ces</w:t>
      </w:r>
      <w:r w:rsidR="00754EA6" w:rsidRPr="00754EA6">
        <w:rPr>
          <w:rFonts w:ascii="Times New Roman" w:hAnsi="Times New Roman" w:cs="Times New Roman"/>
          <w:sz w:val="24"/>
          <w:szCs w:val="24"/>
        </w:rPr>
        <w:t xml:space="preserve"> and </w:t>
      </w:r>
      <w:r w:rsidR="002109D6">
        <w:rPr>
          <w:rFonts w:ascii="Times New Roman" w:hAnsi="Times New Roman" w:cs="Times New Roman"/>
          <w:sz w:val="24"/>
          <w:szCs w:val="24"/>
        </w:rPr>
        <w:t>due to the</w:t>
      </w:r>
      <w:r w:rsidR="00754EA6" w:rsidRPr="00754EA6">
        <w:rPr>
          <w:rFonts w:ascii="Times New Roman" w:hAnsi="Times New Roman" w:cs="Times New Roman"/>
          <w:sz w:val="24"/>
          <w:szCs w:val="24"/>
        </w:rPr>
        <w:t xml:space="preserve"> relatively large number of possible </w:t>
      </w:r>
      <w:r w:rsidR="00E923A3">
        <w:rPr>
          <w:rFonts w:ascii="Times New Roman" w:hAnsi="Times New Roman" w:cs="Times New Roman"/>
          <w:sz w:val="24"/>
          <w:szCs w:val="24"/>
        </w:rPr>
        <w:t xml:space="preserve">combinations in which to arrange the </w:t>
      </w:r>
      <w:r w:rsidR="00754EA6" w:rsidRPr="00754EA6">
        <w:rPr>
          <w:rFonts w:ascii="Times New Roman" w:hAnsi="Times New Roman" w:cs="Times New Roman"/>
          <w:sz w:val="24"/>
          <w:szCs w:val="24"/>
        </w:rPr>
        <w:t xml:space="preserve">four objects permit (i.e., 24).  </w:t>
      </w:r>
      <w:r w:rsidR="00E923A3">
        <w:rPr>
          <w:rFonts w:ascii="Times New Roman" w:hAnsi="Times New Roman" w:cs="Times New Roman"/>
          <w:sz w:val="24"/>
          <w:szCs w:val="24"/>
        </w:rPr>
        <w:t xml:space="preserve">The results of Experiments </w:t>
      </w:r>
      <w:r w:rsidR="00B83909">
        <w:rPr>
          <w:rFonts w:ascii="Times New Roman" w:hAnsi="Times New Roman" w:cs="Times New Roman"/>
          <w:sz w:val="24"/>
          <w:szCs w:val="24"/>
        </w:rPr>
        <w:t>1 to 4</w:t>
      </w:r>
      <w:r w:rsidRPr="00F05A95">
        <w:rPr>
          <w:rFonts w:ascii="Times New Roman" w:hAnsi="Times New Roman" w:cs="Times New Roman"/>
          <w:sz w:val="24"/>
          <w:szCs w:val="24"/>
        </w:rPr>
        <w:t xml:space="preserve"> revealed that</w:t>
      </w:r>
      <w:r w:rsidR="00E923A3">
        <w:rPr>
          <w:rFonts w:ascii="Times New Roman" w:hAnsi="Times New Roman" w:cs="Times New Roman"/>
          <w:sz w:val="24"/>
          <w:szCs w:val="24"/>
        </w:rPr>
        <w:t>, although</w:t>
      </w:r>
      <w:r w:rsidRPr="00F05A95">
        <w:rPr>
          <w:rFonts w:ascii="Times New Roman" w:hAnsi="Times New Roman" w:cs="Times New Roman"/>
          <w:sz w:val="24"/>
          <w:szCs w:val="24"/>
        </w:rPr>
        <w:t xml:space="preserve"> adults</w:t>
      </w:r>
      <w:r w:rsidR="00E923A3">
        <w:rPr>
          <w:rFonts w:ascii="Times New Roman" w:hAnsi="Times New Roman" w:cs="Times New Roman"/>
          <w:sz w:val="24"/>
          <w:szCs w:val="24"/>
        </w:rPr>
        <w:t xml:space="preserve"> showed restricted sensitivity to the Markov condition and Markov-equivalence classes, </w:t>
      </w:r>
      <w:r w:rsidR="00B83909">
        <w:rPr>
          <w:rFonts w:ascii="Times New Roman" w:hAnsi="Times New Roman" w:cs="Times New Roman"/>
          <w:sz w:val="24"/>
          <w:szCs w:val="24"/>
        </w:rPr>
        <w:t xml:space="preserve">this sensitivity was disrupted by low-level perceptual manipulations to the launching-event </w:t>
      </w:r>
      <w:r w:rsidR="00B83909">
        <w:rPr>
          <w:rFonts w:ascii="Times New Roman" w:hAnsi="Times New Roman" w:cs="Times New Roman"/>
          <w:sz w:val="24"/>
          <w:szCs w:val="24"/>
        </w:rPr>
        <w:lastRenderedPageBreak/>
        <w:t xml:space="preserve">sequences. </w:t>
      </w:r>
      <w:r w:rsidR="00B429C8">
        <w:rPr>
          <w:rFonts w:ascii="Times New Roman" w:hAnsi="Times New Roman" w:cs="Times New Roman"/>
          <w:sz w:val="24"/>
          <w:szCs w:val="24"/>
        </w:rPr>
        <w:t>The results of Experiments 1 to 4</w:t>
      </w:r>
      <w:r w:rsidR="00B83909">
        <w:rPr>
          <w:rFonts w:ascii="Times New Roman" w:hAnsi="Times New Roman" w:cs="Times New Roman"/>
          <w:sz w:val="24"/>
          <w:szCs w:val="24"/>
        </w:rPr>
        <w:t xml:space="preserve"> revealed</w:t>
      </w:r>
      <w:r w:rsidR="00B429C8">
        <w:rPr>
          <w:rFonts w:ascii="Times New Roman" w:hAnsi="Times New Roman" w:cs="Times New Roman"/>
          <w:sz w:val="24"/>
          <w:szCs w:val="24"/>
        </w:rPr>
        <w:t xml:space="preserve"> additionally</w:t>
      </w:r>
      <w:r w:rsidR="00B83909">
        <w:rPr>
          <w:rFonts w:ascii="Times New Roman" w:hAnsi="Times New Roman" w:cs="Times New Roman"/>
          <w:sz w:val="24"/>
          <w:szCs w:val="24"/>
        </w:rPr>
        <w:t xml:space="preserve"> that adults</w:t>
      </w:r>
      <w:r w:rsidR="00E923A3">
        <w:rPr>
          <w:rFonts w:ascii="Times New Roman" w:hAnsi="Times New Roman" w:cs="Times New Roman"/>
          <w:sz w:val="24"/>
          <w:szCs w:val="24"/>
        </w:rPr>
        <w:t xml:space="preserve"> showed a greater tendency</w:t>
      </w:r>
      <w:r>
        <w:rPr>
          <w:rFonts w:ascii="Times New Roman" w:hAnsi="Times New Roman" w:cs="Times New Roman"/>
          <w:sz w:val="24"/>
          <w:szCs w:val="24"/>
        </w:rPr>
        <w:t xml:space="preserve"> to respond to the four-object launching sequences in terms of low-level perceptual cues such as the spatial relation between objects than in terms of the Markov condition or Markov-equivalence classes in which two or more CGMs instantiate identical probability information. </w:t>
      </w:r>
      <w:r w:rsidR="005575DF">
        <w:rPr>
          <w:rFonts w:ascii="Times New Roman" w:hAnsi="Times New Roman" w:cs="Times New Roman"/>
          <w:sz w:val="24"/>
          <w:szCs w:val="24"/>
        </w:rPr>
        <w:t>In contrast to the results of Experiments 1 to 4</w:t>
      </w:r>
      <w:r w:rsidR="00E923A3">
        <w:rPr>
          <w:rFonts w:ascii="Times New Roman" w:hAnsi="Times New Roman" w:cs="Times New Roman"/>
          <w:sz w:val="24"/>
          <w:szCs w:val="24"/>
        </w:rPr>
        <w:t>, the results of Experiment 5</w:t>
      </w:r>
      <w:r w:rsidR="0050240D">
        <w:rPr>
          <w:rFonts w:ascii="Times New Roman" w:hAnsi="Times New Roman" w:cs="Times New Roman"/>
          <w:sz w:val="24"/>
          <w:szCs w:val="24"/>
        </w:rPr>
        <w:t xml:space="preserve"> </w:t>
      </w:r>
      <w:r w:rsidR="00E923A3">
        <w:rPr>
          <w:rFonts w:ascii="Times New Roman" w:hAnsi="Times New Roman" w:cs="Times New Roman"/>
          <w:sz w:val="24"/>
          <w:szCs w:val="24"/>
        </w:rPr>
        <w:t>revealed that</w:t>
      </w:r>
      <w:r w:rsidR="005575DF">
        <w:rPr>
          <w:rFonts w:ascii="Times New Roman" w:hAnsi="Times New Roman" w:cs="Times New Roman"/>
          <w:sz w:val="24"/>
          <w:szCs w:val="24"/>
        </w:rPr>
        <w:t xml:space="preserve"> it was neither the case that</w:t>
      </w:r>
      <w:r w:rsidR="00E923A3">
        <w:rPr>
          <w:rFonts w:ascii="Times New Roman" w:hAnsi="Times New Roman" w:cs="Times New Roman"/>
          <w:sz w:val="24"/>
          <w:szCs w:val="24"/>
        </w:rPr>
        <w:t xml:space="preserve"> infants between 18 and 22 months of age processed</w:t>
      </w:r>
      <w:r w:rsidR="0050240D">
        <w:rPr>
          <w:rFonts w:ascii="Times New Roman" w:hAnsi="Times New Roman" w:cs="Times New Roman"/>
          <w:sz w:val="24"/>
          <w:szCs w:val="24"/>
        </w:rPr>
        <w:t xml:space="preserve"> the events in terms of the Markov condition and Markov-equivalence classes nor</w:t>
      </w:r>
      <w:r w:rsidR="005575DF">
        <w:rPr>
          <w:rFonts w:ascii="Times New Roman" w:hAnsi="Times New Roman" w:cs="Times New Roman"/>
          <w:sz w:val="24"/>
          <w:szCs w:val="24"/>
        </w:rPr>
        <w:t xml:space="preserve"> was it the case that they processed the events</w:t>
      </w:r>
      <w:r w:rsidR="0050240D">
        <w:rPr>
          <w:rFonts w:ascii="Times New Roman" w:hAnsi="Times New Roman" w:cs="Times New Roman"/>
          <w:sz w:val="24"/>
          <w:szCs w:val="24"/>
        </w:rPr>
        <w:t xml:space="preserve"> it terms of low-level perceptual features. </w:t>
      </w:r>
      <w:r w:rsidR="00B83909">
        <w:rPr>
          <w:rFonts w:ascii="Times New Roman" w:hAnsi="Times New Roman" w:cs="Times New Roman"/>
          <w:sz w:val="24"/>
          <w:szCs w:val="24"/>
        </w:rPr>
        <w:t>The results indicate that infants do not represent causal events as CGMs and that adults show a limited ability to do so that</w:t>
      </w:r>
      <w:r w:rsidR="002F02B5">
        <w:rPr>
          <w:rFonts w:ascii="Times New Roman" w:hAnsi="Times New Roman" w:cs="Times New Roman"/>
          <w:sz w:val="24"/>
          <w:szCs w:val="24"/>
        </w:rPr>
        <w:t xml:space="preserve"> is</w:t>
      </w:r>
      <w:r w:rsidR="00B83909">
        <w:rPr>
          <w:rFonts w:ascii="Times New Roman" w:hAnsi="Times New Roman" w:cs="Times New Roman"/>
          <w:sz w:val="24"/>
          <w:szCs w:val="24"/>
        </w:rPr>
        <w:t xml:space="preserve"> facilitated in some contexts but not in others. </w:t>
      </w:r>
      <w:r w:rsidR="005575DF">
        <w:rPr>
          <w:rFonts w:ascii="Times New Roman" w:hAnsi="Times New Roman" w:cs="Times New Roman"/>
          <w:sz w:val="24"/>
          <w:szCs w:val="24"/>
        </w:rPr>
        <w:t>Taken together, these results</w:t>
      </w:r>
      <w:r w:rsidR="002F02B5">
        <w:rPr>
          <w:rFonts w:ascii="Times New Roman" w:hAnsi="Times New Roman" w:cs="Times New Roman"/>
          <w:sz w:val="24"/>
          <w:szCs w:val="24"/>
        </w:rPr>
        <w:t>—especially those with adults—</w:t>
      </w:r>
      <w:r w:rsidR="005575DF">
        <w:rPr>
          <w:rFonts w:ascii="Times New Roman" w:hAnsi="Times New Roman" w:cs="Times New Roman"/>
          <w:sz w:val="24"/>
          <w:szCs w:val="24"/>
        </w:rPr>
        <w:t>cast serious doubts on theories that claim that humans represent causal events as CGMs and suggest that</w:t>
      </w:r>
      <w:r w:rsidR="00B83909" w:rsidRPr="00B83909">
        <w:rPr>
          <w:rFonts w:ascii="Times New Roman" w:hAnsi="Times New Roman" w:cs="Times New Roman"/>
          <w:sz w:val="24"/>
          <w:szCs w:val="24"/>
        </w:rPr>
        <w:t xml:space="preserve"> </w:t>
      </w:r>
      <w:r w:rsidR="005575DF">
        <w:rPr>
          <w:rFonts w:ascii="Times New Roman" w:hAnsi="Times New Roman" w:cs="Times New Roman"/>
          <w:sz w:val="24"/>
          <w:szCs w:val="24"/>
        </w:rPr>
        <w:t xml:space="preserve">it is more likely that such </w:t>
      </w:r>
      <w:r w:rsidR="00A16D3D">
        <w:rPr>
          <w:rFonts w:ascii="Times New Roman" w:hAnsi="Times New Roman" w:cs="Times New Roman"/>
          <w:sz w:val="24"/>
          <w:szCs w:val="24"/>
        </w:rPr>
        <w:t>events</w:t>
      </w:r>
      <w:r w:rsidR="008D3427">
        <w:rPr>
          <w:rFonts w:ascii="Times New Roman" w:hAnsi="Times New Roman" w:cs="Times New Roman"/>
          <w:sz w:val="24"/>
          <w:szCs w:val="24"/>
        </w:rPr>
        <w:t xml:space="preserve"> </w:t>
      </w:r>
      <w:r w:rsidR="00A16D3D">
        <w:rPr>
          <w:rFonts w:ascii="Times New Roman" w:hAnsi="Times New Roman" w:cs="Times New Roman"/>
          <w:sz w:val="24"/>
          <w:szCs w:val="24"/>
        </w:rPr>
        <w:t xml:space="preserve">are represented </w:t>
      </w:r>
      <w:r w:rsidR="005575DF">
        <w:rPr>
          <w:rFonts w:ascii="Times New Roman" w:hAnsi="Times New Roman" w:cs="Times New Roman"/>
          <w:sz w:val="24"/>
          <w:szCs w:val="24"/>
        </w:rPr>
        <w:t xml:space="preserve">in terms of readily available low-level perceptual information.  </w:t>
      </w:r>
    </w:p>
    <w:p w14:paraId="74B2C978" w14:textId="4CB238CA" w:rsidR="00900457" w:rsidRDefault="00900457" w:rsidP="00C7016D">
      <w:pPr>
        <w:rPr>
          <w:rFonts w:ascii="Times New Roman" w:hAnsi="Times New Roman" w:cs="Times New Roman"/>
          <w:sz w:val="24"/>
          <w:szCs w:val="24"/>
        </w:rPr>
      </w:pPr>
      <w:r>
        <w:rPr>
          <w:rFonts w:ascii="Times New Roman" w:hAnsi="Times New Roman" w:cs="Times New Roman"/>
          <w:sz w:val="24"/>
          <w:szCs w:val="24"/>
        </w:rPr>
        <w:br w:type="page"/>
      </w:r>
    </w:p>
    <w:p w14:paraId="6C3978CB" w14:textId="4374D5E8" w:rsidR="008B3C04" w:rsidRDefault="00900457"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Acknowledgments</w:t>
      </w:r>
    </w:p>
    <w:p w14:paraId="743EEE09" w14:textId="6C8776A6" w:rsidR="00900457" w:rsidRPr="00C11FA2" w:rsidRDefault="00900457" w:rsidP="00C701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[Insert text here]</w:t>
      </w:r>
    </w:p>
    <w:p w14:paraId="42C9AE82" w14:textId="79F8EC4F" w:rsidR="00616E4B" w:rsidRDefault="00616E4B" w:rsidP="00C7016D">
      <w:r>
        <w:br w:type="page"/>
      </w:r>
    </w:p>
    <w:p w14:paraId="1689000B" w14:textId="20D35E6C" w:rsidR="00913F68" w:rsidRPr="00913F68" w:rsidRDefault="00913F68" w:rsidP="009834E9">
      <w:pPr>
        <w:pStyle w:val="TOC2"/>
        <w:spacing w:line="480" w:lineRule="auto"/>
        <w:rPr>
          <w:rFonts w:ascii="Times New Roman" w:hAnsi="Times New Roman" w:cs="Times New Roman"/>
          <w:sz w:val="24"/>
          <w:szCs w:val="24"/>
        </w:rPr>
      </w:pPr>
      <w:r w:rsidRPr="00913F68">
        <w:rPr>
          <w:rFonts w:ascii="Times New Roman" w:hAnsi="Times New Roman" w:cs="Times New Roman"/>
          <w:sz w:val="24"/>
          <w:szCs w:val="24"/>
        </w:rPr>
        <w:lastRenderedPageBreak/>
        <w:t>TABLE OF CONTENT</w:t>
      </w:r>
    </w:p>
    <w:p w14:paraId="1D0FCAE0" w14:textId="77777777" w:rsidR="00516C5B" w:rsidRPr="00516C5B" w:rsidRDefault="00913F68"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r w:rsidRPr="005B2D27">
        <w:rPr>
          <w:rFonts w:ascii="Times New Roman" w:hAnsi="Times New Roman" w:cs="Times New Roman"/>
          <w:sz w:val="24"/>
          <w:szCs w:val="24"/>
        </w:rPr>
        <w:fldChar w:fldCharType="begin"/>
      </w:r>
      <w:r w:rsidRPr="005B2D27">
        <w:rPr>
          <w:rFonts w:ascii="Times New Roman" w:hAnsi="Times New Roman" w:cs="Times New Roman"/>
          <w:sz w:val="24"/>
          <w:szCs w:val="24"/>
        </w:rPr>
        <w:instrText xml:space="preserve"> TOC \o "1-3" \h \z \u </w:instrText>
      </w:r>
      <w:r w:rsidRPr="005B2D27">
        <w:rPr>
          <w:rFonts w:ascii="Times New Roman" w:hAnsi="Times New Roman" w:cs="Times New Roman"/>
          <w:sz w:val="24"/>
          <w:szCs w:val="24"/>
        </w:rPr>
        <w:fldChar w:fldCharType="separate"/>
      </w:r>
      <w:hyperlink w:anchor="_Toc522727389" w:history="1">
        <w:r w:rsidR="00516C5B" w:rsidRPr="00516C5B">
          <w:rPr>
            <w:rStyle w:val="Hyperlink"/>
            <w:rFonts w:ascii="Times New Roman" w:hAnsi="Times New Roman" w:cs="Times New Roman"/>
            <w:noProof/>
            <w:sz w:val="24"/>
            <w:szCs w:val="24"/>
          </w:rPr>
          <w:t>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Introduction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_Toc522727389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w:t>
        </w:r>
        <w:r w:rsidR="00516C5B" w:rsidRPr="00516C5B">
          <w:rPr>
            <w:rFonts w:ascii="Times New Roman" w:hAnsi="Times New Roman" w:cs="Times New Roman"/>
            <w:noProof/>
            <w:webHidden/>
            <w:sz w:val="24"/>
            <w:szCs w:val="24"/>
          </w:rPr>
          <w:fldChar w:fldCharType="end"/>
        </w:r>
      </w:hyperlink>
    </w:p>
    <w:p w14:paraId="01E6B2B2"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0" w:history="1">
        <w:r w:rsidR="00516C5B" w:rsidRPr="00516C5B">
          <w:rPr>
            <w:rStyle w:val="Hyperlink"/>
            <w:rFonts w:ascii="Times New Roman" w:hAnsi="Times New Roman" w:cs="Times New Roman"/>
            <w:noProof/>
            <w:sz w:val="24"/>
            <w:szCs w:val="24"/>
          </w:rPr>
          <w:t>1.1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Overview of the present dissertation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w:t>
        </w:r>
        <w:r w:rsidR="00516C5B" w:rsidRPr="00516C5B">
          <w:rPr>
            <w:rFonts w:ascii="Times New Roman" w:hAnsi="Times New Roman" w:cs="Times New Roman"/>
            <w:noProof/>
            <w:webHidden/>
            <w:sz w:val="24"/>
            <w:szCs w:val="24"/>
          </w:rPr>
          <w:fldChar w:fldCharType="end"/>
        </w:r>
      </w:hyperlink>
    </w:p>
    <w:p w14:paraId="0A61F670"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1" w:history="1">
        <w:r w:rsidR="00516C5B" w:rsidRPr="00516C5B">
          <w:rPr>
            <w:rStyle w:val="Hyperlink"/>
            <w:rFonts w:ascii="Times New Roman" w:hAnsi="Times New Roman" w:cs="Times New Roman"/>
            <w:noProof/>
            <w:sz w:val="24"/>
            <w:szCs w:val="24"/>
          </w:rPr>
          <w:t>1.2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Defining causal perception and causal reasoning</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w:t>
        </w:r>
        <w:r w:rsidR="00516C5B" w:rsidRPr="00516C5B">
          <w:rPr>
            <w:rFonts w:ascii="Times New Roman" w:hAnsi="Times New Roman" w:cs="Times New Roman"/>
            <w:noProof/>
            <w:webHidden/>
            <w:sz w:val="24"/>
            <w:szCs w:val="24"/>
          </w:rPr>
          <w:fldChar w:fldCharType="end"/>
        </w:r>
      </w:hyperlink>
    </w:p>
    <w:p w14:paraId="6B37DAC3"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2" w:history="1">
        <w:r w:rsidR="00516C5B" w:rsidRPr="00516C5B">
          <w:rPr>
            <w:rStyle w:val="Hyperlink"/>
            <w:rFonts w:ascii="Times New Roman" w:hAnsi="Times New Roman" w:cs="Times New Roman"/>
            <w:noProof/>
            <w:sz w:val="24"/>
            <w:szCs w:val="24"/>
          </w:rPr>
          <w:t>1.3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w:t>
        </w:r>
        <w:r w:rsidR="00516C5B" w:rsidRPr="00516C5B">
          <w:rPr>
            <w:rFonts w:ascii="Times New Roman" w:hAnsi="Times New Roman" w:cs="Times New Roman"/>
            <w:noProof/>
            <w:webHidden/>
            <w:sz w:val="24"/>
            <w:szCs w:val="24"/>
          </w:rPr>
          <w:fldChar w:fldCharType="end"/>
        </w:r>
      </w:hyperlink>
    </w:p>
    <w:p w14:paraId="58D064E3"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393" w:history="1">
        <w:r w:rsidR="00516C5B" w:rsidRPr="00516C5B">
          <w:rPr>
            <w:rStyle w:val="Hyperlink"/>
            <w:rFonts w:ascii="Times New Roman" w:hAnsi="Times New Roman" w:cs="Times New Roman"/>
            <w:noProof/>
            <w:sz w:val="24"/>
            <w:szCs w:val="24"/>
          </w:rPr>
          <w:t>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Studies on causal perception and corresponding theories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w:t>
        </w:r>
        <w:r w:rsidR="00516C5B" w:rsidRPr="00516C5B">
          <w:rPr>
            <w:rFonts w:ascii="Times New Roman" w:hAnsi="Times New Roman" w:cs="Times New Roman"/>
            <w:noProof/>
            <w:webHidden/>
            <w:sz w:val="24"/>
            <w:szCs w:val="24"/>
          </w:rPr>
          <w:fldChar w:fldCharType="end"/>
        </w:r>
      </w:hyperlink>
    </w:p>
    <w:p w14:paraId="4DBB4556"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4" w:history="1">
        <w:r w:rsidR="00516C5B" w:rsidRPr="00516C5B">
          <w:rPr>
            <w:rStyle w:val="Hyperlink"/>
            <w:rFonts w:ascii="Times New Roman" w:hAnsi="Times New Roman" w:cs="Times New Roman"/>
            <w:noProof/>
            <w:sz w:val="24"/>
            <w:szCs w:val="24"/>
          </w:rPr>
          <w:t>2.1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The launching-event paradigm</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w:t>
        </w:r>
        <w:r w:rsidR="00516C5B" w:rsidRPr="00516C5B">
          <w:rPr>
            <w:rFonts w:ascii="Times New Roman" w:hAnsi="Times New Roman" w:cs="Times New Roman"/>
            <w:noProof/>
            <w:webHidden/>
            <w:sz w:val="24"/>
            <w:szCs w:val="24"/>
          </w:rPr>
          <w:fldChar w:fldCharType="end"/>
        </w:r>
      </w:hyperlink>
    </w:p>
    <w:p w14:paraId="245FCB29"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5" w:history="1">
        <w:r w:rsidR="00516C5B" w:rsidRPr="00516C5B">
          <w:rPr>
            <w:rStyle w:val="Hyperlink"/>
            <w:rFonts w:ascii="Times New Roman" w:hAnsi="Times New Roman" w:cs="Times New Roman"/>
            <w:noProof/>
            <w:sz w:val="24"/>
            <w:szCs w:val="24"/>
          </w:rPr>
          <w:t>2.2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Domain-specific theories of causal perception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w:t>
        </w:r>
        <w:r w:rsidR="00516C5B" w:rsidRPr="00516C5B">
          <w:rPr>
            <w:rFonts w:ascii="Times New Roman" w:hAnsi="Times New Roman" w:cs="Times New Roman"/>
            <w:noProof/>
            <w:webHidden/>
            <w:sz w:val="24"/>
            <w:szCs w:val="24"/>
          </w:rPr>
          <w:fldChar w:fldCharType="end"/>
        </w:r>
      </w:hyperlink>
    </w:p>
    <w:p w14:paraId="0A01B259"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6" w:history="1">
        <w:r w:rsidR="00516C5B" w:rsidRPr="00516C5B">
          <w:rPr>
            <w:rStyle w:val="Hyperlink"/>
            <w:rFonts w:ascii="Times New Roman" w:hAnsi="Times New Roman" w:cs="Times New Roman"/>
            <w:noProof/>
            <w:sz w:val="24"/>
            <w:szCs w:val="24"/>
          </w:rPr>
          <w:t>2.3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Domain-general theories of causal perception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18</w:t>
        </w:r>
        <w:r w:rsidR="00516C5B" w:rsidRPr="00516C5B">
          <w:rPr>
            <w:rFonts w:ascii="Times New Roman" w:hAnsi="Times New Roman" w:cs="Times New Roman"/>
            <w:noProof/>
            <w:webHidden/>
            <w:sz w:val="24"/>
            <w:szCs w:val="24"/>
          </w:rPr>
          <w:fldChar w:fldCharType="end"/>
        </w:r>
      </w:hyperlink>
    </w:p>
    <w:p w14:paraId="7E23BA9F"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7" w:history="1">
        <w:r w:rsidR="00516C5B" w:rsidRPr="00516C5B">
          <w:rPr>
            <w:rStyle w:val="Hyperlink"/>
            <w:rFonts w:ascii="Times New Roman" w:hAnsi="Times New Roman" w:cs="Times New Roman"/>
            <w:noProof/>
            <w:sz w:val="24"/>
            <w:szCs w:val="24"/>
          </w:rPr>
          <w:t>2.4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23</w:t>
        </w:r>
        <w:r w:rsidR="00516C5B" w:rsidRPr="00516C5B">
          <w:rPr>
            <w:rFonts w:ascii="Times New Roman" w:hAnsi="Times New Roman" w:cs="Times New Roman"/>
            <w:noProof/>
            <w:webHidden/>
            <w:sz w:val="24"/>
            <w:szCs w:val="24"/>
          </w:rPr>
          <w:fldChar w:fldCharType="end"/>
        </w:r>
      </w:hyperlink>
    </w:p>
    <w:p w14:paraId="3BBB721A"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398" w:history="1">
        <w:r w:rsidR="00516C5B" w:rsidRPr="00516C5B">
          <w:rPr>
            <w:rStyle w:val="Hyperlink"/>
            <w:rFonts w:ascii="Times New Roman" w:hAnsi="Times New Roman" w:cs="Times New Roman"/>
            <w:noProof/>
            <w:sz w:val="24"/>
            <w:szCs w:val="24"/>
          </w:rPr>
          <w:t>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Studies on causal reasoning and corresponding theories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24</w:t>
        </w:r>
        <w:r w:rsidR="00516C5B" w:rsidRPr="00516C5B">
          <w:rPr>
            <w:rFonts w:ascii="Times New Roman" w:hAnsi="Times New Roman" w:cs="Times New Roman"/>
            <w:noProof/>
            <w:webHidden/>
            <w:sz w:val="24"/>
            <w:szCs w:val="24"/>
          </w:rPr>
          <w:fldChar w:fldCharType="end"/>
        </w:r>
      </w:hyperlink>
    </w:p>
    <w:p w14:paraId="21153187"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399" w:history="1">
        <w:r w:rsidR="00516C5B" w:rsidRPr="00516C5B">
          <w:rPr>
            <w:rStyle w:val="Hyperlink"/>
            <w:rFonts w:ascii="Times New Roman" w:hAnsi="Times New Roman" w:cs="Times New Roman"/>
            <w:noProof/>
            <w:sz w:val="24"/>
            <w:szCs w:val="24"/>
          </w:rPr>
          <w:t>3.1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Associative models of causal reasoning: The Rescorla-Wagner model</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_Toc522727399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24</w:t>
        </w:r>
        <w:r w:rsidR="00516C5B" w:rsidRPr="00516C5B">
          <w:rPr>
            <w:rFonts w:ascii="Times New Roman" w:hAnsi="Times New Roman" w:cs="Times New Roman"/>
            <w:noProof/>
            <w:webHidden/>
            <w:sz w:val="24"/>
            <w:szCs w:val="24"/>
          </w:rPr>
          <w:fldChar w:fldCharType="end"/>
        </w:r>
      </w:hyperlink>
    </w:p>
    <w:p w14:paraId="4519D8F7"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0" w:history="1">
        <w:r w:rsidR="00516C5B" w:rsidRPr="00516C5B">
          <w:rPr>
            <w:rStyle w:val="Hyperlink"/>
            <w:rFonts w:ascii="Times New Roman" w:hAnsi="Times New Roman" w:cs="Times New Roman"/>
            <w:noProof/>
            <w:sz w:val="24"/>
            <w:szCs w:val="24"/>
          </w:rPr>
          <w:t>3.2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Associative models of causal reasoning: The modified Rescorla-Wagner model</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27</w:t>
        </w:r>
        <w:r w:rsidR="00516C5B" w:rsidRPr="00516C5B">
          <w:rPr>
            <w:rFonts w:ascii="Times New Roman" w:hAnsi="Times New Roman" w:cs="Times New Roman"/>
            <w:noProof/>
            <w:webHidden/>
            <w:sz w:val="24"/>
            <w:szCs w:val="24"/>
          </w:rPr>
          <w:fldChar w:fldCharType="end"/>
        </w:r>
      </w:hyperlink>
    </w:p>
    <w:p w14:paraId="0BA55C2B"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1" w:history="1">
        <w:r w:rsidR="00516C5B" w:rsidRPr="00516C5B">
          <w:rPr>
            <w:rStyle w:val="Hyperlink"/>
            <w:rFonts w:ascii="Times New Roman" w:hAnsi="Times New Roman" w:cs="Times New Roman"/>
            <w:noProof/>
            <w:sz w:val="24"/>
            <w:szCs w:val="24"/>
          </w:rPr>
          <w:t>3.3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Contrast-contingency models of causal reasoning</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28</w:t>
        </w:r>
        <w:r w:rsidR="00516C5B" w:rsidRPr="00516C5B">
          <w:rPr>
            <w:rFonts w:ascii="Times New Roman" w:hAnsi="Times New Roman" w:cs="Times New Roman"/>
            <w:noProof/>
            <w:webHidden/>
            <w:sz w:val="24"/>
            <w:szCs w:val="24"/>
          </w:rPr>
          <w:fldChar w:fldCharType="end"/>
        </w:r>
      </w:hyperlink>
    </w:p>
    <w:p w14:paraId="61CD8854"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2" w:history="1">
        <w:r w:rsidR="00516C5B" w:rsidRPr="00516C5B">
          <w:rPr>
            <w:rStyle w:val="Hyperlink"/>
            <w:rFonts w:ascii="Times New Roman" w:hAnsi="Times New Roman" w:cs="Times New Roman"/>
            <w:noProof/>
            <w:sz w:val="24"/>
            <w:szCs w:val="24"/>
          </w:rPr>
          <w:t>3.4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The Power PC Theory</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31</w:t>
        </w:r>
        <w:r w:rsidR="00516C5B" w:rsidRPr="00516C5B">
          <w:rPr>
            <w:rFonts w:ascii="Times New Roman" w:hAnsi="Times New Roman" w:cs="Times New Roman"/>
            <w:noProof/>
            <w:webHidden/>
            <w:sz w:val="24"/>
            <w:szCs w:val="24"/>
          </w:rPr>
          <w:fldChar w:fldCharType="end"/>
        </w:r>
      </w:hyperlink>
    </w:p>
    <w:p w14:paraId="24F3ECE3"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3" w:history="1">
        <w:r w:rsidR="00516C5B" w:rsidRPr="00516C5B">
          <w:rPr>
            <w:rStyle w:val="Hyperlink"/>
            <w:rFonts w:ascii="Times New Roman" w:hAnsi="Times New Roman" w:cs="Times New Roman"/>
            <w:noProof/>
            <w:sz w:val="24"/>
            <w:szCs w:val="24"/>
          </w:rPr>
          <w:t>3.5</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The Bayesian Inference perspective</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33</w:t>
        </w:r>
        <w:r w:rsidR="00516C5B" w:rsidRPr="00516C5B">
          <w:rPr>
            <w:rFonts w:ascii="Times New Roman" w:hAnsi="Times New Roman" w:cs="Times New Roman"/>
            <w:noProof/>
            <w:webHidden/>
            <w:sz w:val="24"/>
            <w:szCs w:val="24"/>
          </w:rPr>
          <w:fldChar w:fldCharType="end"/>
        </w:r>
      </w:hyperlink>
    </w:p>
    <w:p w14:paraId="3CD3894C"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4" w:history="1">
        <w:r w:rsidR="00516C5B" w:rsidRPr="00516C5B">
          <w:rPr>
            <w:rStyle w:val="Hyperlink"/>
            <w:rFonts w:ascii="Times New Roman" w:hAnsi="Times New Roman" w:cs="Times New Roman"/>
            <w:noProof/>
            <w:sz w:val="24"/>
            <w:szCs w:val="24"/>
          </w:rPr>
          <w:t>3.6</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Causal Graphical Models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37</w:t>
        </w:r>
        <w:r w:rsidR="00516C5B" w:rsidRPr="00516C5B">
          <w:rPr>
            <w:rFonts w:ascii="Times New Roman" w:hAnsi="Times New Roman" w:cs="Times New Roman"/>
            <w:noProof/>
            <w:webHidden/>
            <w:sz w:val="24"/>
            <w:szCs w:val="24"/>
          </w:rPr>
          <w:fldChar w:fldCharType="end"/>
        </w:r>
      </w:hyperlink>
    </w:p>
    <w:p w14:paraId="1A46F15E"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5" w:history="1">
        <w:r w:rsidR="00516C5B" w:rsidRPr="00516C5B">
          <w:rPr>
            <w:rStyle w:val="Hyperlink"/>
            <w:rFonts w:ascii="Times New Roman" w:hAnsi="Times New Roman" w:cs="Times New Roman"/>
            <w:noProof/>
            <w:sz w:val="24"/>
            <w:szCs w:val="24"/>
          </w:rPr>
          <w:t>3.7</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Current Experiments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46</w:t>
        </w:r>
        <w:r w:rsidR="00516C5B" w:rsidRPr="00516C5B">
          <w:rPr>
            <w:rFonts w:ascii="Times New Roman" w:hAnsi="Times New Roman" w:cs="Times New Roman"/>
            <w:noProof/>
            <w:webHidden/>
            <w:sz w:val="24"/>
            <w:szCs w:val="24"/>
          </w:rPr>
          <w:fldChar w:fldCharType="end"/>
        </w:r>
      </w:hyperlink>
    </w:p>
    <w:p w14:paraId="2EA664F0"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06" w:history="1">
        <w:r w:rsidR="00516C5B" w:rsidRPr="00516C5B">
          <w:rPr>
            <w:rStyle w:val="Hyperlink"/>
            <w:rFonts w:ascii="Times New Roman" w:hAnsi="Times New Roman" w:cs="Times New Roman"/>
            <w:noProof/>
            <w:sz w:val="24"/>
            <w:szCs w:val="24"/>
          </w:rPr>
          <w:t>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1</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49</w:t>
        </w:r>
        <w:r w:rsidR="00516C5B" w:rsidRPr="00516C5B">
          <w:rPr>
            <w:rFonts w:ascii="Times New Roman" w:hAnsi="Times New Roman" w:cs="Times New Roman"/>
            <w:noProof/>
            <w:webHidden/>
            <w:sz w:val="24"/>
            <w:szCs w:val="24"/>
          </w:rPr>
          <w:fldChar w:fldCharType="end"/>
        </w:r>
      </w:hyperlink>
    </w:p>
    <w:p w14:paraId="407B1119"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7" w:history="1">
        <w:r w:rsidR="00516C5B" w:rsidRPr="00516C5B">
          <w:rPr>
            <w:rStyle w:val="Hyperlink"/>
            <w:rFonts w:ascii="Times New Roman" w:hAnsi="Times New Roman" w:cs="Times New Roman"/>
            <w:noProof/>
            <w:sz w:val="24"/>
            <w:szCs w:val="24"/>
          </w:rPr>
          <w:t>4.1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50</w:t>
        </w:r>
        <w:r w:rsidR="00516C5B" w:rsidRPr="00516C5B">
          <w:rPr>
            <w:rFonts w:ascii="Times New Roman" w:hAnsi="Times New Roman" w:cs="Times New Roman"/>
            <w:noProof/>
            <w:webHidden/>
            <w:sz w:val="24"/>
            <w:szCs w:val="24"/>
          </w:rPr>
          <w:fldChar w:fldCharType="end"/>
        </w:r>
      </w:hyperlink>
    </w:p>
    <w:p w14:paraId="4C4BB19D"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8" w:history="1">
        <w:r w:rsidR="00516C5B" w:rsidRPr="00516C5B">
          <w:rPr>
            <w:rStyle w:val="Hyperlink"/>
            <w:rFonts w:ascii="Times New Roman" w:hAnsi="Times New Roman" w:cs="Times New Roman"/>
            <w:noProof/>
            <w:sz w:val="24"/>
            <w:szCs w:val="24"/>
          </w:rPr>
          <w:t>4.2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54</w:t>
        </w:r>
        <w:r w:rsidR="00516C5B" w:rsidRPr="00516C5B">
          <w:rPr>
            <w:rFonts w:ascii="Times New Roman" w:hAnsi="Times New Roman" w:cs="Times New Roman"/>
            <w:noProof/>
            <w:webHidden/>
            <w:sz w:val="24"/>
            <w:szCs w:val="24"/>
          </w:rPr>
          <w:fldChar w:fldCharType="end"/>
        </w:r>
      </w:hyperlink>
    </w:p>
    <w:p w14:paraId="0EE9C375"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09" w:history="1">
        <w:r w:rsidR="00516C5B" w:rsidRPr="00516C5B">
          <w:rPr>
            <w:rStyle w:val="Hyperlink"/>
            <w:rFonts w:ascii="Times New Roman" w:hAnsi="Times New Roman" w:cs="Times New Roman"/>
            <w:noProof/>
            <w:sz w:val="24"/>
            <w:szCs w:val="24"/>
          </w:rPr>
          <w:t>4.3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_Toc522727409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56</w:t>
        </w:r>
        <w:r w:rsidR="00516C5B" w:rsidRPr="00516C5B">
          <w:rPr>
            <w:rFonts w:ascii="Times New Roman" w:hAnsi="Times New Roman" w:cs="Times New Roman"/>
            <w:noProof/>
            <w:webHidden/>
            <w:sz w:val="24"/>
            <w:szCs w:val="24"/>
          </w:rPr>
          <w:fldChar w:fldCharType="end"/>
        </w:r>
      </w:hyperlink>
    </w:p>
    <w:p w14:paraId="38FC16CD"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0" w:history="1">
        <w:r w:rsidR="00516C5B" w:rsidRPr="00516C5B">
          <w:rPr>
            <w:rStyle w:val="Hyperlink"/>
            <w:rFonts w:ascii="Times New Roman" w:hAnsi="Times New Roman" w:cs="Times New Roman"/>
            <w:noProof/>
            <w:sz w:val="24"/>
            <w:szCs w:val="24"/>
          </w:rPr>
          <w:t>4.4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63</w:t>
        </w:r>
        <w:r w:rsidR="00516C5B" w:rsidRPr="00516C5B">
          <w:rPr>
            <w:rFonts w:ascii="Times New Roman" w:hAnsi="Times New Roman" w:cs="Times New Roman"/>
            <w:noProof/>
            <w:webHidden/>
            <w:sz w:val="24"/>
            <w:szCs w:val="24"/>
          </w:rPr>
          <w:fldChar w:fldCharType="end"/>
        </w:r>
      </w:hyperlink>
    </w:p>
    <w:p w14:paraId="3A039243"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11" w:history="1">
        <w:r w:rsidR="00516C5B" w:rsidRPr="00516C5B">
          <w:rPr>
            <w:rStyle w:val="Hyperlink"/>
            <w:rFonts w:ascii="Times New Roman" w:hAnsi="Times New Roman" w:cs="Times New Roman"/>
            <w:noProof/>
            <w:sz w:val="24"/>
            <w:szCs w:val="24"/>
          </w:rPr>
          <w:t>5</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2</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66</w:t>
        </w:r>
        <w:r w:rsidR="00516C5B" w:rsidRPr="00516C5B">
          <w:rPr>
            <w:rFonts w:ascii="Times New Roman" w:hAnsi="Times New Roman" w:cs="Times New Roman"/>
            <w:noProof/>
            <w:webHidden/>
            <w:sz w:val="24"/>
            <w:szCs w:val="24"/>
          </w:rPr>
          <w:fldChar w:fldCharType="end"/>
        </w:r>
      </w:hyperlink>
    </w:p>
    <w:p w14:paraId="360EDB5F"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2" w:history="1">
        <w:r w:rsidR="00516C5B" w:rsidRPr="00516C5B">
          <w:rPr>
            <w:rStyle w:val="Hyperlink"/>
            <w:rFonts w:ascii="Times New Roman" w:hAnsi="Times New Roman" w:cs="Times New Roman"/>
            <w:noProof/>
            <w:sz w:val="24"/>
            <w:szCs w:val="24"/>
          </w:rPr>
          <w:t>5.1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67</w:t>
        </w:r>
        <w:r w:rsidR="00516C5B" w:rsidRPr="00516C5B">
          <w:rPr>
            <w:rFonts w:ascii="Times New Roman" w:hAnsi="Times New Roman" w:cs="Times New Roman"/>
            <w:noProof/>
            <w:webHidden/>
            <w:sz w:val="24"/>
            <w:szCs w:val="24"/>
          </w:rPr>
          <w:fldChar w:fldCharType="end"/>
        </w:r>
      </w:hyperlink>
    </w:p>
    <w:p w14:paraId="7302ACD7"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3" w:history="1">
        <w:r w:rsidR="00516C5B" w:rsidRPr="00516C5B">
          <w:rPr>
            <w:rStyle w:val="Hyperlink"/>
            <w:rFonts w:ascii="Times New Roman" w:hAnsi="Times New Roman" w:cs="Times New Roman"/>
            <w:noProof/>
            <w:sz w:val="24"/>
            <w:szCs w:val="24"/>
          </w:rPr>
          <w:t>5.2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68</w:t>
        </w:r>
        <w:r w:rsidR="00516C5B" w:rsidRPr="00516C5B">
          <w:rPr>
            <w:rFonts w:ascii="Times New Roman" w:hAnsi="Times New Roman" w:cs="Times New Roman"/>
            <w:noProof/>
            <w:webHidden/>
            <w:sz w:val="24"/>
            <w:szCs w:val="24"/>
          </w:rPr>
          <w:fldChar w:fldCharType="end"/>
        </w:r>
      </w:hyperlink>
    </w:p>
    <w:p w14:paraId="48ADB26F"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4" w:history="1">
        <w:r w:rsidR="00516C5B" w:rsidRPr="00516C5B">
          <w:rPr>
            <w:rStyle w:val="Hyperlink"/>
            <w:rFonts w:ascii="Times New Roman" w:hAnsi="Times New Roman" w:cs="Times New Roman"/>
            <w:noProof/>
            <w:sz w:val="24"/>
            <w:szCs w:val="24"/>
          </w:rPr>
          <w:t>5.3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70</w:t>
        </w:r>
        <w:r w:rsidR="00516C5B" w:rsidRPr="00516C5B">
          <w:rPr>
            <w:rFonts w:ascii="Times New Roman" w:hAnsi="Times New Roman" w:cs="Times New Roman"/>
            <w:noProof/>
            <w:webHidden/>
            <w:sz w:val="24"/>
            <w:szCs w:val="24"/>
          </w:rPr>
          <w:fldChar w:fldCharType="end"/>
        </w:r>
      </w:hyperlink>
    </w:p>
    <w:p w14:paraId="4AA32F9B"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5" w:history="1">
        <w:r w:rsidR="00516C5B" w:rsidRPr="00516C5B">
          <w:rPr>
            <w:rStyle w:val="Hyperlink"/>
            <w:rFonts w:ascii="Times New Roman" w:hAnsi="Times New Roman" w:cs="Times New Roman"/>
            <w:noProof/>
            <w:sz w:val="24"/>
            <w:szCs w:val="24"/>
          </w:rPr>
          <w:t>5.4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75</w:t>
        </w:r>
        <w:r w:rsidR="00516C5B" w:rsidRPr="00516C5B">
          <w:rPr>
            <w:rFonts w:ascii="Times New Roman" w:hAnsi="Times New Roman" w:cs="Times New Roman"/>
            <w:noProof/>
            <w:webHidden/>
            <w:sz w:val="24"/>
            <w:szCs w:val="24"/>
          </w:rPr>
          <w:fldChar w:fldCharType="end"/>
        </w:r>
      </w:hyperlink>
    </w:p>
    <w:p w14:paraId="71661AA2"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16" w:history="1">
        <w:r w:rsidR="00516C5B" w:rsidRPr="00516C5B">
          <w:rPr>
            <w:rStyle w:val="Hyperlink"/>
            <w:rFonts w:ascii="Times New Roman" w:hAnsi="Times New Roman" w:cs="Times New Roman"/>
            <w:noProof/>
            <w:sz w:val="24"/>
            <w:szCs w:val="24"/>
          </w:rPr>
          <w:t>6</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3</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78</w:t>
        </w:r>
        <w:r w:rsidR="00516C5B" w:rsidRPr="00516C5B">
          <w:rPr>
            <w:rFonts w:ascii="Times New Roman" w:hAnsi="Times New Roman" w:cs="Times New Roman"/>
            <w:noProof/>
            <w:webHidden/>
            <w:sz w:val="24"/>
            <w:szCs w:val="24"/>
          </w:rPr>
          <w:fldChar w:fldCharType="end"/>
        </w:r>
      </w:hyperlink>
    </w:p>
    <w:p w14:paraId="7518A412"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7" w:history="1">
        <w:r w:rsidR="00516C5B" w:rsidRPr="00516C5B">
          <w:rPr>
            <w:rStyle w:val="Hyperlink"/>
            <w:rFonts w:ascii="Times New Roman" w:hAnsi="Times New Roman" w:cs="Times New Roman"/>
            <w:noProof/>
            <w:sz w:val="24"/>
            <w:szCs w:val="24"/>
          </w:rPr>
          <w:t>6.1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78</w:t>
        </w:r>
        <w:r w:rsidR="00516C5B" w:rsidRPr="00516C5B">
          <w:rPr>
            <w:rFonts w:ascii="Times New Roman" w:hAnsi="Times New Roman" w:cs="Times New Roman"/>
            <w:noProof/>
            <w:webHidden/>
            <w:sz w:val="24"/>
            <w:szCs w:val="24"/>
          </w:rPr>
          <w:fldChar w:fldCharType="end"/>
        </w:r>
      </w:hyperlink>
    </w:p>
    <w:p w14:paraId="4D5B440B"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8" w:history="1">
        <w:r w:rsidR="00516C5B" w:rsidRPr="00516C5B">
          <w:rPr>
            <w:rStyle w:val="Hyperlink"/>
            <w:rFonts w:ascii="Times New Roman" w:hAnsi="Times New Roman" w:cs="Times New Roman"/>
            <w:noProof/>
            <w:sz w:val="24"/>
            <w:szCs w:val="24"/>
          </w:rPr>
          <w:t>6.2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81</w:t>
        </w:r>
        <w:r w:rsidR="00516C5B" w:rsidRPr="00516C5B">
          <w:rPr>
            <w:rFonts w:ascii="Times New Roman" w:hAnsi="Times New Roman" w:cs="Times New Roman"/>
            <w:noProof/>
            <w:webHidden/>
            <w:sz w:val="24"/>
            <w:szCs w:val="24"/>
          </w:rPr>
          <w:fldChar w:fldCharType="end"/>
        </w:r>
      </w:hyperlink>
    </w:p>
    <w:p w14:paraId="414E3D6D"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19" w:history="1">
        <w:r w:rsidR="00516C5B" w:rsidRPr="00516C5B">
          <w:rPr>
            <w:rStyle w:val="Hyperlink"/>
            <w:rFonts w:ascii="Times New Roman" w:hAnsi="Times New Roman" w:cs="Times New Roman"/>
            <w:noProof/>
            <w:sz w:val="24"/>
            <w:szCs w:val="24"/>
          </w:rPr>
          <w:t>6.3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_Toc522727419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82</w:t>
        </w:r>
        <w:r w:rsidR="00516C5B" w:rsidRPr="00516C5B">
          <w:rPr>
            <w:rFonts w:ascii="Times New Roman" w:hAnsi="Times New Roman" w:cs="Times New Roman"/>
            <w:noProof/>
            <w:webHidden/>
            <w:sz w:val="24"/>
            <w:szCs w:val="24"/>
          </w:rPr>
          <w:fldChar w:fldCharType="end"/>
        </w:r>
      </w:hyperlink>
    </w:p>
    <w:p w14:paraId="719759DC"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0" w:history="1">
        <w:r w:rsidR="00516C5B" w:rsidRPr="00516C5B">
          <w:rPr>
            <w:rStyle w:val="Hyperlink"/>
            <w:rFonts w:ascii="Times New Roman" w:hAnsi="Times New Roman" w:cs="Times New Roman"/>
            <w:noProof/>
            <w:sz w:val="24"/>
            <w:szCs w:val="24"/>
          </w:rPr>
          <w:t>6.4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87</w:t>
        </w:r>
        <w:r w:rsidR="00516C5B" w:rsidRPr="00516C5B">
          <w:rPr>
            <w:rFonts w:ascii="Times New Roman" w:hAnsi="Times New Roman" w:cs="Times New Roman"/>
            <w:noProof/>
            <w:webHidden/>
            <w:sz w:val="24"/>
            <w:szCs w:val="24"/>
          </w:rPr>
          <w:fldChar w:fldCharType="end"/>
        </w:r>
      </w:hyperlink>
    </w:p>
    <w:p w14:paraId="565F2FE7"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21" w:history="1">
        <w:r w:rsidR="00516C5B" w:rsidRPr="00516C5B">
          <w:rPr>
            <w:rStyle w:val="Hyperlink"/>
            <w:rFonts w:ascii="Times New Roman" w:hAnsi="Times New Roman" w:cs="Times New Roman"/>
            <w:noProof/>
            <w:sz w:val="24"/>
            <w:szCs w:val="24"/>
          </w:rPr>
          <w:t>7</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4</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89</w:t>
        </w:r>
        <w:r w:rsidR="00516C5B" w:rsidRPr="00516C5B">
          <w:rPr>
            <w:rFonts w:ascii="Times New Roman" w:hAnsi="Times New Roman" w:cs="Times New Roman"/>
            <w:noProof/>
            <w:webHidden/>
            <w:sz w:val="24"/>
            <w:szCs w:val="24"/>
          </w:rPr>
          <w:fldChar w:fldCharType="end"/>
        </w:r>
      </w:hyperlink>
    </w:p>
    <w:p w14:paraId="1CBD88D0"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2" w:history="1">
        <w:r w:rsidR="00516C5B" w:rsidRPr="00516C5B">
          <w:rPr>
            <w:rStyle w:val="Hyperlink"/>
            <w:rFonts w:ascii="Times New Roman" w:hAnsi="Times New Roman" w:cs="Times New Roman"/>
            <w:noProof/>
            <w:sz w:val="24"/>
            <w:szCs w:val="24"/>
          </w:rPr>
          <w:t>7.1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89</w:t>
        </w:r>
        <w:r w:rsidR="00516C5B" w:rsidRPr="00516C5B">
          <w:rPr>
            <w:rFonts w:ascii="Times New Roman" w:hAnsi="Times New Roman" w:cs="Times New Roman"/>
            <w:noProof/>
            <w:webHidden/>
            <w:sz w:val="24"/>
            <w:szCs w:val="24"/>
          </w:rPr>
          <w:fldChar w:fldCharType="end"/>
        </w:r>
      </w:hyperlink>
    </w:p>
    <w:p w14:paraId="2E364983"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3" w:history="1">
        <w:r w:rsidR="00516C5B" w:rsidRPr="00516C5B">
          <w:rPr>
            <w:rStyle w:val="Hyperlink"/>
            <w:rFonts w:ascii="Times New Roman" w:hAnsi="Times New Roman" w:cs="Times New Roman"/>
            <w:noProof/>
            <w:sz w:val="24"/>
            <w:szCs w:val="24"/>
          </w:rPr>
          <w:t>7.2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Predictions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91</w:t>
        </w:r>
        <w:r w:rsidR="00516C5B" w:rsidRPr="00516C5B">
          <w:rPr>
            <w:rFonts w:ascii="Times New Roman" w:hAnsi="Times New Roman" w:cs="Times New Roman"/>
            <w:noProof/>
            <w:webHidden/>
            <w:sz w:val="24"/>
            <w:szCs w:val="24"/>
          </w:rPr>
          <w:fldChar w:fldCharType="end"/>
        </w:r>
      </w:hyperlink>
    </w:p>
    <w:p w14:paraId="73AEF809"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4" w:history="1">
        <w:r w:rsidR="00516C5B" w:rsidRPr="00516C5B">
          <w:rPr>
            <w:rStyle w:val="Hyperlink"/>
            <w:rFonts w:ascii="Times New Roman" w:hAnsi="Times New Roman" w:cs="Times New Roman"/>
            <w:noProof/>
            <w:sz w:val="24"/>
            <w:szCs w:val="24"/>
          </w:rPr>
          <w:t>7.3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_Toc522727424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93</w:t>
        </w:r>
        <w:r w:rsidR="00516C5B" w:rsidRPr="00516C5B">
          <w:rPr>
            <w:rFonts w:ascii="Times New Roman" w:hAnsi="Times New Roman" w:cs="Times New Roman"/>
            <w:noProof/>
            <w:webHidden/>
            <w:sz w:val="24"/>
            <w:szCs w:val="24"/>
          </w:rPr>
          <w:fldChar w:fldCharType="end"/>
        </w:r>
      </w:hyperlink>
    </w:p>
    <w:p w14:paraId="1A6E5C1F"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5" w:history="1">
        <w:r w:rsidR="00516C5B" w:rsidRPr="00516C5B">
          <w:rPr>
            <w:rStyle w:val="Hyperlink"/>
            <w:rFonts w:ascii="Times New Roman" w:hAnsi="Times New Roman" w:cs="Times New Roman"/>
            <w:noProof/>
            <w:sz w:val="24"/>
            <w:szCs w:val="24"/>
          </w:rPr>
          <w:t>7.4</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_Toc522727425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98</w:t>
        </w:r>
        <w:r w:rsidR="00516C5B" w:rsidRPr="00516C5B">
          <w:rPr>
            <w:rFonts w:ascii="Times New Roman" w:hAnsi="Times New Roman" w:cs="Times New Roman"/>
            <w:noProof/>
            <w:webHidden/>
            <w:sz w:val="24"/>
            <w:szCs w:val="24"/>
          </w:rPr>
          <w:fldChar w:fldCharType="end"/>
        </w:r>
      </w:hyperlink>
    </w:p>
    <w:p w14:paraId="16D0C57D"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26" w:history="1">
        <w:r w:rsidR="00516C5B" w:rsidRPr="00516C5B">
          <w:rPr>
            <w:rStyle w:val="Hyperlink"/>
            <w:rFonts w:ascii="Times New Roman" w:hAnsi="Times New Roman" w:cs="Times New Roman"/>
            <w:noProof/>
            <w:sz w:val="24"/>
            <w:szCs w:val="24"/>
          </w:rPr>
          <w:t>8</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Experiment 5</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_Toc522727426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100</w:t>
        </w:r>
        <w:r w:rsidR="00516C5B" w:rsidRPr="00516C5B">
          <w:rPr>
            <w:rFonts w:ascii="Times New Roman" w:hAnsi="Times New Roman" w:cs="Times New Roman"/>
            <w:noProof/>
            <w:webHidden/>
            <w:sz w:val="24"/>
            <w:szCs w:val="24"/>
          </w:rPr>
          <w:fldChar w:fldCharType="end"/>
        </w:r>
      </w:hyperlink>
    </w:p>
    <w:p w14:paraId="62351709"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7" w:history="1">
        <w:r w:rsidR="00516C5B" w:rsidRPr="00516C5B">
          <w:rPr>
            <w:rStyle w:val="Hyperlink"/>
            <w:rFonts w:ascii="Times New Roman" w:hAnsi="Times New Roman" w:cs="Times New Roman"/>
            <w:noProof/>
            <w:sz w:val="24"/>
            <w:szCs w:val="24"/>
          </w:rPr>
          <w:t>8.1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Method</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_Toc522727427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100</w:t>
        </w:r>
        <w:r w:rsidR="00516C5B" w:rsidRPr="00516C5B">
          <w:rPr>
            <w:rFonts w:ascii="Times New Roman" w:hAnsi="Times New Roman" w:cs="Times New Roman"/>
            <w:noProof/>
            <w:webHidden/>
            <w:sz w:val="24"/>
            <w:szCs w:val="24"/>
          </w:rPr>
          <w:fldChar w:fldCharType="end"/>
        </w:r>
      </w:hyperlink>
    </w:p>
    <w:p w14:paraId="29C1B12D"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8" w:history="1">
        <w:r w:rsidR="00516C5B" w:rsidRPr="00516C5B">
          <w:rPr>
            <w:rStyle w:val="Hyperlink"/>
            <w:rFonts w:ascii="Times New Roman" w:hAnsi="Times New Roman" w:cs="Times New Roman"/>
            <w:noProof/>
            <w:sz w:val="24"/>
            <w:szCs w:val="24"/>
          </w:rPr>
          <w:t>8.2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Results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_Toc522727428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103</w:t>
        </w:r>
        <w:r w:rsidR="00516C5B" w:rsidRPr="00516C5B">
          <w:rPr>
            <w:rFonts w:ascii="Times New Roman" w:hAnsi="Times New Roman" w:cs="Times New Roman"/>
            <w:noProof/>
            <w:webHidden/>
            <w:sz w:val="24"/>
            <w:szCs w:val="24"/>
          </w:rPr>
          <w:fldChar w:fldCharType="end"/>
        </w:r>
      </w:hyperlink>
    </w:p>
    <w:p w14:paraId="06B6DD53"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29" w:history="1">
        <w:r w:rsidR="00516C5B" w:rsidRPr="00516C5B">
          <w:rPr>
            <w:rStyle w:val="Hyperlink"/>
            <w:rFonts w:ascii="Times New Roman" w:hAnsi="Times New Roman" w:cs="Times New Roman"/>
            <w:noProof/>
            <w:sz w:val="24"/>
            <w:szCs w:val="24"/>
          </w:rPr>
          <w:t>8.3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_Toc522727429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115</w:t>
        </w:r>
        <w:r w:rsidR="00516C5B" w:rsidRPr="00516C5B">
          <w:rPr>
            <w:rFonts w:ascii="Times New Roman" w:hAnsi="Times New Roman" w:cs="Times New Roman"/>
            <w:noProof/>
            <w:webHidden/>
            <w:sz w:val="24"/>
            <w:szCs w:val="24"/>
          </w:rPr>
          <w:fldChar w:fldCharType="end"/>
        </w:r>
      </w:hyperlink>
    </w:p>
    <w:p w14:paraId="305561B1" w14:textId="77777777" w:rsidR="00516C5B" w:rsidRPr="00516C5B" w:rsidRDefault="003D1111" w:rsidP="00516C5B">
      <w:pPr>
        <w:pStyle w:val="TOC1"/>
        <w:tabs>
          <w:tab w:val="left" w:pos="440"/>
          <w:tab w:val="right" w:leader="dot" w:pos="9350"/>
        </w:tabs>
        <w:spacing w:line="480" w:lineRule="auto"/>
        <w:rPr>
          <w:rFonts w:ascii="Times New Roman" w:eastAsiaTheme="minorEastAsia" w:hAnsi="Times New Roman" w:cs="Times New Roman"/>
          <w:noProof/>
          <w:sz w:val="24"/>
          <w:szCs w:val="24"/>
        </w:rPr>
      </w:pPr>
      <w:hyperlink w:anchor="_Toc522727430" w:history="1">
        <w:r w:rsidR="00516C5B" w:rsidRPr="00516C5B">
          <w:rPr>
            <w:rStyle w:val="Hyperlink"/>
            <w:rFonts w:ascii="Times New Roman" w:hAnsi="Times New Roman" w:cs="Times New Roman"/>
            <w:noProof/>
            <w:sz w:val="24"/>
            <w:szCs w:val="24"/>
          </w:rPr>
          <w:t>9</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General Discussion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_Toc522727430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116</w:t>
        </w:r>
        <w:r w:rsidR="00516C5B" w:rsidRPr="00516C5B">
          <w:rPr>
            <w:rFonts w:ascii="Times New Roman" w:hAnsi="Times New Roman" w:cs="Times New Roman"/>
            <w:noProof/>
            <w:webHidden/>
            <w:sz w:val="24"/>
            <w:szCs w:val="24"/>
          </w:rPr>
          <w:fldChar w:fldCharType="end"/>
        </w:r>
      </w:hyperlink>
    </w:p>
    <w:p w14:paraId="5691810A"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31" w:history="1">
        <w:r w:rsidR="00516C5B" w:rsidRPr="00516C5B">
          <w:rPr>
            <w:rStyle w:val="Hyperlink"/>
            <w:rFonts w:ascii="Times New Roman" w:hAnsi="Times New Roman" w:cs="Times New Roman"/>
            <w:noProof/>
            <w:sz w:val="24"/>
            <w:szCs w:val="24"/>
          </w:rPr>
          <w:t>9.1</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 of Adult Experiments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_Toc522727431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118</w:t>
        </w:r>
        <w:r w:rsidR="00516C5B" w:rsidRPr="00516C5B">
          <w:rPr>
            <w:rFonts w:ascii="Times New Roman" w:hAnsi="Times New Roman" w:cs="Times New Roman"/>
            <w:noProof/>
            <w:webHidden/>
            <w:sz w:val="24"/>
            <w:szCs w:val="24"/>
          </w:rPr>
          <w:fldChar w:fldCharType="end"/>
        </w:r>
      </w:hyperlink>
    </w:p>
    <w:p w14:paraId="27105040"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32" w:history="1">
        <w:r w:rsidR="00516C5B" w:rsidRPr="00516C5B">
          <w:rPr>
            <w:rStyle w:val="Hyperlink"/>
            <w:rFonts w:ascii="Times New Roman" w:hAnsi="Times New Roman" w:cs="Times New Roman"/>
            <w:noProof/>
            <w:sz w:val="24"/>
            <w:szCs w:val="24"/>
          </w:rPr>
          <w:t>9.2</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Summary of Infant Experiments</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_Toc522727432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124</w:t>
        </w:r>
        <w:r w:rsidR="00516C5B" w:rsidRPr="00516C5B">
          <w:rPr>
            <w:rFonts w:ascii="Times New Roman" w:hAnsi="Times New Roman" w:cs="Times New Roman"/>
            <w:noProof/>
            <w:webHidden/>
            <w:sz w:val="24"/>
            <w:szCs w:val="24"/>
          </w:rPr>
          <w:fldChar w:fldCharType="end"/>
        </w:r>
      </w:hyperlink>
    </w:p>
    <w:p w14:paraId="37E36524" w14:textId="77777777" w:rsidR="00516C5B" w:rsidRPr="00516C5B" w:rsidRDefault="003D1111" w:rsidP="00516C5B">
      <w:pPr>
        <w:pStyle w:val="TOC2"/>
        <w:spacing w:line="480" w:lineRule="auto"/>
        <w:rPr>
          <w:rFonts w:ascii="Times New Roman" w:eastAsiaTheme="minorEastAsia" w:hAnsi="Times New Roman" w:cs="Times New Roman"/>
          <w:noProof/>
          <w:sz w:val="24"/>
          <w:szCs w:val="24"/>
        </w:rPr>
      </w:pPr>
      <w:hyperlink w:anchor="_Toc522727433" w:history="1">
        <w:r w:rsidR="00516C5B" w:rsidRPr="00516C5B">
          <w:rPr>
            <w:rStyle w:val="Hyperlink"/>
            <w:rFonts w:ascii="Times New Roman" w:hAnsi="Times New Roman" w:cs="Times New Roman"/>
            <w:noProof/>
            <w:sz w:val="24"/>
            <w:szCs w:val="24"/>
          </w:rPr>
          <w:t>9.3</w:t>
        </w:r>
        <w:r w:rsidR="00516C5B" w:rsidRPr="00516C5B">
          <w:rPr>
            <w:rFonts w:ascii="Times New Roman" w:eastAsiaTheme="minorEastAsia" w:hAnsi="Times New Roman" w:cs="Times New Roman"/>
            <w:noProof/>
            <w:sz w:val="24"/>
            <w:szCs w:val="24"/>
          </w:rPr>
          <w:tab/>
        </w:r>
        <w:r w:rsidR="00516C5B" w:rsidRPr="00516C5B">
          <w:rPr>
            <w:rStyle w:val="Hyperlink"/>
            <w:rFonts w:ascii="Times New Roman" w:hAnsi="Times New Roman" w:cs="Times New Roman"/>
            <w:noProof/>
            <w:sz w:val="24"/>
            <w:szCs w:val="24"/>
          </w:rPr>
          <w:t>Conclusion</w:t>
        </w:r>
        <w:r w:rsidR="00516C5B" w:rsidRPr="00516C5B">
          <w:rPr>
            <w:rFonts w:ascii="Times New Roman" w:hAnsi="Times New Roman" w:cs="Times New Roman"/>
            <w:noProof/>
            <w:webHidden/>
            <w:sz w:val="24"/>
            <w:szCs w:val="24"/>
          </w:rPr>
          <w:tab/>
        </w:r>
        <w:r w:rsidR="00516C5B" w:rsidRPr="00516C5B">
          <w:rPr>
            <w:rFonts w:ascii="Times New Roman" w:hAnsi="Times New Roman" w:cs="Times New Roman"/>
            <w:noProof/>
            <w:webHidden/>
            <w:sz w:val="24"/>
            <w:szCs w:val="24"/>
          </w:rPr>
          <w:fldChar w:fldCharType="begin"/>
        </w:r>
        <w:r w:rsidR="00516C5B" w:rsidRPr="00516C5B">
          <w:rPr>
            <w:rFonts w:ascii="Times New Roman" w:hAnsi="Times New Roman" w:cs="Times New Roman"/>
            <w:noProof/>
            <w:webHidden/>
            <w:sz w:val="24"/>
            <w:szCs w:val="24"/>
          </w:rPr>
          <w:instrText xml:space="preserve"> PAGEREF _Toc522727433 \h </w:instrText>
        </w:r>
        <w:r w:rsidR="00516C5B" w:rsidRPr="00516C5B">
          <w:rPr>
            <w:rFonts w:ascii="Times New Roman" w:hAnsi="Times New Roman" w:cs="Times New Roman"/>
            <w:noProof/>
            <w:webHidden/>
            <w:sz w:val="24"/>
            <w:szCs w:val="24"/>
          </w:rPr>
        </w:r>
        <w:r w:rsidR="00516C5B" w:rsidRPr="00516C5B">
          <w:rPr>
            <w:rFonts w:ascii="Times New Roman" w:hAnsi="Times New Roman" w:cs="Times New Roman"/>
            <w:noProof/>
            <w:webHidden/>
            <w:sz w:val="24"/>
            <w:szCs w:val="24"/>
          </w:rPr>
          <w:fldChar w:fldCharType="separate"/>
        </w:r>
        <w:r w:rsidR="00516C5B" w:rsidRPr="00516C5B">
          <w:rPr>
            <w:rFonts w:ascii="Times New Roman" w:hAnsi="Times New Roman" w:cs="Times New Roman"/>
            <w:noProof/>
            <w:webHidden/>
            <w:sz w:val="24"/>
            <w:szCs w:val="24"/>
          </w:rPr>
          <w:t>134</w:t>
        </w:r>
        <w:r w:rsidR="00516C5B" w:rsidRPr="00516C5B">
          <w:rPr>
            <w:rFonts w:ascii="Times New Roman" w:hAnsi="Times New Roman" w:cs="Times New Roman"/>
            <w:noProof/>
            <w:webHidden/>
            <w:sz w:val="24"/>
            <w:szCs w:val="24"/>
          </w:rPr>
          <w:fldChar w:fldCharType="end"/>
        </w:r>
      </w:hyperlink>
    </w:p>
    <w:p w14:paraId="0EAD0CCB" w14:textId="18D02661" w:rsidR="00577BEC" w:rsidRDefault="00913F68" w:rsidP="005B2D27">
      <w:pPr>
        <w:spacing w:line="480" w:lineRule="auto"/>
        <w:rPr>
          <w:rFonts w:ascii="Times New Roman" w:hAnsi="Times New Roman" w:cs="Times New Roman"/>
          <w:sz w:val="24"/>
          <w:szCs w:val="24"/>
        </w:rPr>
      </w:pPr>
      <w:r w:rsidRPr="005B2D27">
        <w:rPr>
          <w:rFonts w:ascii="Times New Roman" w:hAnsi="Times New Roman" w:cs="Times New Roman"/>
          <w:sz w:val="24"/>
          <w:szCs w:val="24"/>
        </w:rPr>
        <w:fldChar w:fldCharType="end"/>
      </w:r>
    </w:p>
    <w:p w14:paraId="661D56F0" w14:textId="77777777" w:rsidR="00913F68" w:rsidRDefault="00913F68">
      <w:pPr>
        <w:rPr>
          <w:rFonts w:ascii="Times New Roman" w:hAnsi="Times New Roman" w:cs="Times New Roman"/>
          <w:sz w:val="24"/>
          <w:szCs w:val="24"/>
        </w:rPr>
      </w:pPr>
      <w:r>
        <w:rPr>
          <w:rFonts w:ascii="Times New Roman" w:hAnsi="Times New Roman" w:cs="Times New Roman"/>
          <w:sz w:val="24"/>
          <w:szCs w:val="24"/>
        </w:rPr>
        <w:br w:type="page"/>
      </w:r>
    </w:p>
    <w:p w14:paraId="6CD8FA00" w14:textId="3712C506" w:rsidR="002719A8" w:rsidRPr="00913F68" w:rsidRDefault="00577BEC" w:rsidP="00913F68">
      <w:pPr>
        <w:jc w:val="center"/>
        <w:rPr>
          <w:rFonts w:ascii="Times New Roman" w:hAnsi="Times New Roman" w:cs="Times New Roman"/>
          <w:sz w:val="24"/>
          <w:szCs w:val="24"/>
        </w:rPr>
      </w:pPr>
      <w:r>
        <w:rPr>
          <w:rFonts w:ascii="Times New Roman" w:hAnsi="Times New Roman" w:cs="Times New Roman"/>
          <w:b/>
          <w:sz w:val="24"/>
          <w:szCs w:val="24"/>
        </w:rPr>
        <w:lastRenderedPageBreak/>
        <w:t>LIST OF FIGURES</w:t>
      </w:r>
    </w:p>
    <w:p w14:paraId="2D4EE380" w14:textId="14E5E5DE" w:rsidR="000356C4" w:rsidRDefault="000356C4" w:rsidP="008401A2">
      <w:pPr>
        <w:tabs>
          <w:tab w:val="right" w:leader="dot" w:pos="9360"/>
        </w:tabs>
        <w:spacing w:line="480" w:lineRule="auto"/>
        <w:contextualSpacing/>
        <w:rPr>
          <w:rFonts w:ascii="Times New Roman" w:hAnsi="Times New Roman" w:cs="Times New Roman"/>
          <w:sz w:val="24"/>
          <w:szCs w:val="24"/>
        </w:rPr>
      </w:pPr>
      <w:r w:rsidRPr="0079495F">
        <w:rPr>
          <w:rFonts w:ascii="Times New Roman" w:hAnsi="Times New Roman" w:cs="Times New Roman"/>
          <w:i/>
          <w:sz w:val="24"/>
          <w:szCs w:val="24"/>
        </w:rPr>
        <w:t>Figure 1A-C</w:t>
      </w:r>
      <w:r>
        <w:rPr>
          <w:rFonts w:ascii="Times New Roman" w:hAnsi="Times New Roman" w:cs="Times New Roman"/>
          <w:sz w:val="24"/>
          <w:szCs w:val="24"/>
        </w:rPr>
        <w:t>. Examples of a (A) standard launching event sequence that is composed of two objects, (B) a single causal chain that is composed of three objects, and (C) two causal chains each of which are composed of three objects</w:t>
      </w:r>
      <w:r w:rsidR="005D2702">
        <w:rPr>
          <w:rFonts w:ascii="Times New Roman" w:hAnsi="Times New Roman" w:cs="Times New Roman"/>
          <w:sz w:val="24"/>
          <w:szCs w:val="24"/>
        </w:rPr>
        <w:t>38</w:t>
      </w:r>
      <w:r>
        <w:rPr>
          <w:rFonts w:ascii="Times New Roman" w:hAnsi="Times New Roman" w:cs="Times New Roman"/>
          <w:sz w:val="24"/>
          <w:szCs w:val="24"/>
        </w:rPr>
        <w:br/>
      </w:r>
      <w:r w:rsidRPr="0079495F">
        <w:rPr>
          <w:rFonts w:ascii="Times New Roman" w:hAnsi="Times New Roman" w:cs="Times New Roman"/>
          <w:i/>
          <w:sz w:val="24"/>
          <w:szCs w:val="24"/>
        </w:rPr>
        <w:t>Figure 2A-D</w:t>
      </w:r>
      <w:r>
        <w:rPr>
          <w:rFonts w:ascii="Times New Roman" w:hAnsi="Times New Roman" w:cs="Times New Roman"/>
          <w:sz w:val="24"/>
          <w:szCs w:val="24"/>
        </w:rPr>
        <w:t>. Examples of the training event and test events used in Experiment 1. Subjects were shown the training event three times from left-to-right and three times from right-to-left. The position of the red and blue objects was counterbalanced across subjects. Subjects then saw the four test events, and the test events were shown in counterbalanced order across subjects</w:t>
      </w:r>
      <w:r w:rsidR="005D2702">
        <w:rPr>
          <w:rFonts w:ascii="Times New Roman" w:hAnsi="Times New Roman" w:cs="Times New Roman"/>
          <w:sz w:val="24"/>
          <w:szCs w:val="24"/>
        </w:rPr>
        <w:t xml:space="preserve">53 </w:t>
      </w:r>
      <w:r>
        <w:rPr>
          <w:rFonts w:ascii="Times New Roman" w:hAnsi="Times New Roman" w:cs="Times New Roman"/>
          <w:sz w:val="24"/>
          <w:szCs w:val="24"/>
        </w:rPr>
        <w:br/>
      </w:r>
      <w:r w:rsidRPr="0079495F">
        <w:rPr>
          <w:rFonts w:ascii="Times New Roman" w:hAnsi="Times New Roman" w:cs="Times New Roman"/>
          <w:i/>
          <w:sz w:val="24"/>
          <w:szCs w:val="24"/>
        </w:rPr>
        <w:t>Figure 3</w:t>
      </w:r>
      <w:r>
        <w:rPr>
          <w:rFonts w:ascii="Times New Roman" w:hAnsi="Times New Roman" w:cs="Times New Roman"/>
          <w:sz w:val="24"/>
          <w:szCs w:val="24"/>
        </w:rPr>
        <w:t>. Predicted pattern of responding to the test events in Experiment 1 based on whether subjects responded to the test events based on independence-relation information, the Markov condition, temporal-precedence information, or the novelty of the test events relative to the training event</w:t>
      </w:r>
      <w:r w:rsidR="005D2702">
        <w:rPr>
          <w:rFonts w:ascii="Times New Roman" w:hAnsi="Times New Roman" w:cs="Times New Roman"/>
          <w:sz w:val="24"/>
          <w:szCs w:val="24"/>
        </w:rPr>
        <w:t>56</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4</w:t>
      </w:r>
      <w:r>
        <w:rPr>
          <w:rFonts w:ascii="Times New Roman" w:hAnsi="Times New Roman" w:cs="Times New Roman"/>
          <w:sz w:val="24"/>
          <w:szCs w:val="24"/>
        </w:rPr>
        <w:t xml:space="preserve">. </w:t>
      </w:r>
      <w:proofErr w:type="gramStart"/>
      <w:r>
        <w:rPr>
          <w:rFonts w:ascii="Times New Roman" w:hAnsi="Times New Roman" w:cs="Times New Roman"/>
          <w:sz w:val="24"/>
          <w:szCs w:val="24"/>
        </w:rPr>
        <w:t>Subjects’ perceptual and causal ratings of the four test events in Experiment 1.</w:t>
      </w:r>
      <w:proofErr w:type="gramEnd"/>
      <w:r>
        <w:rPr>
          <w:rFonts w:ascii="Times New Roman" w:hAnsi="Times New Roman" w:cs="Times New Roman"/>
          <w:sz w:val="24"/>
          <w:szCs w:val="24"/>
        </w:rPr>
        <w:t xml:space="preserve">  The black bars correspond to subjects’ perceptual ratings of the test events and the gray bars correspond to subjects’ ca</w:t>
      </w:r>
      <w:r w:rsidR="005D2702">
        <w:rPr>
          <w:rFonts w:ascii="Times New Roman" w:hAnsi="Times New Roman" w:cs="Times New Roman"/>
          <w:sz w:val="24"/>
          <w:szCs w:val="24"/>
        </w:rPr>
        <w:t>usal ratings of the test events57</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5</w:t>
      </w:r>
      <w:r>
        <w:rPr>
          <w:rFonts w:ascii="Times New Roman" w:hAnsi="Times New Roman" w:cs="Times New Roman"/>
          <w:sz w:val="24"/>
          <w:szCs w:val="24"/>
        </w:rPr>
        <w:t xml:space="preserve">. </w:t>
      </w:r>
      <w:proofErr w:type="gramStart"/>
      <w:r>
        <w:rPr>
          <w:rFonts w:ascii="Times New Roman" w:hAnsi="Times New Roman" w:cs="Times New Roman"/>
          <w:sz w:val="24"/>
          <w:szCs w:val="24"/>
        </w:rPr>
        <w:t>Each of the 64 subjects’ causal and perceptual ratings of the fo</w:t>
      </w:r>
      <w:r w:rsidR="005D2702">
        <w:rPr>
          <w:rFonts w:ascii="Times New Roman" w:hAnsi="Times New Roman" w:cs="Times New Roman"/>
          <w:sz w:val="24"/>
          <w:szCs w:val="24"/>
        </w:rPr>
        <w:t>ur test events in Experiment 161</w:t>
      </w:r>
      <w:r>
        <w:rPr>
          <w:rFonts w:ascii="Times New Roman" w:hAnsi="Times New Roman" w:cs="Times New Roman"/>
          <w:sz w:val="24"/>
          <w:szCs w:val="24"/>
        </w:rPr>
        <w:br/>
      </w:r>
      <w:r w:rsidRPr="0079495F">
        <w:rPr>
          <w:rFonts w:ascii="Times New Roman" w:hAnsi="Times New Roman" w:cs="Times New Roman"/>
          <w:i/>
          <w:sz w:val="24"/>
          <w:szCs w:val="24"/>
        </w:rPr>
        <w:t>Figure 6</w:t>
      </w:r>
      <w:r>
        <w:rPr>
          <w:rFonts w:ascii="Times New Roman" w:hAnsi="Times New Roman" w:cs="Times New Roman"/>
          <w:sz w:val="24"/>
          <w:szCs w:val="24"/>
        </w:rPr>
        <w:t>.</w:t>
      </w:r>
      <w:proofErr w:type="gramEnd"/>
      <w:r>
        <w:rPr>
          <w:rFonts w:ascii="Times New Roman" w:hAnsi="Times New Roman" w:cs="Times New Roman"/>
          <w:sz w:val="24"/>
          <w:szCs w:val="24"/>
        </w:rPr>
        <w:t xml:space="preserve"> Predicted pattern of responding to the test events in Experiment 2 based on whether subjects responded to the test events based on differences relative to the </w:t>
      </w:r>
      <w:r w:rsidR="005D2702">
        <w:rPr>
          <w:rFonts w:ascii="Times New Roman" w:hAnsi="Times New Roman" w:cs="Times New Roman"/>
          <w:sz w:val="24"/>
          <w:szCs w:val="24"/>
        </w:rPr>
        <w:t>training event in six features70</w:t>
      </w:r>
      <w:r>
        <w:rPr>
          <w:rFonts w:ascii="Times New Roman" w:hAnsi="Times New Roman" w:cs="Times New Roman"/>
          <w:sz w:val="24"/>
          <w:szCs w:val="24"/>
        </w:rPr>
        <w:br/>
      </w:r>
      <w:r w:rsidRPr="0079495F">
        <w:rPr>
          <w:rFonts w:ascii="Times New Roman" w:hAnsi="Times New Roman" w:cs="Times New Roman"/>
          <w:i/>
          <w:sz w:val="24"/>
          <w:szCs w:val="24"/>
        </w:rPr>
        <w:t>Figure 7</w:t>
      </w:r>
      <w:r>
        <w:rPr>
          <w:rFonts w:ascii="Times New Roman" w:hAnsi="Times New Roman" w:cs="Times New Roman"/>
          <w:sz w:val="24"/>
          <w:szCs w:val="24"/>
        </w:rPr>
        <w:t xml:space="preserve">. </w:t>
      </w:r>
      <w:proofErr w:type="gramStart"/>
      <w:r>
        <w:rPr>
          <w:rFonts w:ascii="Times New Roman" w:hAnsi="Times New Roman" w:cs="Times New Roman"/>
          <w:sz w:val="24"/>
          <w:szCs w:val="24"/>
        </w:rPr>
        <w:t>Subjects’ perceptual and causal ratings of the four test events in Experiment 2.</w:t>
      </w:r>
      <w:proofErr w:type="gramEnd"/>
      <w:r>
        <w:rPr>
          <w:rFonts w:ascii="Times New Roman" w:hAnsi="Times New Roman" w:cs="Times New Roman"/>
          <w:sz w:val="24"/>
          <w:szCs w:val="24"/>
        </w:rPr>
        <w:t xml:space="preserve">  The black bars correspond to subjects’ perceptual ratings of the test events and the gray bars correspond to subjects’ ca</w:t>
      </w:r>
      <w:r w:rsidR="005D2702">
        <w:rPr>
          <w:rFonts w:ascii="Times New Roman" w:hAnsi="Times New Roman" w:cs="Times New Roman"/>
          <w:sz w:val="24"/>
          <w:szCs w:val="24"/>
        </w:rPr>
        <w:t>usal ratings of the test events73</w:t>
      </w:r>
      <w:r>
        <w:rPr>
          <w:rFonts w:ascii="Times New Roman" w:hAnsi="Times New Roman" w:cs="Times New Roman"/>
          <w:sz w:val="24"/>
          <w:szCs w:val="24"/>
        </w:rPr>
        <w:br/>
      </w:r>
      <w:r w:rsidRPr="0079495F">
        <w:rPr>
          <w:rFonts w:ascii="Times New Roman" w:hAnsi="Times New Roman" w:cs="Times New Roman"/>
          <w:i/>
          <w:sz w:val="24"/>
          <w:szCs w:val="24"/>
        </w:rPr>
        <w:t>Figure 8</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Each of the 64 subjects’ causal and perceptual ratings of the four test events in </w:t>
      </w:r>
      <w:r>
        <w:rPr>
          <w:rFonts w:ascii="Times New Roman" w:hAnsi="Times New Roman" w:cs="Times New Roman"/>
          <w:sz w:val="24"/>
          <w:szCs w:val="24"/>
        </w:rPr>
        <w:lastRenderedPageBreak/>
        <w:t>E</w:t>
      </w:r>
      <w:r w:rsidR="005D2702">
        <w:rPr>
          <w:rFonts w:ascii="Times New Roman" w:hAnsi="Times New Roman" w:cs="Times New Roman"/>
          <w:sz w:val="24"/>
          <w:szCs w:val="24"/>
        </w:rPr>
        <w:t>xperiment 274</w:t>
      </w:r>
      <w:r>
        <w:rPr>
          <w:rFonts w:ascii="Times New Roman" w:hAnsi="Times New Roman" w:cs="Times New Roman"/>
          <w:sz w:val="24"/>
          <w:szCs w:val="24"/>
        </w:rPr>
        <w:br/>
      </w:r>
      <w:r w:rsidRPr="0079495F">
        <w:rPr>
          <w:rFonts w:ascii="Times New Roman" w:hAnsi="Times New Roman" w:cs="Times New Roman"/>
          <w:i/>
          <w:sz w:val="24"/>
          <w:szCs w:val="24"/>
        </w:rPr>
        <w:t>Figure 9</w:t>
      </w:r>
      <w:r>
        <w:rPr>
          <w:rFonts w:ascii="Times New Roman" w:hAnsi="Times New Roman" w:cs="Times New Roman"/>
          <w:sz w:val="24"/>
          <w:szCs w:val="24"/>
        </w:rPr>
        <w:t>.</w:t>
      </w:r>
      <w:proofErr w:type="gramEnd"/>
      <w:r>
        <w:rPr>
          <w:rFonts w:ascii="Times New Roman" w:hAnsi="Times New Roman" w:cs="Times New Roman"/>
          <w:sz w:val="24"/>
          <w:szCs w:val="24"/>
        </w:rPr>
        <w:t xml:space="preserve"> Predicted pattern of responding to the test events in Experiment 3 based on differences relative to the training phase in the causal role of the green object, spatial information of each of the four test event sequences (i.e., whether a spatial gap was included), the Markov condition, or the novelty </w:t>
      </w:r>
      <w:r w:rsidR="005D2702">
        <w:rPr>
          <w:rFonts w:ascii="Times New Roman" w:hAnsi="Times New Roman" w:cs="Times New Roman"/>
          <w:sz w:val="24"/>
          <w:szCs w:val="24"/>
        </w:rPr>
        <w:t>of entire test event sequences82</w:t>
      </w:r>
      <w:r>
        <w:rPr>
          <w:rFonts w:ascii="Times New Roman" w:hAnsi="Times New Roman" w:cs="Times New Roman"/>
          <w:sz w:val="24"/>
          <w:szCs w:val="24"/>
        </w:rPr>
        <w:br/>
      </w:r>
      <w:r w:rsidRPr="0079495F">
        <w:rPr>
          <w:rFonts w:ascii="Times New Roman" w:hAnsi="Times New Roman" w:cs="Times New Roman"/>
          <w:i/>
          <w:sz w:val="24"/>
          <w:szCs w:val="24"/>
        </w:rPr>
        <w:t>Figure 10</w:t>
      </w:r>
      <w:r>
        <w:rPr>
          <w:rFonts w:ascii="Times New Roman" w:hAnsi="Times New Roman" w:cs="Times New Roman"/>
          <w:sz w:val="24"/>
          <w:szCs w:val="24"/>
        </w:rPr>
        <w:t xml:space="preserve">. </w:t>
      </w:r>
      <w:proofErr w:type="gramStart"/>
      <w:r>
        <w:rPr>
          <w:rFonts w:ascii="Times New Roman" w:hAnsi="Times New Roman" w:cs="Times New Roman"/>
          <w:sz w:val="24"/>
          <w:szCs w:val="24"/>
        </w:rPr>
        <w:t>Subjects’ perceptual and causal ratings of the four test events in Experiment 3.</w:t>
      </w:r>
      <w:proofErr w:type="gramEnd"/>
      <w:r>
        <w:rPr>
          <w:rFonts w:ascii="Times New Roman" w:hAnsi="Times New Roman" w:cs="Times New Roman"/>
          <w:sz w:val="24"/>
          <w:szCs w:val="24"/>
        </w:rPr>
        <w:t xml:space="preserve">  The black bars correspond to subjects’ perceptual ratings of the test events and the gray bars correspond to subjects’ ca</w:t>
      </w:r>
      <w:r w:rsidR="005D2702">
        <w:rPr>
          <w:rFonts w:ascii="Times New Roman" w:hAnsi="Times New Roman" w:cs="Times New Roman"/>
          <w:sz w:val="24"/>
          <w:szCs w:val="24"/>
        </w:rPr>
        <w:t>usal ratings of the test events85</w:t>
      </w:r>
      <w:r>
        <w:rPr>
          <w:rFonts w:ascii="Times New Roman" w:hAnsi="Times New Roman" w:cs="Times New Roman"/>
          <w:sz w:val="24"/>
          <w:szCs w:val="24"/>
        </w:rPr>
        <w:br/>
      </w:r>
      <w:r w:rsidRPr="0079495F">
        <w:rPr>
          <w:rFonts w:ascii="Times New Roman" w:hAnsi="Times New Roman" w:cs="Times New Roman"/>
          <w:i/>
          <w:sz w:val="24"/>
          <w:szCs w:val="24"/>
        </w:rPr>
        <w:t>Figure 11</w:t>
      </w:r>
      <w:r>
        <w:rPr>
          <w:rFonts w:ascii="Times New Roman" w:hAnsi="Times New Roman" w:cs="Times New Roman"/>
          <w:sz w:val="24"/>
          <w:szCs w:val="24"/>
        </w:rPr>
        <w:t xml:space="preserve">. </w:t>
      </w:r>
      <w:proofErr w:type="gramStart"/>
      <w:r>
        <w:rPr>
          <w:rFonts w:ascii="Times New Roman" w:hAnsi="Times New Roman" w:cs="Times New Roman"/>
          <w:sz w:val="24"/>
          <w:szCs w:val="24"/>
        </w:rPr>
        <w:t>Each of the 32 subjects’ causal and perceptual ratings of the f</w:t>
      </w:r>
      <w:r w:rsidR="005D2702">
        <w:rPr>
          <w:rFonts w:ascii="Times New Roman" w:hAnsi="Times New Roman" w:cs="Times New Roman"/>
          <w:sz w:val="24"/>
          <w:szCs w:val="24"/>
        </w:rPr>
        <w:t>our test events in Experiment 386</w:t>
      </w:r>
      <w:r>
        <w:rPr>
          <w:rFonts w:ascii="Times New Roman" w:hAnsi="Times New Roman" w:cs="Times New Roman"/>
          <w:sz w:val="24"/>
          <w:szCs w:val="24"/>
        </w:rPr>
        <w:br/>
      </w:r>
      <w:r w:rsidRPr="0079495F">
        <w:rPr>
          <w:rFonts w:ascii="Times New Roman" w:hAnsi="Times New Roman" w:cs="Times New Roman"/>
          <w:i/>
          <w:sz w:val="24"/>
          <w:szCs w:val="24"/>
        </w:rPr>
        <w:t>Figure 12</w:t>
      </w:r>
      <w:r>
        <w:rPr>
          <w:rFonts w:ascii="Times New Roman" w:hAnsi="Times New Roman" w:cs="Times New Roman"/>
          <w:sz w:val="24"/>
          <w:szCs w:val="24"/>
        </w:rPr>
        <w:t>.</w:t>
      </w:r>
      <w:proofErr w:type="gramEnd"/>
      <w:r>
        <w:rPr>
          <w:rFonts w:ascii="Times New Roman" w:hAnsi="Times New Roman" w:cs="Times New Roman"/>
          <w:sz w:val="24"/>
          <w:szCs w:val="24"/>
        </w:rPr>
        <w:t xml:space="preserve"> Example of the training event and test events </w:t>
      </w:r>
      <w:r w:rsidR="004B7EBA">
        <w:rPr>
          <w:rFonts w:ascii="Times New Roman" w:hAnsi="Times New Roman" w:cs="Times New Roman"/>
          <w:sz w:val="24"/>
          <w:szCs w:val="24"/>
        </w:rPr>
        <w:t>used in Experiment 491</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13</w:t>
      </w:r>
      <w:r>
        <w:rPr>
          <w:rFonts w:ascii="Times New Roman" w:hAnsi="Times New Roman" w:cs="Times New Roman"/>
          <w:sz w:val="24"/>
          <w:szCs w:val="24"/>
        </w:rPr>
        <w:t>. Predicted pattern of responding to the test events in Experiment 4 based on whether subjects responded to the test events based differences relative to the training phase in the causal roles of the four objects, color of the four objects, novelty of an entire test event sequences, or familiarity of an entire test event sequences</w:t>
      </w:r>
      <w:r w:rsidR="004B7EBA">
        <w:rPr>
          <w:rFonts w:ascii="Times New Roman" w:hAnsi="Times New Roman" w:cs="Times New Roman"/>
          <w:sz w:val="24"/>
          <w:szCs w:val="24"/>
        </w:rPr>
        <w:t>92</w:t>
      </w:r>
      <w:r>
        <w:rPr>
          <w:rFonts w:ascii="Times New Roman" w:hAnsi="Times New Roman" w:cs="Times New Roman"/>
          <w:sz w:val="24"/>
          <w:szCs w:val="24"/>
        </w:rPr>
        <w:t xml:space="preserve"> </w:t>
      </w:r>
      <w:r>
        <w:rPr>
          <w:rFonts w:ascii="Times New Roman" w:hAnsi="Times New Roman" w:cs="Times New Roman"/>
          <w:sz w:val="24"/>
          <w:szCs w:val="24"/>
        </w:rPr>
        <w:br/>
      </w:r>
      <w:r w:rsidRPr="0079495F">
        <w:rPr>
          <w:rFonts w:ascii="Times New Roman" w:hAnsi="Times New Roman" w:cs="Times New Roman"/>
          <w:i/>
          <w:sz w:val="24"/>
          <w:szCs w:val="24"/>
        </w:rPr>
        <w:t>Figure 14</w:t>
      </w:r>
      <w:r>
        <w:rPr>
          <w:rFonts w:ascii="Times New Roman" w:hAnsi="Times New Roman" w:cs="Times New Roman"/>
          <w:sz w:val="24"/>
          <w:szCs w:val="24"/>
        </w:rPr>
        <w:t xml:space="preserve">. </w:t>
      </w:r>
      <w:proofErr w:type="gramStart"/>
      <w:r>
        <w:rPr>
          <w:rFonts w:ascii="Times New Roman" w:hAnsi="Times New Roman" w:cs="Times New Roman"/>
          <w:sz w:val="24"/>
          <w:szCs w:val="24"/>
        </w:rPr>
        <w:t>Subjects’ perceptual and causal ratings of the four test events in Experiment 4.</w:t>
      </w:r>
      <w:proofErr w:type="gramEnd"/>
      <w:r>
        <w:rPr>
          <w:rFonts w:ascii="Times New Roman" w:hAnsi="Times New Roman" w:cs="Times New Roman"/>
          <w:sz w:val="24"/>
          <w:szCs w:val="24"/>
        </w:rPr>
        <w:t xml:space="preserve">  The black bars correspond to subjects’ perceptual ratings of the test events and the gray bars correspond to subjects’ causal ratings of the test events</w:t>
      </w:r>
      <w:r w:rsidR="004B7EBA">
        <w:rPr>
          <w:rFonts w:ascii="Times New Roman" w:hAnsi="Times New Roman" w:cs="Times New Roman"/>
          <w:sz w:val="24"/>
          <w:szCs w:val="24"/>
        </w:rPr>
        <w:t>96</w:t>
      </w:r>
      <w:r>
        <w:rPr>
          <w:rFonts w:ascii="Times New Roman" w:hAnsi="Times New Roman" w:cs="Times New Roman"/>
          <w:sz w:val="24"/>
          <w:szCs w:val="24"/>
        </w:rPr>
        <w:br/>
      </w:r>
      <w:r w:rsidRPr="0079495F">
        <w:rPr>
          <w:rFonts w:ascii="Times New Roman" w:hAnsi="Times New Roman" w:cs="Times New Roman"/>
          <w:i/>
          <w:sz w:val="24"/>
          <w:szCs w:val="24"/>
        </w:rPr>
        <w:t>Figure 15</w:t>
      </w:r>
      <w:r>
        <w:rPr>
          <w:rFonts w:ascii="Times New Roman" w:hAnsi="Times New Roman" w:cs="Times New Roman"/>
          <w:sz w:val="24"/>
          <w:szCs w:val="24"/>
        </w:rPr>
        <w:t>. Each of the 32 subjects’ causal and perceptual ratings of the f</w:t>
      </w:r>
      <w:r w:rsidR="004B7EBA">
        <w:rPr>
          <w:rFonts w:ascii="Times New Roman" w:hAnsi="Times New Roman" w:cs="Times New Roman"/>
          <w:sz w:val="24"/>
          <w:szCs w:val="24"/>
        </w:rPr>
        <w:t>our test events in Experiment 497</w:t>
      </w:r>
    </w:p>
    <w:p w14:paraId="467A6BEF" w14:textId="10A9B7A5" w:rsidR="000356C4" w:rsidRDefault="000356C4" w:rsidP="008401A2">
      <w:pPr>
        <w:tabs>
          <w:tab w:val="right" w:leader="dot" w:pos="8640"/>
        </w:tabs>
        <w:spacing w:line="480" w:lineRule="auto"/>
        <w:contextualSpacing/>
        <w:rPr>
          <w:rFonts w:ascii="Times New Roman" w:hAnsi="Times New Roman" w:cs="Times New Roman"/>
          <w:sz w:val="24"/>
          <w:szCs w:val="24"/>
        </w:rPr>
      </w:pPr>
      <w:proofErr w:type="gramStart"/>
      <w:r w:rsidRPr="0079495F">
        <w:rPr>
          <w:rFonts w:ascii="Times New Roman" w:hAnsi="Times New Roman" w:cs="Times New Roman"/>
          <w:i/>
          <w:sz w:val="24"/>
          <w:szCs w:val="24"/>
        </w:rPr>
        <w:t>Figure 16</w:t>
      </w:r>
      <w:r>
        <w:rPr>
          <w:rFonts w:ascii="Times New Roman" w:hAnsi="Times New Roman" w:cs="Times New Roman"/>
          <w:sz w:val="24"/>
          <w:szCs w:val="24"/>
        </w:rPr>
        <w:t>.</w:t>
      </w:r>
      <w:proofErr w:type="gramEnd"/>
      <w:r>
        <w:rPr>
          <w:rFonts w:ascii="Times New Roman" w:hAnsi="Times New Roman" w:cs="Times New Roman"/>
          <w:sz w:val="24"/>
          <w:szCs w:val="24"/>
        </w:rPr>
        <w:t xml:space="preserve"> Infants’ mean looking times to the four test events and one posttest event in Experiment 5</w:t>
      </w:r>
      <w:r w:rsidR="004B7EBA">
        <w:rPr>
          <w:rFonts w:ascii="Times New Roman" w:hAnsi="Times New Roman" w:cs="Times New Roman"/>
          <w:sz w:val="24"/>
          <w:szCs w:val="24"/>
        </w:rPr>
        <w:t>107</w:t>
      </w:r>
    </w:p>
    <w:p w14:paraId="618B7FC5" w14:textId="0B45D284" w:rsidR="000356C4" w:rsidRDefault="000356C4" w:rsidP="008401A2">
      <w:pPr>
        <w:tabs>
          <w:tab w:val="right" w:leader="dot" w:pos="8640"/>
        </w:tabs>
        <w:spacing w:line="480" w:lineRule="auto"/>
        <w:contextualSpacing/>
        <w:rPr>
          <w:rFonts w:ascii="Times New Roman" w:hAnsi="Times New Roman" w:cs="Times New Roman"/>
          <w:sz w:val="24"/>
          <w:szCs w:val="24"/>
        </w:rPr>
      </w:pPr>
      <w:proofErr w:type="gramStart"/>
      <w:r w:rsidRPr="0079495F">
        <w:rPr>
          <w:rFonts w:ascii="Times New Roman" w:hAnsi="Times New Roman" w:cs="Times New Roman"/>
          <w:i/>
          <w:sz w:val="24"/>
          <w:szCs w:val="24"/>
        </w:rPr>
        <w:t>Figure 17</w:t>
      </w:r>
      <w:r>
        <w:rPr>
          <w:rFonts w:ascii="Times New Roman" w:hAnsi="Times New Roman" w:cs="Times New Roman"/>
          <w:sz w:val="24"/>
          <w:szCs w:val="24"/>
        </w:rPr>
        <w:t>.</w:t>
      </w:r>
      <w:proofErr w:type="gramEnd"/>
      <w:r>
        <w:rPr>
          <w:rFonts w:ascii="Times New Roman" w:hAnsi="Times New Roman" w:cs="Times New Roman"/>
          <w:sz w:val="24"/>
          <w:szCs w:val="24"/>
        </w:rPr>
        <w:t xml:space="preserve"> Looking times to the four test events for the “younger” and “older” infants</w:t>
      </w:r>
      <w:r w:rsidR="004B7EBA">
        <w:rPr>
          <w:rFonts w:ascii="Times New Roman" w:hAnsi="Times New Roman" w:cs="Times New Roman"/>
          <w:sz w:val="24"/>
          <w:szCs w:val="24"/>
        </w:rPr>
        <w:t>109</w:t>
      </w:r>
    </w:p>
    <w:p w14:paraId="3FB1A180" w14:textId="1B14E299" w:rsidR="000356C4" w:rsidRDefault="000356C4" w:rsidP="008401A2">
      <w:pPr>
        <w:tabs>
          <w:tab w:val="right" w:leader="dot" w:pos="8640"/>
        </w:tabs>
        <w:spacing w:line="480" w:lineRule="auto"/>
        <w:contextualSpacing/>
        <w:rPr>
          <w:rFonts w:ascii="Times New Roman" w:hAnsi="Times New Roman" w:cs="Times New Roman"/>
          <w:sz w:val="24"/>
          <w:szCs w:val="24"/>
        </w:rPr>
      </w:pPr>
      <w:proofErr w:type="gramStart"/>
      <w:r w:rsidRPr="0079495F">
        <w:rPr>
          <w:rFonts w:ascii="Times New Roman" w:hAnsi="Times New Roman" w:cs="Times New Roman"/>
          <w:i/>
          <w:sz w:val="24"/>
          <w:szCs w:val="24"/>
        </w:rPr>
        <w:lastRenderedPageBreak/>
        <w:t>Figure 18</w:t>
      </w:r>
      <w:r>
        <w:rPr>
          <w:rFonts w:ascii="Times New Roman" w:hAnsi="Times New Roman" w:cs="Times New Roman"/>
          <w:sz w:val="24"/>
          <w:szCs w:val="24"/>
        </w:rPr>
        <w:t>.</w:t>
      </w:r>
      <w:proofErr w:type="gramEnd"/>
      <w:r>
        <w:rPr>
          <w:rFonts w:ascii="Times New Roman" w:hAnsi="Times New Roman" w:cs="Times New Roman"/>
          <w:sz w:val="24"/>
          <w:szCs w:val="24"/>
        </w:rPr>
        <w:t xml:space="preserve"> Looking times to the four test events for the 13 “younger</w:t>
      </w:r>
      <w:r w:rsidR="004B7EBA">
        <w:rPr>
          <w:rFonts w:ascii="Times New Roman" w:hAnsi="Times New Roman" w:cs="Times New Roman"/>
          <w:sz w:val="24"/>
          <w:szCs w:val="24"/>
        </w:rPr>
        <w:t>” infants111</w:t>
      </w:r>
    </w:p>
    <w:p w14:paraId="1C8D8BC9" w14:textId="330327A6" w:rsidR="000356C4" w:rsidRDefault="000356C4" w:rsidP="008401A2">
      <w:pPr>
        <w:tabs>
          <w:tab w:val="right" w:leader="dot" w:pos="8640"/>
        </w:tabs>
        <w:spacing w:line="480" w:lineRule="auto"/>
        <w:contextualSpacing/>
        <w:rPr>
          <w:rFonts w:ascii="Times New Roman" w:hAnsi="Times New Roman" w:cs="Times New Roman"/>
          <w:sz w:val="24"/>
          <w:szCs w:val="24"/>
        </w:rPr>
      </w:pPr>
      <w:proofErr w:type="gramStart"/>
      <w:r w:rsidRPr="0079495F">
        <w:rPr>
          <w:rFonts w:ascii="Times New Roman" w:hAnsi="Times New Roman" w:cs="Times New Roman"/>
          <w:i/>
          <w:sz w:val="24"/>
          <w:szCs w:val="24"/>
        </w:rPr>
        <w:t>Figure 19</w:t>
      </w:r>
      <w:r>
        <w:rPr>
          <w:rFonts w:ascii="Times New Roman" w:hAnsi="Times New Roman" w:cs="Times New Roman"/>
          <w:sz w:val="24"/>
          <w:szCs w:val="24"/>
        </w:rPr>
        <w:t>.</w:t>
      </w:r>
      <w:proofErr w:type="gramEnd"/>
      <w:r>
        <w:rPr>
          <w:rFonts w:ascii="Times New Roman" w:hAnsi="Times New Roman" w:cs="Times New Roman"/>
          <w:sz w:val="24"/>
          <w:szCs w:val="24"/>
        </w:rPr>
        <w:t xml:space="preserve"> Looking times to the four test ev</w:t>
      </w:r>
      <w:r w:rsidR="004B7EBA">
        <w:rPr>
          <w:rFonts w:ascii="Times New Roman" w:hAnsi="Times New Roman" w:cs="Times New Roman"/>
          <w:sz w:val="24"/>
          <w:szCs w:val="24"/>
        </w:rPr>
        <w:t>ents for the 12 “older” infants112</w:t>
      </w:r>
    </w:p>
    <w:p w14:paraId="7CE70663" w14:textId="5D1CC01E" w:rsidR="004B7EBA" w:rsidRPr="004B7EBA" w:rsidRDefault="004B7EBA" w:rsidP="008401A2">
      <w:pPr>
        <w:tabs>
          <w:tab w:val="right" w:leader="dot" w:pos="8640"/>
        </w:tabs>
        <w:spacing w:line="480" w:lineRule="auto"/>
        <w:contextualSpacing/>
        <w:rPr>
          <w:rFonts w:ascii="Times New Roman" w:hAnsi="Times New Roman" w:cs="Times New Roman"/>
          <w:sz w:val="24"/>
          <w:szCs w:val="24"/>
        </w:rPr>
      </w:pPr>
      <w:proofErr w:type="gramStart"/>
      <w:r>
        <w:rPr>
          <w:rFonts w:ascii="Times New Roman" w:hAnsi="Times New Roman" w:cs="Times New Roman"/>
          <w:i/>
          <w:sz w:val="24"/>
          <w:szCs w:val="24"/>
        </w:rPr>
        <w:t>Figure 20.</w:t>
      </w:r>
      <w:proofErr w:type="gramEnd"/>
      <w:r w:rsidRPr="004B7EBA">
        <w:t xml:space="preserve"> </w:t>
      </w:r>
      <w:r w:rsidRPr="004B7EBA">
        <w:rPr>
          <w:rFonts w:ascii="Times New Roman" w:hAnsi="Times New Roman" w:cs="Times New Roman"/>
          <w:sz w:val="24"/>
          <w:szCs w:val="24"/>
        </w:rPr>
        <w:t>Looking times to the four test events for the “fast” and “slow” habit</w:t>
      </w:r>
      <w:r>
        <w:rPr>
          <w:rFonts w:ascii="Times New Roman" w:hAnsi="Times New Roman" w:cs="Times New Roman"/>
          <w:sz w:val="24"/>
          <w:szCs w:val="24"/>
        </w:rPr>
        <w:t>uators113</w:t>
      </w:r>
    </w:p>
    <w:p w14:paraId="45ED0B36" w14:textId="2ADF8C79" w:rsidR="004B7EBA" w:rsidRPr="004B7EBA" w:rsidRDefault="004B7EBA" w:rsidP="008401A2">
      <w:pPr>
        <w:tabs>
          <w:tab w:val="right" w:leader="dot" w:pos="8640"/>
        </w:tabs>
        <w:spacing w:line="480" w:lineRule="auto"/>
        <w:contextualSpacing/>
        <w:rPr>
          <w:rFonts w:ascii="Times New Roman" w:hAnsi="Times New Roman" w:cs="Times New Roman"/>
          <w:sz w:val="24"/>
          <w:szCs w:val="24"/>
        </w:rPr>
      </w:pPr>
      <w:proofErr w:type="gramStart"/>
      <w:r>
        <w:rPr>
          <w:rFonts w:ascii="Times New Roman" w:hAnsi="Times New Roman" w:cs="Times New Roman"/>
          <w:i/>
          <w:sz w:val="24"/>
          <w:szCs w:val="24"/>
        </w:rPr>
        <w:t>Figure 21.</w:t>
      </w:r>
      <w:proofErr w:type="gramEnd"/>
      <w:r w:rsidRPr="004B7EBA">
        <w:t xml:space="preserve"> </w:t>
      </w:r>
      <w:r w:rsidRPr="004B7EBA">
        <w:rPr>
          <w:rFonts w:ascii="Times New Roman" w:hAnsi="Times New Roman" w:cs="Times New Roman"/>
          <w:sz w:val="24"/>
          <w:szCs w:val="24"/>
        </w:rPr>
        <w:t>Looking times to the four test events for th</w:t>
      </w:r>
      <w:r>
        <w:rPr>
          <w:rFonts w:ascii="Times New Roman" w:hAnsi="Times New Roman" w:cs="Times New Roman"/>
          <w:sz w:val="24"/>
          <w:szCs w:val="24"/>
        </w:rPr>
        <w:t>e 12 “slow” habituators infants114</w:t>
      </w:r>
    </w:p>
    <w:p w14:paraId="29F3533B" w14:textId="2052FDCE" w:rsidR="004B7EBA" w:rsidRPr="004B7EBA" w:rsidRDefault="004B7EBA" w:rsidP="008401A2">
      <w:pPr>
        <w:tabs>
          <w:tab w:val="right" w:leader="dot" w:pos="8640"/>
        </w:tabs>
        <w:spacing w:line="480" w:lineRule="auto"/>
        <w:contextualSpacing/>
        <w:rPr>
          <w:rFonts w:ascii="Times New Roman" w:hAnsi="Times New Roman" w:cs="Times New Roman"/>
          <w:sz w:val="24"/>
          <w:szCs w:val="24"/>
        </w:rPr>
      </w:pPr>
      <w:proofErr w:type="gramStart"/>
      <w:r>
        <w:rPr>
          <w:rFonts w:ascii="Times New Roman" w:hAnsi="Times New Roman" w:cs="Times New Roman"/>
          <w:i/>
          <w:sz w:val="24"/>
          <w:szCs w:val="24"/>
        </w:rPr>
        <w:t>Figure 22.</w:t>
      </w:r>
      <w:proofErr w:type="gramEnd"/>
      <w:r w:rsidRPr="004B7EBA">
        <w:t xml:space="preserve"> </w:t>
      </w:r>
      <w:r w:rsidRPr="004B7EBA">
        <w:rPr>
          <w:rFonts w:ascii="Times New Roman" w:hAnsi="Times New Roman" w:cs="Times New Roman"/>
          <w:sz w:val="24"/>
          <w:szCs w:val="24"/>
        </w:rPr>
        <w:t>Looking times to the four test events for th</w:t>
      </w:r>
      <w:r>
        <w:rPr>
          <w:rFonts w:ascii="Times New Roman" w:hAnsi="Times New Roman" w:cs="Times New Roman"/>
          <w:sz w:val="24"/>
          <w:szCs w:val="24"/>
        </w:rPr>
        <w:t>e 13 “fast” habituators infants115</w:t>
      </w:r>
    </w:p>
    <w:p w14:paraId="7D386127" w14:textId="77777777" w:rsidR="000356C4" w:rsidRDefault="000356C4" w:rsidP="000356C4"/>
    <w:p w14:paraId="6A3DBBD1" w14:textId="77777777" w:rsidR="000356C4" w:rsidRPr="000356C4" w:rsidRDefault="000356C4" w:rsidP="000356C4">
      <w:pPr>
        <w:rPr>
          <w:rFonts w:ascii="Times New Roman" w:hAnsi="Times New Roman" w:cs="Times New Roman"/>
          <w:sz w:val="24"/>
          <w:szCs w:val="24"/>
        </w:rPr>
      </w:pPr>
    </w:p>
    <w:p w14:paraId="2B5F9E01" w14:textId="77777777" w:rsidR="002719A8" w:rsidRPr="00A16D3D" w:rsidRDefault="002719A8" w:rsidP="002719A8">
      <w:pPr>
        <w:rPr>
          <w:rFonts w:ascii="Times New Roman" w:hAnsi="Times New Roman" w:cs="Times New Roman"/>
          <w:sz w:val="24"/>
          <w:szCs w:val="24"/>
        </w:rPr>
        <w:sectPr w:rsidR="002719A8" w:rsidRPr="00A16D3D" w:rsidSect="00A16D3D">
          <w:headerReference w:type="default" r:id="rId9"/>
          <w:headerReference w:type="first" r:id="rId10"/>
          <w:pgSz w:w="12240" w:h="15840"/>
          <w:pgMar w:top="1440" w:right="1440" w:bottom="1440" w:left="1440" w:header="720" w:footer="720" w:gutter="0"/>
          <w:pgNumType w:fmt="lowerRoman"/>
          <w:cols w:space="720"/>
          <w:titlePg/>
          <w:docGrid w:linePitch="360"/>
        </w:sectPr>
      </w:pPr>
    </w:p>
    <w:p w14:paraId="53DA8448" w14:textId="1058EE3F" w:rsidR="008C18EE" w:rsidRPr="00E208AF" w:rsidRDefault="008C18EE" w:rsidP="00913F68">
      <w:pPr>
        <w:pStyle w:val="Heading1"/>
      </w:pPr>
      <w:bookmarkStart w:id="0" w:name="_Toc522727389"/>
      <w:r w:rsidRPr="00E208AF">
        <w:lastRenderedPageBreak/>
        <w:t>Introduction</w:t>
      </w:r>
      <w:bookmarkEnd w:id="0"/>
    </w:p>
    <w:p w14:paraId="7A02C25F" w14:textId="307097BC" w:rsidR="002719A8" w:rsidRPr="00E208AF" w:rsidRDefault="008C18EE" w:rsidP="002719A8">
      <w:pPr>
        <w:spacing w:line="480" w:lineRule="auto"/>
        <w:ind w:firstLine="720"/>
        <w:contextualSpacing/>
        <w:rPr>
          <w:rFonts w:ascii="Times New Roman" w:hAnsi="Times New Roman" w:cs="Times New Roman"/>
          <w:sz w:val="24"/>
          <w:szCs w:val="24"/>
        </w:rPr>
      </w:pPr>
      <w:r w:rsidRPr="00E208AF">
        <w:rPr>
          <w:rFonts w:ascii="Times New Roman" w:hAnsi="Times New Roman" w:cs="Times New Roman"/>
          <w:sz w:val="24"/>
          <w:szCs w:val="24"/>
        </w:rPr>
        <w:t xml:space="preserve">Of all the abilities that enable humans to understand how the world works, perhaps few are as fundamental as causal perception and causal reasoning. These abilities are important because they allow humans not only to perceive and encode cause-and-effect relations in the world but to reason about the effects of interventions on those relationships as well as to reason about the effects of interventions that were not explicitly undertaken. Successful understanding of how light switches operate, for example, requires that reasoners first recognize that a causal relation exists between the light switch and its source in the first place; that is, it requires that learners first perceive the relation as a causal one in which the light switch is seen as the cause of the light source's illumination. Second, it requires that reasoners be able either to generate the effect or to extinguish it by manipulating the position of the light switch itself (e.g., flipping the switch up) such as by flipping the switch in one direction to produce light illumination but in a different direction to prevent light illumination. Finally, a successful understanding requires that learners be able to reason counterfactually about the relation between causes and effects; that is, a complete causal understanding of this simple light system requires that learners be able to reason about what would have happened if an alternative action had been undertaken such as recognizing that the light bulb would not have illuminated if the switch were flipped in </w:t>
      </w:r>
      <w:r w:rsidR="00BC6664">
        <w:rPr>
          <w:rFonts w:ascii="Times New Roman" w:hAnsi="Times New Roman" w:cs="Times New Roman"/>
          <w:sz w:val="24"/>
          <w:szCs w:val="24"/>
        </w:rPr>
        <w:t>the opposite direction</w:t>
      </w:r>
      <w:r w:rsidR="002719A8">
        <w:rPr>
          <w:rFonts w:ascii="Times New Roman" w:hAnsi="Times New Roman" w:cs="Times New Roman"/>
          <w:sz w:val="24"/>
          <w:szCs w:val="24"/>
        </w:rPr>
        <w:t>.</w:t>
      </w:r>
    </w:p>
    <w:p w14:paraId="1B59FF4D" w14:textId="77777777" w:rsidR="000E613A" w:rsidRPr="00E208AF" w:rsidRDefault="000E613A" w:rsidP="00C7016D">
      <w:pPr>
        <w:pStyle w:val="Heading2"/>
        <w:ind w:left="0"/>
        <w:rPr>
          <w:sz w:val="24"/>
          <w:szCs w:val="24"/>
        </w:rPr>
      </w:pPr>
      <w:bookmarkStart w:id="1" w:name="_Toc522727390"/>
      <w:r w:rsidRPr="00E208AF">
        <w:rPr>
          <w:sz w:val="24"/>
          <w:szCs w:val="24"/>
        </w:rPr>
        <w:t>Overview of the present dissertation</w:t>
      </w:r>
      <w:bookmarkEnd w:id="1"/>
    </w:p>
    <w:p w14:paraId="66A3F9B3" w14:textId="5B643D34" w:rsidR="00C32D32" w:rsidRPr="00E208AF" w:rsidRDefault="00C32D32"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Research on this topic with young infants has revealed that the ability to perceive cause-and-effect relations emerges between 4</w:t>
      </w:r>
      <w:r w:rsidR="00FC603A" w:rsidRPr="00E208AF">
        <w:rPr>
          <w:rFonts w:ascii="Times New Roman" w:hAnsi="Times New Roman" w:cs="Times New Roman"/>
          <w:sz w:val="24"/>
          <w:szCs w:val="24"/>
        </w:rPr>
        <w:t xml:space="preserve">½ </w:t>
      </w:r>
      <w:r w:rsidRPr="00E208AF">
        <w:rPr>
          <w:rFonts w:ascii="Times New Roman" w:hAnsi="Times New Roman" w:cs="Times New Roman"/>
          <w:sz w:val="24"/>
          <w:szCs w:val="24"/>
        </w:rPr>
        <w:t>and 10 months of age (e.g. Leslie &amp; Keeble, 1987; Oakes &amp; Cohen, 1990; Rakison &amp; Krogh, 2012), but that the ability to engage in more explicit forms of reasoning about causes</w:t>
      </w:r>
      <w:r w:rsidR="00187715">
        <w:rPr>
          <w:rFonts w:ascii="Times New Roman" w:hAnsi="Times New Roman" w:cs="Times New Roman"/>
          <w:sz w:val="24"/>
          <w:szCs w:val="24"/>
        </w:rPr>
        <w:t>—</w:t>
      </w:r>
      <w:r w:rsidRPr="00E208AF">
        <w:rPr>
          <w:rFonts w:ascii="Times New Roman" w:hAnsi="Times New Roman" w:cs="Times New Roman"/>
          <w:sz w:val="24"/>
          <w:szCs w:val="24"/>
        </w:rPr>
        <w:t>such as that described above</w:t>
      </w:r>
      <w:r w:rsidR="00187715">
        <w:rPr>
          <w:rFonts w:ascii="Times New Roman" w:hAnsi="Times New Roman" w:cs="Times New Roman"/>
          <w:sz w:val="24"/>
          <w:szCs w:val="24"/>
        </w:rPr>
        <w:t>—</w:t>
      </w:r>
      <w:r w:rsidRPr="00E208AF">
        <w:rPr>
          <w:rFonts w:ascii="Times New Roman" w:hAnsi="Times New Roman" w:cs="Times New Roman"/>
          <w:sz w:val="24"/>
          <w:szCs w:val="24"/>
        </w:rPr>
        <w:t xml:space="preserve">is thought to emerge later in </w:t>
      </w:r>
      <w:r w:rsidRPr="00E208AF">
        <w:rPr>
          <w:rFonts w:ascii="Times New Roman" w:hAnsi="Times New Roman" w:cs="Times New Roman"/>
          <w:sz w:val="24"/>
          <w:szCs w:val="24"/>
        </w:rPr>
        <w:lastRenderedPageBreak/>
        <w:t>development between 18 months and 5 years of age (e.g., Gopnik et al., 2004). Despite the impressive body of work that has examined the development of causal perception and causal reasoning in infants and young children, little is known about: (a) how, whether, and to what extent, causal perception and causal reasoning are related, (b) whether early causal perception underpins later causal reasoning, and (c) whether and to what extent both abilities are subserved by the same or different underlying learning mechanisms. It is as-yet unresolved, for example, whether causal perception and causal reasoning are underpinned by domain-specific learning mechanisms, modules, or skeletal systems that constrain and facilitate causal learning or whether, instead, both abilities are underpinned by domain-general learning mechanisms such as associative learning that operate over structured input and that support learning</w:t>
      </w:r>
      <w:r w:rsidR="00187715">
        <w:rPr>
          <w:rFonts w:ascii="Times New Roman" w:hAnsi="Times New Roman" w:cs="Times New Roman"/>
          <w:sz w:val="24"/>
          <w:szCs w:val="24"/>
        </w:rPr>
        <w:t xml:space="preserve"> across a range of content domains</w:t>
      </w:r>
      <w:r w:rsidRPr="00E208AF">
        <w:rPr>
          <w:rFonts w:ascii="Times New Roman" w:hAnsi="Times New Roman" w:cs="Times New Roman"/>
          <w:sz w:val="24"/>
          <w:szCs w:val="24"/>
        </w:rPr>
        <w:t xml:space="preserve">. </w:t>
      </w:r>
    </w:p>
    <w:p w14:paraId="3BAF2D5E" w14:textId="5548CC61" w:rsidR="00C32D32" w:rsidRPr="00E208AF" w:rsidRDefault="00C32D32"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 xml:space="preserve">Comparatively little is also known about: (d) how humans represent causal events, (e) what the structure of those representations are, including what learning mechanism gives rise to these representations, and (f) how this representation changes between infancy and adulthood. The projects discussed in this dissertation explore these latter issues; namely, </w:t>
      </w:r>
      <w:r w:rsidR="00DA7DBC">
        <w:rPr>
          <w:rFonts w:ascii="Times New Roman" w:hAnsi="Times New Roman" w:cs="Times New Roman"/>
          <w:sz w:val="24"/>
          <w:szCs w:val="24"/>
        </w:rPr>
        <w:t>the experiments reported here</w:t>
      </w:r>
      <w:r w:rsidRPr="00E208AF">
        <w:rPr>
          <w:rFonts w:ascii="Times New Roman" w:hAnsi="Times New Roman" w:cs="Times New Roman"/>
          <w:sz w:val="24"/>
          <w:szCs w:val="24"/>
        </w:rPr>
        <w:t xml:space="preserve"> use four-object launching sequences to examine how infants</w:t>
      </w:r>
      <w:r w:rsidR="00DA7DBC">
        <w:rPr>
          <w:rFonts w:ascii="Times New Roman" w:hAnsi="Times New Roman" w:cs="Times New Roman"/>
          <w:sz w:val="24"/>
          <w:szCs w:val="24"/>
        </w:rPr>
        <w:t xml:space="preserve"> (Experiment 1)</w:t>
      </w:r>
      <w:r w:rsidRPr="00E208AF">
        <w:rPr>
          <w:rFonts w:ascii="Times New Roman" w:hAnsi="Times New Roman" w:cs="Times New Roman"/>
          <w:sz w:val="24"/>
          <w:szCs w:val="24"/>
        </w:rPr>
        <w:t xml:space="preserve"> between the ages of 18 and 22 months and adults</w:t>
      </w:r>
      <w:r w:rsidR="00DA7DBC">
        <w:rPr>
          <w:rFonts w:ascii="Times New Roman" w:hAnsi="Times New Roman" w:cs="Times New Roman"/>
          <w:sz w:val="24"/>
          <w:szCs w:val="24"/>
        </w:rPr>
        <w:t xml:space="preserve"> (Experiments 1 to 4)</w:t>
      </w:r>
      <w:r w:rsidRPr="00E208AF">
        <w:rPr>
          <w:rFonts w:ascii="Times New Roman" w:hAnsi="Times New Roman" w:cs="Times New Roman"/>
          <w:sz w:val="24"/>
          <w:szCs w:val="24"/>
        </w:rPr>
        <w:t xml:space="preserve"> represent causal events, whether those representations are structured as causal graphical models or learned associations</w:t>
      </w:r>
      <w:r w:rsidR="00A1160B">
        <w:rPr>
          <w:rFonts w:ascii="Times New Roman" w:hAnsi="Times New Roman" w:cs="Times New Roman"/>
          <w:sz w:val="24"/>
          <w:szCs w:val="24"/>
        </w:rPr>
        <w:t xml:space="preserve"> among and between low-level perceptual cues and features</w:t>
      </w:r>
      <w:r w:rsidRPr="00E208AF">
        <w:rPr>
          <w:rFonts w:ascii="Times New Roman" w:hAnsi="Times New Roman" w:cs="Times New Roman"/>
          <w:sz w:val="24"/>
          <w:szCs w:val="24"/>
        </w:rPr>
        <w:t xml:space="preserve">, and how and whether causal representations change between </w:t>
      </w:r>
      <w:r w:rsidR="00A1160B">
        <w:rPr>
          <w:rFonts w:ascii="Times New Roman" w:hAnsi="Times New Roman" w:cs="Times New Roman"/>
          <w:sz w:val="24"/>
          <w:szCs w:val="24"/>
        </w:rPr>
        <w:t>late infancy and adulthood</w:t>
      </w:r>
      <w:r w:rsidRPr="00E208AF">
        <w:rPr>
          <w:rFonts w:ascii="Times New Roman" w:hAnsi="Times New Roman" w:cs="Times New Roman"/>
          <w:sz w:val="24"/>
          <w:szCs w:val="24"/>
        </w:rPr>
        <w:t>. In terms of the structure of causal representations, the experiments reported here explore whether infants and adults are sensitive to and can encode the Markov condition</w:t>
      </w:r>
      <w:r w:rsidR="00F35FEC" w:rsidRPr="00E208AF">
        <w:rPr>
          <w:rFonts w:ascii="Times New Roman" w:hAnsi="Times New Roman" w:cs="Times New Roman"/>
          <w:sz w:val="24"/>
          <w:szCs w:val="24"/>
        </w:rPr>
        <w:t>—</w:t>
      </w:r>
      <w:r w:rsidRPr="00E208AF">
        <w:rPr>
          <w:rFonts w:ascii="Times New Roman" w:hAnsi="Times New Roman" w:cs="Times New Roman"/>
          <w:sz w:val="24"/>
          <w:szCs w:val="24"/>
        </w:rPr>
        <w:t>which I describe in detai</w:t>
      </w:r>
      <w:r w:rsidR="00F35FEC" w:rsidRPr="00E208AF">
        <w:rPr>
          <w:rFonts w:ascii="Times New Roman" w:hAnsi="Times New Roman" w:cs="Times New Roman"/>
          <w:sz w:val="24"/>
          <w:szCs w:val="24"/>
        </w:rPr>
        <w:t xml:space="preserve">l in </w:t>
      </w:r>
      <w:r w:rsidR="003E7257">
        <w:rPr>
          <w:rFonts w:ascii="Times New Roman" w:hAnsi="Times New Roman" w:cs="Times New Roman"/>
          <w:sz w:val="24"/>
          <w:szCs w:val="24"/>
        </w:rPr>
        <w:t>Section 3.6</w:t>
      </w:r>
      <w:r w:rsidR="00F35FEC" w:rsidRPr="00E208AF">
        <w:rPr>
          <w:rFonts w:ascii="Times New Roman" w:hAnsi="Times New Roman" w:cs="Times New Roman"/>
          <w:sz w:val="24"/>
          <w:szCs w:val="24"/>
        </w:rPr>
        <w:t>—i</w:t>
      </w:r>
      <w:r w:rsidRPr="00E208AF">
        <w:rPr>
          <w:rFonts w:ascii="Times New Roman" w:hAnsi="Times New Roman" w:cs="Times New Roman"/>
          <w:sz w:val="24"/>
          <w:szCs w:val="24"/>
        </w:rPr>
        <w:t>n</w:t>
      </w:r>
      <w:r w:rsidR="00F35FEC" w:rsidRPr="00E208AF">
        <w:rPr>
          <w:rFonts w:ascii="Times New Roman" w:hAnsi="Times New Roman" w:cs="Times New Roman"/>
          <w:sz w:val="24"/>
          <w:szCs w:val="24"/>
        </w:rPr>
        <w:t xml:space="preserve">  </w:t>
      </w:r>
      <w:r w:rsidRPr="00E208AF">
        <w:rPr>
          <w:rFonts w:ascii="Times New Roman" w:hAnsi="Times New Roman" w:cs="Times New Roman"/>
          <w:sz w:val="24"/>
          <w:szCs w:val="24"/>
        </w:rPr>
        <w:t xml:space="preserve">four-object launching sequences and, to the extent that infants and adults can encode the Markov condition, </w:t>
      </w:r>
      <w:r w:rsidRPr="00E208AF">
        <w:rPr>
          <w:rFonts w:ascii="Times New Roman" w:hAnsi="Times New Roman" w:cs="Times New Roman"/>
          <w:sz w:val="24"/>
          <w:szCs w:val="24"/>
        </w:rPr>
        <w:lastRenderedPageBreak/>
        <w:t>whether</w:t>
      </w:r>
      <w:r w:rsidR="00F35FEC" w:rsidRPr="00E208AF">
        <w:rPr>
          <w:rFonts w:ascii="Times New Roman" w:hAnsi="Times New Roman" w:cs="Times New Roman"/>
          <w:sz w:val="24"/>
          <w:szCs w:val="24"/>
        </w:rPr>
        <w:t xml:space="preserve"> (1)</w:t>
      </w:r>
      <w:r w:rsidRPr="00E208AF">
        <w:rPr>
          <w:rFonts w:ascii="Times New Roman" w:hAnsi="Times New Roman" w:cs="Times New Roman"/>
          <w:sz w:val="24"/>
          <w:szCs w:val="24"/>
        </w:rPr>
        <w:t xml:space="preserve"> </w:t>
      </w:r>
      <w:r w:rsidR="00F35FEC" w:rsidRPr="00E208AF">
        <w:rPr>
          <w:rFonts w:ascii="Times New Roman" w:hAnsi="Times New Roman" w:cs="Times New Roman"/>
          <w:sz w:val="24"/>
          <w:szCs w:val="24"/>
        </w:rPr>
        <w:t>both groups</w:t>
      </w:r>
      <w:r w:rsidRPr="00E208AF">
        <w:rPr>
          <w:rFonts w:ascii="Times New Roman" w:hAnsi="Times New Roman" w:cs="Times New Roman"/>
          <w:sz w:val="24"/>
          <w:szCs w:val="24"/>
        </w:rPr>
        <w:t xml:space="preserve"> respond equivalently to test sequences that </w:t>
      </w:r>
      <w:r w:rsidR="00F35FEC" w:rsidRPr="00E208AF">
        <w:rPr>
          <w:rFonts w:ascii="Times New Roman" w:hAnsi="Times New Roman" w:cs="Times New Roman"/>
          <w:sz w:val="24"/>
          <w:szCs w:val="24"/>
        </w:rPr>
        <w:t>preserve</w:t>
      </w:r>
      <w:r w:rsidRPr="00E208AF">
        <w:rPr>
          <w:rFonts w:ascii="Times New Roman" w:hAnsi="Times New Roman" w:cs="Times New Roman"/>
          <w:sz w:val="24"/>
          <w:szCs w:val="24"/>
        </w:rPr>
        <w:t xml:space="preserve"> </w:t>
      </w:r>
      <w:r w:rsidR="003128BB">
        <w:rPr>
          <w:rFonts w:ascii="Times New Roman" w:hAnsi="Times New Roman" w:cs="Times New Roman"/>
          <w:sz w:val="24"/>
          <w:szCs w:val="24"/>
        </w:rPr>
        <w:t xml:space="preserve">the conditional independence relations expressed by the Markov condition </w:t>
      </w:r>
      <w:r w:rsidR="00F35FEC" w:rsidRPr="00E208AF">
        <w:rPr>
          <w:rFonts w:ascii="Times New Roman" w:hAnsi="Times New Roman" w:cs="Times New Roman"/>
          <w:sz w:val="24"/>
          <w:szCs w:val="24"/>
        </w:rPr>
        <w:t>but differently to sequences that violate it</w:t>
      </w:r>
      <w:r w:rsidRPr="00E208AF">
        <w:rPr>
          <w:rFonts w:ascii="Times New Roman" w:hAnsi="Times New Roman" w:cs="Times New Roman"/>
          <w:sz w:val="24"/>
          <w:szCs w:val="24"/>
        </w:rPr>
        <w:t xml:space="preserve"> (Experiment 1 and 4) or, instead, </w:t>
      </w:r>
      <w:r w:rsidR="00F35FEC" w:rsidRPr="00E208AF">
        <w:rPr>
          <w:rFonts w:ascii="Times New Roman" w:hAnsi="Times New Roman" w:cs="Times New Roman"/>
          <w:sz w:val="24"/>
          <w:szCs w:val="24"/>
        </w:rPr>
        <w:t xml:space="preserve">(2) </w:t>
      </w:r>
      <w:r w:rsidRPr="00E208AF">
        <w:rPr>
          <w:rFonts w:ascii="Times New Roman" w:hAnsi="Times New Roman" w:cs="Times New Roman"/>
          <w:sz w:val="24"/>
          <w:szCs w:val="24"/>
        </w:rPr>
        <w:t>based on lower-level perceptual cues such as the spatial relations between the elements in the sequences (Experiment</w:t>
      </w:r>
      <w:r w:rsidR="0046312F">
        <w:rPr>
          <w:rFonts w:ascii="Times New Roman" w:hAnsi="Times New Roman" w:cs="Times New Roman"/>
          <w:sz w:val="24"/>
          <w:szCs w:val="24"/>
        </w:rPr>
        <w:t>s</w:t>
      </w:r>
      <w:r w:rsidRPr="00E208AF">
        <w:rPr>
          <w:rFonts w:ascii="Times New Roman" w:hAnsi="Times New Roman" w:cs="Times New Roman"/>
          <w:sz w:val="24"/>
          <w:szCs w:val="24"/>
        </w:rPr>
        <w:t xml:space="preserve"> 2</w:t>
      </w:r>
      <w:r w:rsidR="0046312F">
        <w:rPr>
          <w:rFonts w:ascii="Times New Roman" w:hAnsi="Times New Roman" w:cs="Times New Roman"/>
          <w:sz w:val="24"/>
          <w:szCs w:val="24"/>
        </w:rPr>
        <w:t xml:space="preserve"> and 3</w:t>
      </w:r>
      <w:r w:rsidRPr="00E208AF">
        <w:rPr>
          <w:rFonts w:ascii="Times New Roman" w:hAnsi="Times New Roman" w:cs="Times New Roman"/>
          <w:sz w:val="24"/>
          <w:szCs w:val="24"/>
        </w:rPr>
        <w:t xml:space="preserve">), and </w:t>
      </w:r>
      <w:r w:rsidR="00F35FEC" w:rsidRPr="00E208AF">
        <w:rPr>
          <w:rFonts w:ascii="Times New Roman" w:hAnsi="Times New Roman" w:cs="Times New Roman"/>
          <w:sz w:val="24"/>
          <w:szCs w:val="24"/>
        </w:rPr>
        <w:t xml:space="preserve">(3) </w:t>
      </w:r>
      <w:r w:rsidRPr="00E208AF">
        <w:rPr>
          <w:rFonts w:ascii="Times New Roman" w:hAnsi="Times New Roman" w:cs="Times New Roman"/>
          <w:sz w:val="24"/>
          <w:szCs w:val="24"/>
        </w:rPr>
        <w:t xml:space="preserve">whether responses based on either of these potential cues changes between </w:t>
      </w:r>
      <w:r w:rsidR="002F77F6">
        <w:rPr>
          <w:rFonts w:ascii="Times New Roman" w:hAnsi="Times New Roman" w:cs="Times New Roman"/>
          <w:sz w:val="24"/>
          <w:szCs w:val="24"/>
        </w:rPr>
        <w:t xml:space="preserve">late </w:t>
      </w:r>
      <w:r w:rsidRPr="00E208AF">
        <w:rPr>
          <w:rFonts w:ascii="Times New Roman" w:hAnsi="Times New Roman" w:cs="Times New Roman"/>
          <w:sz w:val="24"/>
          <w:szCs w:val="24"/>
        </w:rPr>
        <w:t xml:space="preserve">infancy and adulthood. If infants and/or adults are shown to be sensitive to and can encode the Markov condition, an additional experiment </w:t>
      </w:r>
      <w:r w:rsidR="001966BC">
        <w:rPr>
          <w:rFonts w:ascii="Times New Roman" w:hAnsi="Times New Roman" w:cs="Times New Roman"/>
          <w:sz w:val="24"/>
          <w:szCs w:val="24"/>
        </w:rPr>
        <w:t xml:space="preserve">with adults </w:t>
      </w:r>
      <w:r w:rsidRPr="00E208AF">
        <w:rPr>
          <w:rFonts w:ascii="Times New Roman" w:hAnsi="Times New Roman" w:cs="Times New Roman"/>
          <w:sz w:val="24"/>
          <w:szCs w:val="24"/>
        </w:rPr>
        <w:t xml:space="preserve">examines over what variables adults encode the Markov condition (Experiment </w:t>
      </w:r>
      <w:r w:rsidR="000A5CFA">
        <w:rPr>
          <w:rFonts w:ascii="Times New Roman" w:hAnsi="Times New Roman" w:cs="Times New Roman"/>
          <w:sz w:val="24"/>
          <w:szCs w:val="24"/>
        </w:rPr>
        <w:t>4</w:t>
      </w:r>
      <w:r w:rsidRPr="00E208AF">
        <w:rPr>
          <w:rFonts w:ascii="Times New Roman" w:hAnsi="Times New Roman" w:cs="Times New Roman"/>
          <w:sz w:val="24"/>
          <w:szCs w:val="24"/>
        </w:rPr>
        <w:t xml:space="preserve">). </w:t>
      </w:r>
      <w:r w:rsidR="00EF0B9C">
        <w:rPr>
          <w:rFonts w:ascii="Times New Roman" w:hAnsi="Times New Roman" w:cs="Times New Roman"/>
          <w:sz w:val="24"/>
          <w:szCs w:val="24"/>
        </w:rPr>
        <w:t>The</w:t>
      </w:r>
      <w:r w:rsidR="008D16E6">
        <w:rPr>
          <w:rFonts w:ascii="Times New Roman" w:hAnsi="Times New Roman" w:cs="Times New Roman"/>
          <w:sz w:val="24"/>
          <w:szCs w:val="24"/>
        </w:rPr>
        <w:t xml:space="preserve"> experiments reported here are</w:t>
      </w:r>
      <w:r w:rsidR="00EF0B9C">
        <w:rPr>
          <w:rFonts w:ascii="Times New Roman" w:hAnsi="Times New Roman" w:cs="Times New Roman"/>
          <w:sz w:val="24"/>
          <w:szCs w:val="24"/>
        </w:rPr>
        <w:t xml:space="preserve"> novel</w:t>
      </w:r>
      <w:r w:rsidRPr="00E208AF">
        <w:rPr>
          <w:rFonts w:ascii="Times New Roman" w:hAnsi="Times New Roman" w:cs="Times New Roman"/>
          <w:sz w:val="24"/>
          <w:szCs w:val="24"/>
        </w:rPr>
        <w:t xml:space="preserve"> because they examine open and as-yet explored questions that pertain to how infants and adults represent causal events, whether those are represented as causal graphical models or learned associations, and how causal representations change between inf</w:t>
      </w:r>
      <w:r w:rsidR="008D16E6">
        <w:rPr>
          <w:rFonts w:ascii="Times New Roman" w:hAnsi="Times New Roman" w:cs="Times New Roman"/>
          <w:sz w:val="24"/>
          <w:szCs w:val="24"/>
        </w:rPr>
        <w:t>ancy and adulthood. Second, the experiments reported here are novel because they</w:t>
      </w:r>
      <w:r w:rsidRPr="00E208AF">
        <w:rPr>
          <w:rFonts w:ascii="Times New Roman" w:hAnsi="Times New Roman" w:cs="Times New Roman"/>
          <w:sz w:val="24"/>
          <w:szCs w:val="24"/>
        </w:rPr>
        <w:t xml:space="preserve"> use complex </w:t>
      </w:r>
      <w:r w:rsidR="008D16E6">
        <w:rPr>
          <w:rFonts w:ascii="Times New Roman" w:hAnsi="Times New Roman" w:cs="Times New Roman"/>
          <w:sz w:val="24"/>
          <w:szCs w:val="24"/>
        </w:rPr>
        <w:t xml:space="preserve">four-object, three-chain </w:t>
      </w:r>
      <w:r w:rsidRPr="00E208AF">
        <w:rPr>
          <w:rFonts w:ascii="Times New Roman" w:hAnsi="Times New Roman" w:cs="Times New Roman"/>
          <w:sz w:val="24"/>
          <w:szCs w:val="24"/>
        </w:rPr>
        <w:t>launching</w:t>
      </w:r>
      <w:r w:rsidR="008D16E6">
        <w:rPr>
          <w:rFonts w:ascii="Times New Roman" w:hAnsi="Times New Roman" w:cs="Times New Roman"/>
          <w:sz w:val="24"/>
          <w:szCs w:val="24"/>
        </w:rPr>
        <w:t xml:space="preserve"> event</w:t>
      </w:r>
      <w:r w:rsidRPr="00E208AF">
        <w:rPr>
          <w:rFonts w:ascii="Times New Roman" w:hAnsi="Times New Roman" w:cs="Times New Roman"/>
          <w:sz w:val="24"/>
          <w:szCs w:val="24"/>
        </w:rPr>
        <w:t xml:space="preserve"> sequences that have not been used in previous research</w:t>
      </w:r>
      <w:r w:rsidR="008D16E6">
        <w:rPr>
          <w:rFonts w:ascii="Times New Roman" w:hAnsi="Times New Roman" w:cs="Times New Roman"/>
          <w:sz w:val="24"/>
          <w:szCs w:val="24"/>
        </w:rPr>
        <w:t xml:space="preserve"> </w:t>
      </w:r>
      <w:r w:rsidRPr="00E208AF">
        <w:rPr>
          <w:rFonts w:ascii="Times New Roman" w:hAnsi="Times New Roman" w:cs="Times New Roman"/>
          <w:sz w:val="24"/>
          <w:szCs w:val="24"/>
        </w:rPr>
        <w:t>to explore</w:t>
      </w:r>
      <w:r w:rsidR="008D16E6">
        <w:rPr>
          <w:rFonts w:ascii="Times New Roman" w:hAnsi="Times New Roman" w:cs="Times New Roman"/>
          <w:sz w:val="24"/>
          <w:szCs w:val="24"/>
        </w:rPr>
        <w:t xml:space="preserve"> novel questions that pertain to how infants and adults process and represent complex causal events </w:t>
      </w:r>
      <w:r w:rsidRPr="00E208AF">
        <w:rPr>
          <w:rFonts w:ascii="Times New Roman" w:hAnsi="Times New Roman" w:cs="Times New Roman"/>
          <w:sz w:val="24"/>
          <w:szCs w:val="24"/>
        </w:rPr>
        <w:t>and to distinguish between competing theoretical accounts. The experiments reported here are also unique because they attempt to bridge the gap between causal perception and causal reasoning</w:t>
      </w:r>
      <w:r w:rsidR="00F35FEC" w:rsidRPr="00E208AF">
        <w:rPr>
          <w:rFonts w:ascii="Times New Roman" w:hAnsi="Times New Roman" w:cs="Times New Roman"/>
          <w:sz w:val="24"/>
          <w:szCs w:val="24"/>
        </w:rPr>
        <w:t>: they</w:t>
      </w:r>
      <w:r w:rsidRPr="00E208AF">
        <w:rPr>
          <w:rFonts w:ascii="Times New Roman" w:hAnsi="Times New Roman" w:cs="Times New Roman"/>
          <w:sz w:val="24"/>
          <w:szCs w:val="24"/>
        </w:rPr>
        <w:t xml:space="preserve"> were designed to distinguish between, and test the viability of, competing </w:t>
      </w:r>
      <w:r w:rsidR="00C94D16" w:rsidRPr="00E208AF">
        <w:rPr>
          <w:rFonts w:ascii="Times New Roman" w:hAnsi="Times New Roman" w:cs="Times New Roman"/>
          <w:sz w:val="24"/>
          <w:szCs w:val="24"/>
        </w:rPr>
        <w:t xml:space="preserve">theoretical </w:t>
      </w:r>
      <w:r w:rsidRPr="00E208AF">
        <w:rPr>
          <w:rFonts w:ascii="Times New Roman" w:hAnsi="Times New Roman" w:cs="Times New Roman"/>
          <w:sz w:val="24"/>
          <w:szCs w:val="24"/>
        </w:rPr>
        <w:t>accounts of causal perception and causal reasoning in the context of putative launching-event sequences.</w:t>
      </w:r>
    </w:p>
    <w:p w14:paraId="4A6C4F82" w14:textId="77777777" w:rsidR="00752702" w:rsidRPr="00E208AF" w:rsidRDefault="00752702" w:rsidP="00C7016D">
      <w:pPr>
        <w:pStyle w:val="Heading2"/>
        <w:ind w:left="0"/>
        <w:rPr>
          <w:sz w:val="24"/>
          <w:szCs w:val="24"/>
        </w:rPr>
      </w:pPr>
      <w:bookmarkStart w:id="2" w:name="_Toc522727391"/>
      <w:r w:rsidRPr="00E208AF">
        <w:rPr>
          <w:sz w:val="24"/>
          <w:szCs w:val="24"/>
        </w:rPr>
        <w:t>Defining causal perception and causal reasoning</w:t>
      </w:r>
      <w:bookmarkEnd w:id="2"/>
    </w:p>
    <w:p w14:paraId="3832F855" w14:textId="3BFD45D9" w:rsidR="000221DE" w:rsidRPr="00E208AF" w:rsidRDefault="00412449"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Despite the fact that there is an extensive body of research that examines causal perception and causal reasoning in young infants and children, there have been relatively few attempts to define them</w:t>
      </w:r>
      <w:r w:rsidR="005D5097">
        <w:rPr>
          <w:rFonts w:ascii="Times New Roman" w:hAnsi="Times New Roman" w:cs="Times New Roman"/>
          <w:sz w:val="24"/>
          <w:szCs w:val="24"/>
        </w:rPr>
        <w:t xml:space="preserve"> (though see Danks, 2009 for one attempt)</w:t>
      </w:r>
      <w:r w:rsidR="002D0441">
        <w:rPr>
          <w:rFonts w:ascii="Times New Roman" w:hAnsi="Times New Roman" w:cs="Times New Roman"/>
          <w:sz w:val="24"/>
          <w:szCs w:val="24"/>
        </w:rPr>
        <w:t xml:space="preserve"> </w:t>
      </w:r>
      <w:r w:rsidRPr="00E208AF">
        <w:rPr>
          <w:rFonts w:ascii="Times New Roman" w:hAnsi="Times New Roman" w:cs="Times New Roman"/>
          <w:sz w:val="24"/>
          <w:szCs w:val="24"/>
        </w:rPr>
        <w:t xml:space="preserve">. One reason for this is that researchers have disagreed considerably on the </w:t>
      </w:r>
      <w:r w:rsidR="004C3629">
        <w:rPr>
          <w:rFonts w:ascii="Times New Roman" w:hAnsi="Times New Roman" w:cs="Times New Roman"/>
          <w:sz w:val="24"/>
          <w:szCs w:val="24"/>
        </w:rPr>
        <w:t>structure</w:t>
      </w:r>
      <w:r w:rsidRPr="00E208AF">
        <w:rPr>
          <w:rFonts w:ascii="Times New Roman" w:hAnsi="Times New Roman" w:cs="Times New Roman"/>
          <w:sz w:val="24"/>
          <w:szCs w:val="24"/>
        </w:rPr>
        <w:t xml:space="preserve"> of the representation that underlies both abilities </w:t>
      </w:r>
      <w:r w:rsidRPr="00E208AF">
        <w:rPr>
          <w:rFonts w:ascii="Times New Roman" w:hAnsi="Times New Roman" w:cs="Times New Roman"/>
          <w:sz w:val="24"/>
          <w:szCs w:val="24"/>
        </w:rPr>
        <w:lastRenderedPageBreak/>
        <w:t>and whether both abilities are underpinned by the same or different mechanism. For example, there is little consensus among developmentalists about whether causality in simple launching events—in which one object causes another object to move—is directly perceived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Leslie, 1994, 1995; </w:t>
      </w:r>
      <w:r w:rsidR="006F55C7">
        <w:rPr>
          <w:rFonts w:ascii="Times New Roman" w:hAnsi="Times New Roman" w:cs="Times New Roman"/>
          <w:sz w:val="24"/>
          <w:szCs w:val="24"/>
        </w:rPr>
        <w:t xml:space="preserve">Michotte, 1946; </w:t>
      </w:r>
      <w:r w:rsidRPr="00E208AF">
        <w:rPr>
          <w:rFonts w:ascii="Times New Roman" w:hAnsi="Times New Roman" w:cs="Times New Roman"/>
          <w:sz w:val="24"/>
          <w:szCs w:val="24"/>
        </w:rPr>
        <w:t>White, 1988) or is inferred based on low-level perceptual cues such as spatial and temporal contiguity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r w:rsidR="006F55C7">
        <w:rPr>
          <w:rFonts w:ascii="Times New Roman" w:hAnsi="Times New Roman" w:cs="Times New Roman"/>
          <w:sz w:val="24"/>
          <w:szCs w:val="24"/>
        </w:rPr>
        <w:t xml:space="preserve">Hume, 1748; </w:t>
      </w:r>
      <w:r w:rsidRPr="00E208AF">
        <w:rPr>
          <w:rFonts w:ascii="Times New Roman" w:hAnsi="Times New Roman" w:cs="Times New Roman"/>
          <w:sz w:val="24"/>
          <w:szCs w:val="24"/>
        </w:rPr>
        <w:t xml:space="preserve">Oakes &amp; Cohen, 1990). Likewise, it is unclear whether domain-general or domain-specific mechanisms underpin causal perception and causal reasoning; that is, it is an open question whether </w:t>
      </w:r>
      <w:proofErr w:type="gramStart"/>
      <w:r w:rsidRPr="00E208AF">
        <w:rPr>
          <w:rFonts w:ascii="Times New Roman" w:hAnsi="Times New Roman" w:cs="Times New Roman"/>
          <w:sz w:val="24"/>
          <w:szCs w:val="24"/>
        </w:rPr>
        <w:t>specialized</w:t>
      </w:r>
      <w:proofErr w:type="gramEnd"/>
      <w:r w:rsidRPr="00E208AF">
        <w:rPr>
          <w:rFonts w:ascii="Times New Roman" w:hAnsi="Times New Roman" w:cs="Times New Roman"/>
          <w:sz w:val="24"/>
          <w:szCs w:val="24"/>
        </w:rPr>
        <w:t xml:space="preserve"> mechanisms—that may emerge from birth or shortly thereafter—subserve causal perception and causal reasoning or whether such perception and reasoning is underpinned by general mechanisms that support learning in a range of content areas. For example, proponents of the domain-specific perspective argue that the ability to reason about causal events is underpinned by specialized mechanisms and systems that support causal perception and causal reasoning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Gopnik, 2003; Gopnik &amp; Wellman, 1994; Leslie, 1994, 1995; Mandler, 1992). In contrast, </w:t>
      </w:r>
      <w:r w:rsidR="0026205B" w:rsidRPr="00E208AF">
        <w:rPr>
          <w:rFonts w:ascii="Times New Roman" w:hAnsi="Times New Roman" w:cs="Times New Roman"/>
          <w:sz w:val="24"/>
          <w:szCs w:val="24"/>
        </w:rPr>
        <w:t>proponents of the domain-general view</w:t>
      </w:r>
      <w:r w:rsidRPr="00E208AF">
        <w:rPr>
          <w:rFonts w:ascii="Times New Roman" w:hAnsi="Times New Roman" w:cs="Times New Roman"/>
          <w:sz w:val="24"/>
          <w:szCs w:val="24"/>
        </w:rPr>
        <w:t>—where the same all-purpose mechanism that governs causal learning also governs learning in other domains (e.g., language)—</w:t>
      </w:r>
      <w:r w:rsidR="0026205B" w:rsidRPr="00E208AF">
        <w:rPr>
          <w:rFonts w:ascii="Times New Roman" w:hAnsi="Times New Roman" w:cs="Times New Roman"/>
          <w:sz w:val="24"/>
          <w:szCs w:val="24"/>
        </w:rPr>
        <w:t xml:space="preserve">argue that </w:t>
      </w:r>
      <w:r w:rsidRPr="00E208AF">
        <w:rPr>
          <w:rFonts w:ascii="Times New Roman" w:hAnsi="Times New Roman" w:cs="Times New Roman"/>
          <w:sz w:val="24"/>
          <w:szCs w:val="24"/>
        </w:rPr>
        <w:t>infants, children, and adults learn to perceive and, later, reason about causal events based on the predictive statistics in causal events (i.e., the correlations between presumed causes and effects).</w:t>
      </w:r>
    </w:p>
    <w:p w14:paraId="166DA102" w14:textId="2646BEFE" w:rsidR="000221DE"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Given this lack of consensus on the definitions of causal perception and causal reasoning, I define causal perception narrowly and in the context of launching-event sequences. I restrict my definition of causal perception to launching sequences because (1) most, if not all, of the studies on causal perception use launching event sequences, (2) launching event sequences are perhaps the clearest and simplest examples of cause-and-effect relations, which have made them especially suitable for testing infants' early causal perception abilities, and (3) launching event </w:t>
      </w:r>
      <w:r w:rsidRPr="00E208AF">
        <w:rPr>
          <w:rFonts w:ascii="Times New Roman" w:hAnsi="Times New Roman" w:cs="Times New Roman"/>
          <w:sz w:val="24"/>
          <w:szCs w:val="24"/>
        </w:rPr>
        <w:lastRenderedPageBreak/>
        <w:t>sequences can be interpreted without recourse to predicate logic or reasoning. Causal perception can therefore be defined in terms of two abilities. First, it requires the ability to distinguish between causal launching events—that is, events in which the movement of the second object is spatially and temporally contiguous with that of a first object—and non-causal launching events</w:t>
      </w:r>
      <w:r w:rsidR="00381ACB" w:rsidRPr="00E208AF">
        <w:rPr>
          <w:rFonts w:ascii="Times New Roman" w:hAnsi="Times New Roman" w:cs="Times New Roman"/>
          <w:sz w:val="24"/>
          <w:szCs w:val="24"/>
        </w:rPr>
        <w:t>—</w:t>
      </w:r>
      <w:r w:rsidRPr="00E208AF">
        <w:rPr>
          <w:rFonts w:ascii="Times New Roman" w:hAnsi="Times New Roman" w:cs="Times New Roman"/>
          <w:sz w:val="24"/>
          <w:szCs w:val="24"/>
        </w:rPr>
        <w:t>that is, events that lack either spatial contiguity, temporal contiguity, or both (Oakes &amp; Cohen, 1990; Leslie, 1984). This means that learners who respond to launching events on the basis of their causality should respond equivalently to non-causal launching sequences—despite the fact that any two non-causal sequences may differ (</w:t>
      </w:r>
      <w:r w:rsidR="00692551">
        <w:rPr>
          <w:rFonts w:ascii="Times New Roman" w:hAnsi="Times New Roman" w:cs="Times New Roman"/>
          <w:i/>
          <w:sz w:val="24"/>
          <w:szCs w:val="24"/>
        </w:rPr>
        <w:t>e.g.</w:t>
      </w:r>
      <w:r w:rsidRPr="00E208AF">
        <w:rPr>
          <w:rFonts w:ascii="Times New Roman" w:hAnsi="Times New Roman" w:cs="Times New Roman"/>
          <w:sz w:val="24"/>
          <w:szCs w:val="24"/>
        </w:rPr>
        <w:t>, delayed launching vs. no-collision; discussed below)—but differently to a causal sequence in which a first object causes a second object to move immediately and upon physical contact from a first object.</w:t>
      </w:r>
    </w:p>
    <w:p w14:paraId="06C69230" w14:textId="136B593D" w:rsidR="000221DE"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Second, causal perception must involve the ability to associate specific objects with specific causal roles. Thus, causal perception involves both the ability to distinguish causal from non-causal events but also the ability to associate particular objects in those sequences with the role of agent and other objects with the role of patient or recipient. It is important to note that because the only measure used to assess causal perception in infants is differentially looking (i.e., infants are not required to make explicit decisions about the events) and because causal perception, but neither causal judgements and reasoning, depends on lower-level perceptual cues (</w:t>
      </w:r>
      <w:r w:rsidR="00692551">
        <w:rPr>
          <w:rFonts w:ascii="Times New Roman" w:hAnsi="Times New Roman" w:cs="Times New Roman"/>
          <w:i/>
          <w:sz w:val="24"/>
          <w:szCs w:val="24"/>
        </w:rPr>
        <w:t>e.g.</w:t>
      </w:r>
      <w:r w:rsidRPr="00E208AF">
        <w:rPr>
          <w:rFonts w:ascii="Times New Roman" w:hAnsi="Times New Roman" w:cs="Times New Roman"/>
          <w:sz w:val="24"/>
          <w:szCs w:val="24"/>
        </w:rPr>
        <w:t>, Schlottman &amp; Shanks, 1992), causal perception is thought generally to be an implicit process. In sum, causal perception can be defined as the implicit ability (1) to distinguish causal from non-causal launching events and (2) to associate particular objects with specific causal roles within these events.</w:t>
      </w:r>
    </w:p>
    <w:p w14:paraId="0AE2E15B" w14:textId="257BFF95" w:rsidR="000221DE"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Similar to causal perception, causal reasoning can be defined narrowly to refer to children's ability to reason about (mostly physical) causal events in which an object (or series of objects) </w:t>
      </w:r>
      <w:r w:rsidRPr="00E208AF">
        <w:rPr>
          <w:rFonts w:ascii="Times New Roman" w:hAnsi="Times New Roman" w:cs="Times New Roman"/>
          <w:sz w:val="24"/>
          <w:szCs w:val="24"/>
        </w:rPr>
        <w:lastRenderedPageBreak/>
        <w:t>causes a change in state in another object or series of objects through contact or no contact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psychological causality or contact at a distance) (though see Bullock, Gelman, &amp; Baillargeon, 1982 for a review of other studies that use the term causal reasoning). I restrict my definition of causal reasoning to </w:t>
      </w:r>
      <w:r w:rsidR="006F1EF3" w:rsidRPr="00E208AF">
        <w:rPr>
          <w:rFonts w:ascii="Times New Roman" w:hAnsi="Times New Roman" w:cs="Times New Roman"/>
          <w:sz w:val="24"/>
          <w:szCs w:val="24"/>
        </w:rPr>
        <w:t>physical</w:t>
      </w:r>
      <w:r w:rsidRPr="00E208AF">
        <w:rPr>
          <w:rFonts w:ascii="Times New Roman" w:hAnsi="Times New Roman" w:cs="Times New Roman"/>
          <w:sz w:val="24"/>
          <w:szCs w:val="24"/>
        </w:rPr>
        <w:t xml:space="preserve"> events because the principal claim of which the experiments described here were designed to test the viability</w:t>
      </w:r>
      <w:r w:rsidR="009D62C4">
        <w:rPr>
          <w:rFonts w:ascii="Times New Roman" w:hAnsi="Times New Roman" w:cs="Times New Roman"/>
          <w:sz w:val="24"/>
          <w:szCs w:val="24"/>
        </w:rPr>
        <w:t>—</w:t>
      </w:r>
      <w:r w:rsidRPr="00E208AF">
        <w:rPr>
          <w:rFonts w:ascii="Times New Roman" w:hAnsi="Times New Roman" w:cs="Times New Roman"/>
          <w:sz w:val="24"/>
          <w:szCs w:val="24"/>
        </w:rPr>
        <w:t>that is, humans represent causal events as causal graphical models</w:t>
      </w:r>
      <w:r w:rsidR="009D62C4">
        <w:rPr>
          <w:rFonts w:ascii="Times New Roman" w:hAnsi="Times New Roman" w:cs="Times New Roman"/>
          <w:sz w:val="24"/>
          <w:szCs w:val="24"/>
        </w:rPr>
        <w:t>—</w:t>
      </w:r>
      <w:r w:rsidRPr="00E208AF">
        <w:rPr>
          <w:rFonts w:ascii="Times New Roman" w:hAnsi="Times New Roman" w:cs="Times New Roman"/>
          <w:sz w:val="24"/>
          <w:szCs w:val="24"/>
        </w:rPr>
        <w:t xml:space="preserve">was first introduced in the context of physical causal events; that is, the notion that humans represent causal events as causal graphical models and use Bayesian inference to choose the most likely model was introduced in the context of blicket-detector experiments in which children are asked to determine which objects are blickets and which are not based on different patterns of activation (described in more detail </w:t>
      </w:r>
      <w:r w:rsidR="006F1EF3">
        <w:rPr>
          <w:rFonts w:ascii="Times New Roman" w:hAnsi="Times New Roman" w:cs="Times New Roman"/>
          <w:sz w:val="24"/>
          <w:szCs w:val="24"/>
        </w:rPr>
        <w:t>below</w:t>
      </w:r>
      <w:r w:rsidR="005E51AB">
        <w:rPr>
          <w:rFonts w:ascii="Times New Roman" w:hAnsi="Times New Roman" w:cs="Times New Roman"/>
          <w:sz w:val="24"/>
          <w:szCs w:val="24"/>
        </w:rPr>
        <w:t>).</w:t>
      </w:r>
      <w:r w:rsidRPr="00E208AF">
        <w:rPr>
          <w:rFonts w:ascii="Times New Roman" w:hAnsi="Times New Roman" w:cs="Times New Roman"/>
          <w:sz w:val="24"/>
          <w:szCs w:val="24"/>
        </w:rPr>
        <w:t xml:space="preserve"> </w:t>
      </w:r>
    </w:p>
    <w:p w14:paraId="3CEC1017" w14:textId="605DDB70" w:rsidR="00FA725A" w:rsidRPr="00E208AF" w:rsidRDefault="000221D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Note that although I restrict my definition of causal reasoning to physical causal events, the definition I offer nonetheless incorporates several key features that (a) may factor importantly in other forms of causal reasoning such as psychological causal reasoning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Steyvers, Tenenbaum, </w:t>
      </w:r>
      <w:proofErr w:type="spellStart"/>
      <w:r w:rsidRPr="00E208AF">
        <w:rPr>
          <w:rFonts w:ascii="Times New Roman" w:hAnsi="Times New Roman" w:cs="Times New Roman"/>
          <w:sz w:val="24"/>
          <w:szCs w:val="24"/>
        </w:rPr>
        <w:t>Wagenmakers</w:t>
      </w:r>
      <w:proofErr w:type="spellEnd"/>
      <w:r w:rsidRPr="00E208AF">
        <w:rPr>
          <w:rFonts w:ascii="Times New Roman" w:hAnsi="Times New Roman" w:cs="Times New Roman"/>
          <w:sz w:val="24"/>
          <w:szCs w:val="24"/>
        </w:rPr>
        <w:t>, &amp; Blum, 2003) and</w:t>
      </w:r>
      <w:r w:rsidR="005567A5">
        <w:rPr>
          <w:rFonts w:ascii="Times New Roman" w:hAnsi="Times New Roman" w:cs="Times New Roman"/>
          <w:sz w:val="24"/>
          <w:szCs w:val="24"/>
        </w:rPr>
        <w:t xml:space="preserve"> that</w:t>
      </w:r>
      <w:r w:rsidRPr="00E208AF">
        <w:rPr>
          <w:rFonts w:ascii="Times New Roman" w:hAnsi="Times New Roman" w:cs="Times New Roman"/>
          <w:sz w:val="24"/>
          <w:szCs w:val="24"/>
        </w:rPr>
        <w:t xml:space="preserve"> (b) have, until now, been discussed in isolation. In terms of the latter of these two points, no extant definition of causal reasoning attempts to define causal reasoning in terms of multiple features and interrelated abilities but rather tends to focus on just one of many key features and interrelated abilities. These features, which have tended to be discussed in isolation, include the ability to encode causal relations among and between objects and entities through observational learning and based on low-level perceptual cues such as temporal information (</w:t>
      </w:r>
      <w:r w:rsidR="00692551">
        <w:rPr>
          <w:rFonts w:ascii="Times New Roman" w:hAnsi="Times New Roman" w:cs="Times New Roman"/>
          <w:i/>
          <w:sz w:val="24"/>
          <w:szCs w:val="24"/>
        </w:rPr>
        <w:t>e.g.</w:t>
      </w:r>
      <w:r w:rsidRPr="00E208AF">
        <w:rPr>
          <w:rFonts w:ascii="Times New Roman" w:hAnsi="Times New Roman" w:cs="Times New Roman"/>
          <w:sz w:val="24"/>
          <w:szCs w:val="24"/>
        </w:rPr>
        <w:t>, Hagmayer &amp; Waldmann, 2002), to associate particular objects or entities with particular causal roles (</w:t>
      </w:r>
      <w:r w:rsidR="00692551">
        <w:rPr>
          <w:rFonts w:ascii="Times New Roman" w:hAnsi="Times New Roman" w:cs="Times New Roman"/>
          <w:i/>
          <w:sz w:val="24"/>
          <w:szCs w:val="24"/>
        </w:rPr>
        <w:t>e.g.</w:t>
      </w:r>
      <w:r w:rsidRPr="00E208AF">
        <w:rPr>
          <w:rFonts w:ascii="Times New Roman" w:hAnsi="Times New Roman" w:cs="Times New Roman"/>
          <w:sz w:val="24"/>
          <w:szCs w:val="24"/>
        </w:rPr>
        <w:t>, Cohen, Amsel, Redford, &amp; Casasola, 1998),  to intervene on those relations to generate novel effects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Gopnik et al., 2004), and the ability to engage in counterfactual reasoning—that is, to know and predict what </w:t>
      </w:r>
      <w:r w:rsidRPr="00E208AF">
        <w:rPr>
          <w:rFonts w:ascii="Times New Roman" w:hAnsi="Times New Roman" w:cs="Times New Roman"/>
          <w:sz w:val="24"/>
          <w:szCs w:val="24"/>
        </w:rPr>
        <w:lastRenderedPageBreak/>
        <w:t xml:space="preserve">would have happened if </w:t>
      </w:r>
      <w:r w:rsidR="009D62C4">
        <w:rPr>
          <w:rFonts w:ascii="Times New Roman" w:hAnsi="Times New Roman" w:cs="Times New Roman"/>
          <w:sz w:val="24"/>
          <w:szCs w:val="24"/>
        </w:rPr>
        <w:t xml:space="preserve">a different action had been </w:t>
      </w:r>
      <w:r w:rsidR="00943FC3">
        <w:rPr>
          <w:rFonts w:ascii="Times New Roman" w:hAnsi="Times New Roman" w:cs="Times New Roman"/>
          <w:sz w:val="24"/>
          <w:szCs w:val="24"/>
        </w:rPr>
        <w:t>executed</w:t>
      </w:r>
      <w:r w:rsidRPr="00E208AF">
        <w:rPr>
          <w:rFonts w:ascii="Times New Roman" w:hAnsi="Times New Roman" w:cs="Times New Roman"/>
          <w:sz w:val="24"/>
          <w:szCs w:val="24"/>
        </w:rPr>
        <w:t xml:space="preserve"> (</w:t>
      </w:r>
      <w:r w:rsidRPr="00E208AF">
        <w:rPr>
          <w:rFonts w:ascii="Times New Roman" w:hAnsi="Times New Roman" w:cs="Times New Roman"/>
          <w:i/>
          <w:sz w:val="24"/>
          <w:szCs w:val="24"/>
        </w:rPr>
        <w:t>i.e.</w:t>
      </w:r>
      <w:r w:rsidRPr="00E208AF">
        <w:rPr>
          <w:rFonts w:ascii="Times New Roman" w:hAnsi="Times New Roman" w:cs="Times New Roman"/>
          <w:sz w:val="24"/>
          <w:szCs w:val="24"/>
        </w:rPr>
        <w:t xml:space="preserve">, </w:t>
      </w:r>
      <w:r w:rsidR="00F077B2">
        <w:rPr>
          <w:rFonts w:ascii="Times New Roman" w:hAnsi="Times New Roman" w:cs="Times New Roman"/>
          <w:sz w:val="24"/>
          <w:szCs w:val="24"/>
        </w:rPr>
        <w:t xml:space="preserve">Harris &amp; German, 1996; </w:t>
      </w:r>
      <w:r w:rsidRPr="00E208AF">
        <w:rPr>
          <w:rFonts w:ascii="Times New Roman" w:hAnsi="Times New Roman" w:cs="Times New Roman"/>
          <w:sz w:val="24"/>
          <w:szCs w:val="24"/>
        </w:rPr>
        <w:t>Lewis, 1973, 1986; Sobel, 2004).</w:t>
      </w:r>
    </w:p>
    <w:p w14:paraId="47320664" w14:textId="503B85C2" w:rsidR="00FA725A" w:rsidRPr="00E208AF" w:rsidRDefault="00FA725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Despite the fact that associative learning, interventional learning, observational learning, and counterfactual reasoning have all, individually, been suggested </w:t>
      </w:r>
      <w:r w:rsidR="004C7CB8">
        <w:rPr>
          <w:rFonts w:ascii="Times New Roman" w:hAnsi="Times New Roman" w:cs="Times New Roman"/>
          <w:sz w:val="24"/>
          <w:szCs w:val="24"/>
        </w:rPr>
        <w:t>to be key</w:t>
      </w:r>
      <w:r w:rsidRPr="00E208AF">
        <w:rPr>
          <w:rFonts w:ascii="Times New Roman" w:hAnsi="Times New Roman" w:cs="Times New Roman"/>
          <w:sz w:val="24"/>
          <w:szCs w:val="24"/>
        </w:rPr>
        <w:t xml:space="preserve"> features of physical causal reasoning (and features that may impact other kinds of reasoning such as psychological reasoning; e.g., Steyvers, Tenenbaum, </w:t>
      </w:r>
      <w:proofErr w:type="spellStart"/>
      <w:r w:rsidRPr="00E208AF">
        <w:rPr>
          <w:rFonts w:ascii="Times New Roman" w:hAnsi="Times New Roman" w:cs="Times New Roman"/>
          <w:sz w:val="24"/>
          <w:szCs w:val="24"/>
        </w:rPr>
        <w:t>Wagenmakers</w:t>
      </w:r>
      <w:proofErr w:type="spellEnd"/>
      <w:r w:rsidRPr="00E208AF">
        <w:rPr>
          <w:rFonts w:ascii="Times New Roman" w:hAnsi="Times New Roman" w:cs="Times New Roman"/>
          <w:sz w:val="24"/>
          <w:szCs w:val="24"/>
        </w:rPr>
        <w:t xml:space="preserve">, &amp; Blum, 2002), there is no extant definition that discusses causal reasoning in terms of all four features. </w:t>
      </w:r>
      <w:r w:rsidR="006E6930">
        <w:rPr>
          <w:rFonts w:ascii="Times New Roman" w:hAnsi="Times New Roman" w:cs="Times New Roman"/>
          <w:sz w:val="24"/>
          <w:szCs w:val="24"/>
        </w:rPr>
        <w:t>I</w:t>
      </w:r>
      <w:r w:rsidRPr="00E208AF">
        <w:rPr>
          <w:rFonts w:ascii="Times New Roman" w:hAnsi="Times New Roman" w:cs="Times New Roman"/>
          <w:sz w:val="24"/>
          <w:szCs w:val="24"/>
        </w:rPr>
        <w:t xml:space="preserve"> therefore define physical causal reasoning in terms of these four key abilities. In particular, a critical first step of successful causal reasoning, similar to causal perception, is the ability to associate specific objects or events with the role of cause or agent and other objects or events with that of effect or recipient such as when a child in a blicket-detector design forms an association between an object and the detector’s activation. Second, successful causal reasoning requires that causal learners not only associate cause and effects but encode those causal relations through observations to generate predictions. Third, once learners form the appropriate association between potential physical causes and effects and encode that relation through observation, they must be able to intervene on those relations to generate novel effects. Finally, given that much of causal reasoning requires the ability to reason about events that did not occur but nonetheless could have, causal reasoning requires that causal learners be able to generate counterfactual inferences based on observed causal data.</w:t>
      </w:r>
    </w:p>
    <w:p w14:paraId="652C0178" w14:textId="0E1FD1CD" w:rsidR="00752702" w:rsidRPr="00E208AF" w:rsidRDefault="00FA725A"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 xml:space="preserve">In short, physical causal reasoning can be defined as the ability (1) to associate physical causes and effects in the world, (2) to observe and encode those relations to generate predictions, (3) to intervene on those relations to bring about different effects, and (4) to reason about counterfactual events. A corollary of this definition is that individuals who espouse only a subset </w:t>
      </w:r>
      <w:r w:rsidRPr="00E208AF">
        <w:rPr>
          <w:rFonts w:ascii="Times New Roman" w:hAnsi="Times New Roman" w:cs="Times New Roman"/>
          <w:sz w:val="24"/>
          <w:szCs w:val="24"/>
        </w:rPr>
        <w:lastRenderedPageBreak/>
        <w:t xml:space="preserve">of these abilities would not be considered mature causal reasoners, whereas individuals who possess all four abilities would be considered mature reasoners.  This way of defining physical causal reasoning suggests a causal processing gradient, whereby individuals who do not possess any of the abilities would fall along one end of the gradient, individuals who possess all four abilities would fall along the other end of the gradient, and individuals who possess only a subset of the abilities would fall somewhere along the gradient in between both ends.  Note that although others may disagree with these definitions or have definitions of their own, to my knowledge this is </w:t>
      </w:r>
      <w:r w:rsidR="004C7CB8">
        <w:rPr>
          <w:rFonts w:ascii="Times New Roman" w:hAnsi="Times New Roman" w:cs="Times New Roman"/>
          <w:sz w:val="24"/>
          <w:szCs w:val="24"/>
        </w:rPr>
        <w:t>one of the first times that</w:t>
      </w:r>
      <w:r w:rsidRPr="00E208AF">
        <w:rPr>
          <w:rFonts w:ascii="Times New Roman" w:hAnsi="Times New Roman" w:cs="Times New Roman"/>
          <w:sz w:val="24"/>
          <w:szCs w:val="24"/>
        </w:rPr>
        <w:t xml:space="preserve"> complete and explicit definitions of causal perception and causal reasoning have been provided.</w:t>
      </w:r>
    </w:p>
    <w:p w14:paraId="64413BF2" w14:textId="77777777" w:rsidR="00FA725A" w:rsidRPr="00E208AF" w:rsidRDefault="00FA725A" w:rsidP="00C7016D">
      <w:pPr>
        <w:pStyle w:val="Heading2"/>
        <w:ind w:left="0"/>
        <w:rPr>
          <w:sz w:val="24"/>
          <w:szCs w:val="24"/>
        </w:rPr>
      </w:pPr>
      <w:bookmarkStart w:id="3" w:name="_Toc522727392"/>
      <w:r w:rsidRPr="00E208AF">
        <w:rPr>
          <w:sz w:val="24"/>
          <w:szCs w:val="24"/>
        </w:rPr>
        <w:t>Summary</w:t>
      </w:r>
      <w:bookmarkEnd w:id="3"/>
    </w:p>
    <w:p w14:paraId="35A5AD93" w14:textId="77777777" w:rsidR="00106A24" w:rsidRPr="00E208AF" w:rsidRDefault="00FA725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 primary aim of this section was to provide a coherent and complete definition of causal perception and causal reasoning. This goal was motivated by the fact that no complete definition exists for either ability. Thus, I defined causal perception as the ability implicitly (i.e., without effort or explicit, verbal reasoning) to distinguish causal events from non-causal events and associate certain objects within these events with the role of agent and other objects with the role of recipient. I defined causal reasoning as the ability to observe causal relations in the world and make predictions based on them, intervene on those relations to bring about new effects, and reason counterfactually about those relations.</w:t>
      </w:r>
    </w:p>
    <w:p w14:paraId="3000A124" w14:textId="13C9E8DF" w:rsidR="00106A24" w:rsidRPr="00E208AF" w:rsidRDefault="00106A24"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The goal for the remainder of the dissertation will be to discuss existing research on causal perception and causal reasoning and the theories that have been developed to explain the mechanism or mechanisms that underpin both abilities. Of these accounts, the account that is most relevant to the present experiments is the Bayesian </w:t>
      </w:r>
      <w:r w:rsidR="004C7CB8">
        <w:rPr>
          <w:rFonts w:ascii="Times New Roman" w:hAnsi="Times New Roman" w:cs="Times New Roman"/>
          <w:sz w:val="24"/>
          <w:szCs w:val="24"/>
        </w:rPr>
        <w:t>inference account</w:t>
      </w:r>
      <w:r w:rsidRPr="00E208AF">
        <w:rPr>
          <w:rFonts w:ascii="Times New Roman" w:hAnsi="Times New Roman" w:cs="Times New Roman"/>
          <w:sz w:val="24"/>
          <w:szCs w:val="24"/>
        </w:rPr>
        <w:t xml:space="preserve"> of human causal learning (e.g., Gopnik et al., 2004). I focus on this account specifically for two reasons. First, </w:t>
      </w:r>
      <w:r w:rsidRPr="00E208AF">
        <w:rPr>
          <w:rFonts w:ascii="Times New Roman" w:hAnsi="Times New Roman" w:cs="Times New Roman"/>
          <w:sz w:val="24"/>
          <w:szCs w:val="24"/>
        </w:rPr>
        <w:lastRenderedPageBreak/>
        <w:t xml:space="preserve">many believe—based on recent evidence in infants (e.g., Sobel &amp; Kirkham, 2006, 2007), children (e.g., Sobel, Tenenbaum, &amp; Gopnik, 2004), adults (Griffiths, Sobel, Tenenbaum, &amp; Gopnik, 2011), and even tentative evidence in non-human animals (e.g., </w:t>
      </w:r>
      <w:proofErr w:type="spellStart"/>
      <w:r w:rsidRPr="00E208AF">
        <w:rPr>
          <w:rFonts w:ascii="Times New Roman" w:hAnsi="Times New Roman" w:cs="Times New Roman"/>
          <w:sz w:val="24"/>
          <w:szCs w:val="24"/>
        </w:rPr>
        <w:t>Povinelli</w:t>
      </w:r>
      <w:proofErr w:type="spellEnd"/>
      <w:r w:rsidRPr="00E208AF">
        <w:rPr>
          <w:rFonts w:ascii="Times New Roman" w:hAnsi="Times New Roman" w:cs="Times New Roman"/>
          <w:sz w:val="24"/>
          <w:szCs w:val="24"/>
        </w:rPr>
        <w:t xml:space="preserve">, 2000; Taylor et al., 2014; </w:t>
      </w:r>
      <w:proofErr w:type="spellStart"/>
      <w:r w:rsidRPr="00E208AF">
        <w:rPr>
          <w:rFonts w:ascii="Times New Roman" w:hAnsi="Times New Roman" w:cs="Times New Roman"/>
          <w:sz w:val="24"/>
          <w:szCs w:val="24"/>
        </w:rPr>
        <w:t>Tomasello</w:t>
      </w:r>
      <w:proofErr w:type="spellEnd"/>
      <w:r w:rsidRPr="00E208AF">
        <w:rPr>
          <w:rFonts w:ascii="Times New Roman" w:hAnsi="Times New Roman" w:cs="Times New Roman"/>
          <w:sz w:val="24"/>
          <w:szCs w:val="24"/>
        </w:rPr>
        <w:t xml:space="preserve"> &amp; Call, 1997)—that human and non-human causal reasoning is best explained within the framework of this account. Second, this account makes several assumptions about human causal inference and about   the nature of causal representations that are as-yet untested such as that: humans use Bayes' rule to choose among competing causal structures; that humans represent all possible structures; that the likelihood of causal structures is weighted by prior probability information; and that humans represent causal events as causal graphical models and are sensitive to and can encode conditional independence information in these structures according to the</w:t>
      </w:r>
      <w:r w:rsidR="0036061E">
        <w:rPr>
          <w:rFonts w:ascii="Times New Roman" w:hAnsi="Times New Roman" w:cs="Times New Roman"/>
          <w:sz w:val="24"/>
          <w:szCs w:val="24"/>
        </w:rPr>
        <w:t xml:space="preserve"> faithfulness and</w:t>
      </w:r>
      <w:r w:rsidRPr="00E208AF">
        <w:rPr>
          <w:rFonts w:ascii="Times New Roman" w:hAnsi="Times New Roman" w:cs="Times New Roman"/>
          <w:sz w:val="24"/>
          <w:szCs w:val="24"/>
        </w:rPr>
        <w:t xml:space="preserve"> causal Markov </w:t>
      </w:r>
      <w:r w:rsidR="00741733">
        <w:rPr>
          <w:rFonts w:ascii="Times New Roman" w:hAnsi="Times New Roman" w:cs="Times New Roman"/>
          <w:sz w:val="24"/>
          <w:szCs w:val="24"/>
        </w:rPr>
        <w:t>a</w:t>
      </w:r>
      <w:r w:rsidR="0036061E">
        <w:rPr>
          <w:rFonts w:ascii="Times New Roman" w:hAnsi="Times New Roman" w:cs="Times New Roman"/>
          <w:sz w:val="24"/>
          <w:szCs w:val="24"/>
        </w:rPr>
        <w:t>ssumptions</w:t>
      </w:r>
      <w:r w:rsidRPr="00E208AF">
        <w:rPr>
          <w:rFonts w:ascii="Times New Roman" w:hAnsi="Times New Roman" w:cs="Times New Roman"/>
          <w:sz w:val="24"/>
          <w:szCs w:val="24"/>
        </w:rPr>
        <w:t>.</w:t>
      </w:r>
    </w:p>
    <w:p w14:paraId="2332B986" w14:textId="77777777" w:rsidR="00ED63C8" w:rsidRPr="00E208AF" w:rsidRDefault="00106A24" w:rsidP="00C7016D">
      <w:pPr>
        <w:spacing w:line="480" w:lineRule="auto"/>
        <w:ind w:firstLine="360"/>
        <w:contextualSpacing/>
        <w:rPr>
          <w:rFonts w:ascii="Times New Roman" w:hAnsi="Times New Roman" w:cs="Times New Roman"/>
          <w:sz w:val="24"/>
          <w:szCs w:val="24"/>
        </w:rPr>
      </w:pPr>
      <w:r w:rsidRPr="00E208AF">
        <w:rPr>
          <w:rFonts w:ascii="Times New Roman" w:hAnsi="Times New Roman" w:cs="Times New Roman"/>
          <w:sz w:val="24"/>
          <w:szCs w:val="24"/>
        </w:rPr>
        <w:t xml:space="preserve">The experiments discussed in this dissertation focus on this latter assumption; that is, the experiments described here are designed to examine (a) whether 18- to 22-month-old infants and adults represent causal events as causal-graphical models, (b) whether they can encode the Markov condition in these structures (i.e., the conditional independencies in graph structures), or (c) whether, instead, they respond to causal events on the basis of lower-level spatiotemporal cues. It is worth noting that Experiments 1-5 were not devised specifically to examine whether humans use Bayes' rule to choose the most likely structure. This is because a necessary condition for using Bayes' rule to choose the most likely structure is that learners represent causal structures as causal graphical models over which Bayes' rule can operate. Thus, before it can be determined whether, and to what extent, and under what conditions human learners use Bayes' rule to distinguish competing causal graph structures, it is necessary first to establish that </w:t>
      </w:r>
      <w:r w:rsidRPr="00E208AF">
        <w:rPr>
          <w:rFonts w:ascii="Times New Roman" w:hAnsi="Times New Roman" w:cs="Times New Roman"/>
          <w:sz w:val="24"/>
          <w:szCs w:val="24"/>
        </w:rPr>
        <w:lastRenderedPageBreak/>
        <w:t>learners can represent causal events as causal graphical models in the first place and are sensitive to and can encode the causal Markov condition within these structures.</w:t>
      </w:r>
    </w:p>
    <w:p w14:paraId="6C03FC2E" w14:textId="77777777" w:rsidR="002453AE" w:rsidRPr="00E208AF" w:rsidRDefault="002453AE" w:rsidP="00C7016D">
      <w:pPr>
        <w:pStyle w:val="Heading1"/>
        <w:ind w:left="0"/>
        <w:contextualSpacing/>
        <w:rPr>
          <w:rFonts w:cs="Times New Roman"/>
          <w:sz w:val="24"/>
          <w:szCs w:val="24"/>
        </w:rPr>
      </w:pPr>
      <w:bookmarkStart w:id="4" w:name="_Toc522727393"/>
      <w:r w:rsidRPr="00E208AF">
        <w:rPr>
          <w:rFonts w:cs="Times New Roman"/>
          <w:sz w:val="24"/>
          <w:szCs w:val="24"/>
        </w:rPr>
        <w:t>Studies on causal perception and corresponding theories</w:t>
      </w:r>
      <w:bookmarkEnd w:id="4"/>
    </w:p>
    <w:p w14:paraId="6FEE5AE2" w14:textId="77777777" w:rsidR="002453AE" w:rsidRPr="00E208AF" w:rsidRDefault="002453AE" w:rsidP="00C7016D">
      <w:pPr>
        <w:pStyle w:val="Heading2"/>
        <w:ind w:left="0"/>
        <w:rPr>
          <w:sz w:val="24"/>
          <w:szCs w:val="24"/>
        </w:rPr>
      </w:pPr>
      <w:bookmarkStart w:id="5" w:name="_Toc522727394"/>
      <w:r w:rsidRPr="00E208AF">
        <w:rPr>
          <w:sz w:val="24"/>
          <w:szCs w:val="24"/>
        </w:rPr>
        <w:t>The launching-event paradigm</w:t>
      </w:r>
      <w:bookmarkEnd w:id="5"/>
    </w:p>
    <w:p w14:paraId="262178C7" w14:textId="77777777" w:rsidR="002453AE"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In the previous section, we defined causal perception and causal reasoning. These definitions notwithstanding, there is considerable debate about the nature of the representations that underlie causal perception, whether causal perception is an ability that undergoes developmental change, and whether causal perception in launching-event sequences is underpinned by domain-general mechanisms or specialized domain-specific mechanisms (Leslie, 1995; Oakes &amp; Cohen, 1995). Given the trenchant nature of this debate, my aim in the next two sections is to outline the different domain-general and domain-specific theories that pertain to the perception of causality. I focus specifically on the development of causal perception in the context of launching-event sequences because most, if not all, of the research on infants’ causal perception abilities has been conducted using standard Michottian-like launching-event sequences. I also focus on theories that were developed to provide an account of infants' developing causal perception abilities in the context of launching events because these are among the simplest events in which to observe cause-and-effect relations.</w:t>
      </w:r>
    </w:p>
    <w:p w14:paraId="6D233AB0" w14:textId="77777777" w:rsidR="002453AE"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Thus, in studies that use launching-event sequences, infants typically are habituated either to a direct-launching event, a delayed-launching event, a no-collision event (sometimes called the "launching-without-collision" event), or a delayed-plus-no-collision event. In the direct-launching event, one object travels across a stage, makes contact with a stationary second object (typically located mid-screen), at which point the first object stops moving mid-screen and the second objects begins to move in the same direction as the first object. The delayed-launching event is similar to the direct-launching event except the second objects moves only after a brief </w:t>
      </w:r>
      <w:r w:rsidRPr="00E208AF">
        <w:rPr>
          <w:rFonts w:ascii="Times New Roman" w:hAnsi="Times New Roman" w:cs="Times New Roman"/>
          <w:sz w:val="24"/>
          <w:szCs w:val="24"/>
        </w:rPr>
        <w:lastRenderedPageBreak/>
        <w:t>delay upon contact from the first object. Likewise, the no-collision event is similar to the direct-launching event except that the second object begins to move in the absence of contact from the first object. Finally, in the delayed-plus-no-collision event, the second object begins to move both after a delay and in the absence of contact from the first object. Note that despite the fact that researchers have tended to use launching event sequences that are composed of two objects, infants' causal perception abilities have also been evaluated in the context of causal chains that are composed of three objects (e.g., Cohen, Rundell, Spellman, &amp; Cashon, 1999). These sequences are similar to causal chains except that causal chains are composed of three or more objects whereas simple launching events are composed of two objects.</w:t>
      </w:r>
    </w:p>
    <w:p w14:paraId="7B8F6E51" w14:textId="77777777" w:rsidR="00106A24" w:rsidRPr="00E208AF" w:rsidRDefault="00064DC3" w:rsidP="00C7016D">
      <w:pPr>
        <w:pStyle w:val="Heading2"/>
        <w:ind w:left="0"/>
        <w:rPr>
          <w:sz w:val="24"/>
          <w:szCs w:val="24"/>
        </w:rPr>
      </w:pPr>
      <w:bookmarkStart w:id="6" w:name="_Toc522727395"/>
      <w:r w:rsidRPr="00E208AF">
        <w:rPr>
          <w:sz w:val="24"/>
          <w:szCs w:val="24"/>
        </w:rPr>
        <w:t>Domain-specific theories of causal perception</w:t>
      </w:r>
      <w:bookmarkEnd w:id="6"/>
    </w:p>
    <w:p w14:paraId="48880758" w14:textId="77777777" w:rsidR="002453AE" w:rsidRPr="00E208AF" w:rsidRDefault="00053B8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w:t>
      </w:r>
      <w:r w:rsidR="002453AE" w:rsidRPr="00E208AF">
        <w:rPr>
          <w:rFonts w:ascii="Times New Roman" w:hAnsi="Times New Roman" w:cs="Times New Roman"/>
          <w:sz w:val="24"/>
          <w:szCs w:val="24"/>
        </w:rPr>
        <w:t xml:space="preserve"> study of causal perception using launching-event sequences, particularly in adults, can be traced back to Michotte (1946, 1963). The crux of Michotte’s argument was that causes exist in the world—as reified entities—and that the human mind is wired directly to perceive them. In the context of the direct launching event in which a first object causes a second object to move immediately and upon contact, for example, Michotte argued that humans have an unavoidable tendency to see causality in such displays and to interpret the display as containing a causal agent that causes a recipient to move either immediately through direct contact, after a delay (delayed launching), at a distance (launching-without-collision), or after a delay and at a distance (delayed-plus-no-collision). On Michotte's account, the human tendency to perceive causality in launching displays such as the direct-launching event depends only the spatiotemporal relations between the objects in this sequence rather than on the particular perceptual features of each object such as its size and shape (e.g., White &amp; Milne, 2003) and occurs automatically even for relatively impoverished stimuli (such as the launching events shown to infants that are discussed </w:t>
      </w:r>
      <w:r w:rsidR="002453AE" w:rsidRPr="00E208AF">
        <w:rPr>
          <w:rFonts w:ascii="Times New Roman" w:hAnsi="Times New Roman" w:cs="Times New Roman"/>
          <w:sz w:val="24"/>
          <w:szCs w:val="24"/>
        </w:rPr>
        <w:lastRenderedPageBreak/>
        <w:t>throughout this section). Michotte further argued and ostensibly showed through over 100 experiments that the perception of causality in these and similar displays is not only automatic but is irresistible and immune to top-down beliefs or intuitions. This is based on the finding that adult subjects reported rapidly seeing causality in such displays (within milliseconds) despite the fact that they were fully aware that the stimuli were impoverished and sometimes constituted just marks on a page (Michotte, 1946, 1963).</w:t>
      </w:r>
    </w:p>
    <w:p w14:paraId="258EA6CB" w14:textId="4F0F88B6" w:rsidR="002453AE"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Despite never having explored causal perception in infants or young children, Michotte's emphasis on causality as being automatic, irresistible, and belief-independent is nonetheless consistent with nativist accounts that similarly argue that causal perception is present from birth or shortly thereafter (e.g., Leslie &amp; Keeble, 1987), is automatic (e.g., Scholl &amp; Tremoulet, 2000; Leslie, 1995), and was selected for through evolution because of the adaptive, belief-independent function it serves learners (Gelman, 1990). Furthermore, although Michotte never used the term "module" in the context of causal perception, that he placed considerable emphasis on causal perception being automatic and irresistible makes his view consistent with the modular account of cognition that was originally forwarded by Fodor (1985). However, one must interpret Michotte’s interpretation of his results with caution because his experiments were, in many cases, ill-described and his results were based on the subjective reports of his participants (e.g., Joynson, 1971). Michotte's pioneering work on causal perception nonetheless was instrumental and led to renewed attempts to study the perception of causality in infants, children, and adults (for a review see Scholl &amp; Tremoulet, 2000).</w:t>
      </w:r>
    </w:p>
    <w:p w14:paraId="6CA17BD5" w14:textId="77777777" w:rsidR="000B4CE4"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Similar to Michotte (1946, 1963), Leslie (1995; Leslie &amp; Keeble, 1987) has argued that infants are born with specialized mechanisms that support learning about agents and causality and that become “triggered” later in development by the appropriate input. Leslie (1995) </w:t>
      </w:r>
      <w:r w:rsidRPr="00E208AF">
        <w:rPr>
          <w:rFonts w:ascii="Times New Roman" w:hAnsi="Times New Roman" w:cs="Times New Roman"/>
          <w:sz w:val="24"/>
          <w:szCs w:val="24"/>
        </w:rPr>
        <w:lastRenderedPageBreak/>
        <w:t xml:space="preserve">proposed that infants are born with three innately derived modules that enable them to distinguish agents from objects on the basis of their psychological properties (theory of mind), cognitive properties, and physical properties (theory of body). This latter module is particularly important in the context of a standard launching-event sequence because it allows infants ostensibly to perceive launching events causally; that is, in terms of the transmission of FORCE—when certain conditions are met. For example, a standard launching-event sequence will be interpreted causally by a theory of body module if a first makes physical contact with a second object and subsequently transfers its FORCE to the second object such that the second object begins to move immediately and upon contact from the first object. Indeed, like Michotte, Leslie argued that the perception of causality occurs in a fixed and automatic way and is impervious to the influence of reasoning or one's belief about </w:t>
      </w:r>
      <w:r w:rsidR="000B4CE4" w:rsidRPr="00E208AF">
        <w:rPr>
          <w:rFonts w:ascii="Times New Roman" w:hAnsi="Times New Roman" w:cs="Times New Roman"/>
          <w:sz w:val="24"/>
          <w:szCs w:val="24"/>
        </w:rPr>
        <w:t>the events being shown to them.</w:t>
      </w:r>
    </w:p>
    <w:p w14:paraId="0A187C2A" w14:textId="77777777" w:rsidR="000B4CE4" w:rsidRPr="00E208AF" w:rsidRDefault="002453AE"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Although the theory of body module is argued to be innate, it is not triggered by the appropriate input until around 6 months of age. Support for this conclusion derives from a number of Leslie's own studies in which he demonstrated not only that infants at this age can distinguish each of the launching sequences from each other (Leslie, 1984) on the basis of spatiotemporal differences, but that they possess the ability to perceive causality in these sequences. For example, </w:t>
      </w:r>
      <w:r w:rsidR="000B4CE4" w:rsidRPr="00E208AF">
        <w:rPr>
          <w:rFonts w:ascii="Times New Roman" w:hAnsi="Times New Roman" w:cs="Times New Roman"/>
          <w:sz w:val="24"/>
          <w:szCs w:val="24"/>
        </w:rPr>
        <w:t>6½</w:t>
      </w:r>
      <w:r w:rsidRPr="00E208AF">
        <w:rPr>
          <w:rFonts w:ascii="Times New Roman" w:hAnsi="Times New Roman" w:cs="Times New Roman"/>
          <w:sz w:val="24"/>
          <w:szCs w:val="24"/>
        </w:rPr>
        <w:t>-month-old infants looked longer at the reversal of the direct-launching event but not at the reversal of a delayed-launching sequence following habituation to either sequence</w:t>
      </w:r>
      <w:r w:rsidR="000B4CE4" w:rsidRPr="00E208AF">
        <w:rPr>
          <w:rFonts w:ascii="Times New Roman" w:hAnsi="Times New Roman" w:cs="Times New Roman"/>
          <w:sz w:val="24"/>
          <w:szCs w:val="24"/>
        </w:rPr>
        <w:t>. This is</w:t>
      </w:r>
      <w:r w:rsidRPr="00E208AF">
        <w:rPr>
          <w:rFonts w:ascii="Times New Roman" w:hAnsi="Times New Roman" w:cs="Times New Roman"/>
          <w:sz w:val="24"/>
          <w:szCs w:val="24"/>
        </w:rPr>
        <w:t xml:space="preserve"> because the reversal of the former, but not the latter sequence, entailed a reversal in causal roles between the first and second objec</w:t>
      </w:r>
      <w:r w:rsidR="000B4CE4" w:rsidRPr="00E208AF">
        <w:rPr>
          <w:rFonts w:ascii="Times New Roman" w:hAnsi="Times New Roman" w:cs="Times New Roman"/>
          <w:sz w:val="24"/>
          <w:szCs w:val="24"/>
        </w:rPr>
        <w:t>t</w:t>
      </w:r>
      <w:r w:rsidRPr="00E208AF">
        <w:rPr>
          <w:rFonts w:ascii="Times New Roman" w:hAnsi="Times New Roman" w:cs="Times New Roman"/>
          <w:sz w:val="24"/>
          <w:szCs w:val="24"/>
        </w:rPr>
        <w:t xml:space="preserve"> (Leslie &amp; Keeble, 1987</w:t>
      </w:r>
      <w:r w:rsidR="000B4CE4" w:rsidRPr="00E208AF">
        <w:rPr>
          <w:rFonts w:ascii="Times New Roman" w:hAnsi="Times New Roman" w:cs="Times New Roman"/>
          <w:sz w:val="24"/>
          <w:szCs w:val="24"/>
        </w:rPr>
        <w:t xml:space="preserve">; see Newman, Wynn, Choi, &amp; Scholl, 2008 for a related conclusion in the context of ambiguous launching sequences). </w:t>
      </w:r>
    </w:p>
    <w:p w14:paraId="68600C61" w14:textId="1F5AC99F" w:rsidR="000B4CE4" w:rsidRPr="00E208AF" w:rsidRDefault="000B4CE4"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lastRenderedPageBreak/>
        <w:t xml:space="preserve">The evidence from Leslie (1984; Leslie &amp; Keeble, 1987) and Newman </w:t>
      </w:r>
      <w:r w:rsidRPr="00E208AF">
        <w:rPr>
          <w:rFonts w:ascii="Times New Roman" w:hAnsi="Times New Roman" w:cs="Times New Roman"/>
          <w:i/>
          <w:sz w:val="24"/>
          <w:szCs w:val="24"/>
        </w:rPr>
        <w:t>et al</w:t>
      </w:r>
      <w:r w:rsidRPr="00E208AF">
        <w:rPr>
          <w:rFonts w:ascii="Times New Roman" w:hAnsi="Times New Roman" w:cs="Times New Roman"/>
          <w:sz w:val="24"/>
          <w:szCs w:val="24"/>
        </w:rPr>
        <w:t>. (2008) notwithstanding, it remains unclear how the proposed modules are “triggered” by the relevant input given that information in the perceptual input often contains physical and psychological information or event what the nature of that input is (</w:t>
      </w:r>
      <w:r w:rsidR="00692551">
        <w:rPr>
          <w:rFonts w:ascii="Times New Roman" w:hAnsi="Times New Roman" w:cs="Times New Roman"/>
          <w:i/>
          <w:sz w:val="24"/>
          <w:szCs w:val="24"/>
        </w:rPr>
        <w:t>e.g.</w:t>
      </w:r>
      <w:r w:rsidRPr="00E208AF">
        <w:rPr>
          <w:rFonts w:ascii="Times New Roman" w:hAnsi="Times New Roman" w:cs="Times New Roman"/>
          <w:sz w:val="24"/>
          <w:szCs w:val="24"/>
        </w:rPr>
        <w:t>, Rakison &amp; Poulin-Dubois, 2001). It is also unclear how, on Leslie’s account, a theory of body module would interface with the two remaining modules; that is, if one believes—as Fodor (1985) does—that the internal processes of each modules are impervious to outside influences, then it is unclear how information is transmitted between distinct processing modules. Note that while Leslie does not discuss how his causality modules might communicate with, and transmit information between, each other, there are a number of other perspectives that discuss how modules might pass information to and from each other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Clifton &amp; </w:t>
      </w:r>
      <w:proofErr w:type="spellStart"/>
      <w:r w:rsidRPr="00E208AF">
        <w:rPr>
          <w:rFonts w:ascii="Times New Roman" w:hAnsi="Times New Roman" w:cs="Times New Roman"/>
          <w:sz w:val="24"/>
          <w:szCs w:val="24"/>
        </w:rPr>
        <w:t>Staub</w:t>
      </w:r>
      <w:proofErr w:type="spellEnd"/>
      <w:r w:rsidRPr="00E208AF">
        <w:rPr>
          <w:rFonts w:ascii="Times New Roman" w:hAnsi="Times New Roman" w:cs="Times New Roman"/>
          <w:sz w:val="24"/>
          <w:szCs w:val="24"/>
        </w:rPr>
        <w:t>, 2011; Norris, McQueen, &amp; Cutler, 2000; Rice, Warren, &amp; Betz, 2005) Moreover, given that</w:t>
      </w:r>
      <w:r w:rsidR="00371F97" w:rsidRPr="00E208AF">
        <w:rPr>
          <w:rFonts w:ascii="Times New Roman" w:hAnsi="Times New Roman" w:cs="Times New Roman"/>
          <w:sz w:val="24"/>
          <w:szCs w:val="24"/>
        </w:rPr>
        <w:t xml:space="preserve"> most of the studies on causal perception have tended to test infants 6 months of age and older and who have had six (or more) months</w:t>
      </w:r>
      <w:r w:rsidRPr="00E208AF">
        <w:rPr>
          <w:rFonts w:ascii="Times New Roman" w:hAnsi="Times New Roman" w:cs="Times New Roman"/>
          <w:sz w:val="24"/>
          <w:szCs w:val="24"/>
        </w:rPr>
        <w:t xml:space="preserve"> to learn about causality in the world, it is remains an open question whether causal perception is present at birth or emerges shortly thereafter.</w:t>
      </w:r>
    </w:p>
    <w:p w14:paraId="47C7DD20" w14:textId="77777777" w:rsidR="00371F97" w:rsidRPr="00E208AF" w:rsidRDefault="00371F9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Jean Mandler (1992) has argued in a similar vein to Leslie (1994, 1995) and Michotte (1946, 1963) that infants are born with a process that enables them to learn about agents, animates, inanimates, and causality. According to Mandler (1992), infants are born with a domain-general ability called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through which perceptual information is recoded into an abstract form, called image schemas, that is more accessible to infants; that is,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is what transforms perceptual information into conceptual information in which the spatial information of entities and objects is represented.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is thought to differ from simple perception in that the former, in contrast to the latter, is an active or </w:t>
      </w:r>
      <w:r w:rsidRPr="00E208AF">
        <w:rPr>
          <w:rFonts w:ascii="Times New Roman" w:hAnsi="Times New Roman" w:cs="Times New Roman"/>
          <w:sz w:val="24"/>
          <w:szCs w:val="24"/>
        </w:rPr>
        <w:lastRenderedPageBreak/>
        <w:t xml:space="preserve">purposeful process of </w:t>
      </w:r>
      <w:proofErr w:type="spellStart"/>
      <w:r w:rsidRPr="00E208AF">
        <w:rPr>
          <w:rFonts w:ascii="Times New Roman" w:hAnsi="Times New Roman" w:cs="Times New Roman"/>
          <w:sz w:val="24"/>
          <w:szCs w:val="24"/>
        </w:rPr>
        <w:t>redescription</w:t>
      </w:r>
      <w:proofErr w:type="spellEnd"/>
      <w:r w:rsidRPr="00E208AF">
        <w:rPr>
          <w:rFonts w:ascii="Times New Roman" w:hAnsi="Times New Roman" w:cs="Times New Roman"/>
          <w:sz w:val="24"/>
          <w:szCs w:val="24"/>
        </w:rPr>
        <w:t xml:space="preserve"> whereby information in the perceptual array is attentively analyzed and abstracted to form image schemas.  In terms of launching event sequences, Mandler argued that infants distinguish between causal and non-causal events by forming an image schema of “caused-to-move-inanimate” motion based on a perceptual analysis of the event sequence. Thus, infants who are shown a launching sequence may initially—through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—actively encode that the event involves two objects that move along straight paths. Infants may further encode that the second object begins to move in the presence, but not in the absence, of contact from the first object. This analysis, in turn, produces an image schema of causality in which the first object is seen as the cause of the second object’s movement. On this account, one reason infants look longer at the reversal of the causal event sequence (</w:t>
      </w:r>
      <w:r w:rsidRPr="00E208AF">
        <w:rPr>
          <w:rFonts w:ascii="Times New Roman" w:hAnsi="Times New Roman" w:cs="Times New Roman"/>
          <w:i/>
          <w:sz w:val="24"/>
          <w:szCs w:val="24"/>
        </w:rPr>
        <w:t>i.e.</w:t>
      </w:r>
      <w:r w:rsidRPr="00E208AF">
        <w:rPr>
          <w:rFonts w:ascii="Times New Roman" w:hAnsi="Times New Roman" w:cs="Times New Roman"/>
          <w:sz w:val="24"/>
          <w:szCs w:val="24"/>
        </w:rPr>
        <w:t>,  the direct-launching event) than at the reversal of the non-causal sequence (</w:t>
      </w:r>
      <w:r w:rsidRPr="00E208AF">
        <w:rPr>
          <w:rFonts w:ascii="Times New Roman" w:hAnsi="Times New Roman" w:cs="Times New Roman"/>
          <w:i/>
          <w:sz w:val="24"/>
          <w:szCs w:val="24"/>
        </w:rPr>
        <w:t>i.e.</w:t>
      </w:r>
      <w:r w:rsidRPr="00E208AF">
        <w:rPr>
          <w:rFonts w:ascii="Times New Roman" w:hAnsi="Times New Roman" w:cs="Times New Roman"/>
          <w:sz w:val="24"/>
          <w:szCs w:val="24"/>
        </w:rPr>
        <w:t>, the delayed-launching event) in Leslie and Keeble (1987) was because the reversal of the first, but not the second, event violated the “caused-to-move-inanimate” motion image schema.</w:t>
      </w:r>
    </w:p>
    <w:p w14:paraId="597AE014" w14:textId="5DF02DAB" w:rsidR="00371F97" w:rsidRPr="00E208AF" w:rsidRDefault="00371F9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This ability to go beyond purely perceptual information and represent causality is important because by representing only the most important aspects of the event, infants process less information and thus have less of a biological burden placed on their information-processing abilities. Nonetheless, </w:t>
      </w:r>
      <w:proofErr w:type="spellStart"/>
      <w:r w:rsidRPr="00E208AF">
        <w:rPr>
          <w:rFonts w:ascii="Times New Roman" w:hAnsi="Times New Roman" w:cs="Times New Roman"/>
          <w:sz w:val="24"/>
          <w:szCs w:val="24"/>
        </w:rPr>
        <w:t>Mandler's</w:t>
      </w:r>
      <w:proofErr w:type="spellEnd"/>
      <w:r w:rsidRPr="00E208AF">
        <w:rPr>
          <w:rFonts w:ascii="Times New Roman" w:hAnsi="Times New Roman" w:cs="Times New Roman"/>
          <w:sz w:val="24"/>
          <w:szCs w:val="24"/>
        </w:rPr>
        <w:t xml:space="preserve"> theory is limited in a number of ways. First, it does not address how congenitally blind patients—who presumably are unable to see or perceive the world around  them and thus who cannot engage in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—develop concepts for agents, inanimates, animates, and causality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Chowdhry</w:t>
      </w:r>
      <w:proofErr w:type="spellEnd"/>
      <w:r w:rsidRPr="00E208AF">
        <w:rPr>
          <w:rFonts w:ascii="Times New Roman" w:hAnsi="Times New Roman" w:cs="Times New Roman"/>
          <w:sz w:val="24"/>
          <w:szCs w:val="24"/>
        </w:rPr>
        <w:t>, 2011). Second, there is no direct empirical evidence that infants attentively analyze information in the perceptual array in the way that Mandler describes rather than by simply attending to salient properties of entities and objects (</w:t>
      </w:r>
      <w:r w:rsidR="00692551">
        <w:rPr>
          <w:rFonts w:ascii="Times New Roman" w:hAnsi="Times New Roman" w:cs="Times New Roman"/>
          <w:i/>
          <w:sz w:val="24"/>
          <w:szCs w:val="24"/>
        </w:rPr>
        <w:t>e.g.</w:t>
      </w:r>
      <w:r w:rsidRPr="00E208AF">
        <w:rPr>
          <w:rFonts w:ascii="Times New Roman" w:hAnsi="Times New Roman" w:cs="Times New Roman"/>
          <w:sz w:val="24"/>
          <w:szCs w:val="24"/>
        </w:rPr>
        <w:t>, motion or relative size)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Slater, 1989). Third, it does not address how many times an </w:t>
      </w:r>
      <w:r w:rsidRPr="00E208AF">
        <w:rPr>
          <w:rFonts w:ascii="Times New Roman" w:hAnsi="Times New Roman" w:cs="Times New Roman"/>
          <w:sz w:val="24"/>
          <w:szCs w:val="24"/>
        </w:rPr>
        <w:lastRenderedPageBreak/>
        <w:t>event must be analyzed for it to be abstracted into its more conceptual, image-schematic form. Lastly, Mandler never conducted research to examine infants’ interpretation of motions other than those of drinking or giving rides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Mandler &amp; McDonough, 1996), which means that it is an open question whether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produces image schemas in putatively causal domains such as in launching-event contexts. Despite the fact that perceptual analysis represents a domain-general process, we nonetheless situate her theory within the domain-specific section because she argued that </w:t>
      </w:r>
      <w:r w:rsidRPr="00E208AF">
        <w:rPr>
          <w:rFonts w:ascii="Times New Roman" w:hAnsi="Times New Roman" w:cs="Times New Roman"/>
          <w:i/>
          <w:sz w:val="24"/>
          <w:szCs w:val="24"/>
        </w:rPr>
        <w:t>perceptual analysis</w:t>
      </w:r>
      <w:r w:rsidRPr="00E208AF">
        <w:rPr>
          <w:rFonts w:ascii="Times New Roman" w:hAnsi="Times New Roman" w:cs="Times New Roman"/>
          <w:sz w:val="24"/>
          <w:szCs w:val="24"/>
        </w:rPr>
        <w:t xml:space="preserve"> gives rise to a domain-specific representation of causality in the form of image schemas (</w:t>
      </w:r>
      <w:r w:rsidR="00692551">
        <w:rPr>
          <w:rFonts w:ascii="Times New Roman" w:hAnsi="Times New Roman" w:cs="Times New Roman"/>
          <w:i/>
          <w:sz w:val="24"/>
          <w:szCs w:val="24"/>
        </w:rPr>
        <w:t>e.g.</w:t>
      </w:r>
      <w:r w:rsidRPr="00E208AF">
        <w:rPr>
          <w:rFonts w:ascii="Times New Roman" w:hAnsi="Times New Roman" w:cs="Times New Roman"/>
          <w:sz w:val="24"/>
          <w:szCs w:val="24"/>
        </w:rPr>
        <w:t>, the caused-to-move or caused motion image schema).</w:t>
      </w:r>
    </w:p>
    <w:p w14:paraId="59F335BB" w14:textId="77777777" w:rsidR="00371F97" w:rsidRPr="00E208AF" w:rsidRDefault="00371F9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Still another influential domain-specific perspective is </w:t>
      </w:r>
      <w:proofErr w:type="spellStart"/>
      <w:r w:rsidRPr="00E208AF">
        <w:rPr>
          <w:rFonts w:ascii="Times New Roman" w:hAnsi="Times New Roman" w:cs="Times New Roman"/>
          <w:sz w:val="24"/>
          <w:szCs w:val="24"/>
        </w:rPr>
        <w:t>Spelke’s</w:t>
      </w:r>
      <w:proofErr w:type="spellEnd"/>
      <w:r w:rsidRPr="00E208AF">
        <w:rPr>
          <w:rFonts w:ascii="Times New Roman" w:hAnsi="Times New Roman" w:cs="Times New Roman"/>
          <w:sz w:val="24"/>
          <w:szCs w:val="24"/>
        </w:rPr>
        <w:t xml:space="preserve"> core systems theory (Spelke &amp; </w:t>
      </w:r>
      <w:proofErr w:type="spellStart"/>
      <w:r w:rsidRPr="00E208AF">
        <w:rPr>
          <w:rFonts w:ascii="Times New Roman" w:hAnsi="Times New Roman" w:cs="Times New Roman"/>
          <w:sz w:val="24"/>
          <w:szCs w:val="24"/>
        </w:rPr>
        <w:t>Kinzler</w:t>
      </w:r>
      <w:proofErr w:type="spellEnd"/>
      <w:r w:rsidRPr="00E208AF">
        <w:rPr>
          <w:rFonts w:ascii="Times New Roman" w:hAnsi="Times New Roman" w:cs="Times New Roman"/>
          <w:sz w:val="24"/>
          <w:szCs w:val="24"/>
        </w:rPr>
        <w:t>, 2007, 2009). The crux of her argument is that from birth infants possess a small number of separable core systems that constrain how they represent and interpret physical events. These include core systems for representing number, geometry, agency, and inanimacy. However, I will focus here on the latter two systems given their relevance to the reported projects. The core system for representing the motion of inanimate objects specifies the constraints that govern inanimate-object motion. These constraints are cohesion, continuity, and contact.  The principle of cohesion states that inanimate objects maintain their boundedness and connectedness when engaged in motion; that is, inanimate objects neither spontaneously break apart when moving nor do they fuse with each other (</w:t>
      </w:r>
      <w:proofErr w:type="spellStart"/>
      <w:r w:rsidRPr="00E208AF">
        <w:rPr>
          <w:rFonts w:ascii="Times New Roman" w:hAnsi="Times New Roman" w:cs="Times New Roman"/>
          <w:sz w:val="24"/>
          <w:szCs w:val="24"/>
        </w:rPr>
        <w:t>Kestenbaum</w:t>
      </w:r>
      <w:proofErr w:type="spellEnd"/>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Termine</w:t>
      </w:r>
      <w:proofErr w:type="spellEnd"/>
      <w:r w:rsidRPr="00E208AF">
        <w:rPr>
          <w:rFonts w:ascii="Times New Roman" w:hAnsi="Times New Roman" w:cs="Times New Roman"/>
          <w:sz w:val="24"/>
          <w:szCs w:val="24"/>
        </w:rPr>
        <w:t xml:space="preserve">, &amp; Spelke, 1987; Needham, 1999). The principle of continuity states that inanimate objects move continuously through time and space; that is, inanimate objects cannot spontaneously appear or disappear when moving through space, and neither can they occupy the space of another object (Kuhlmeier, Wynn, &amp; Bloom, 2004). Lastly and perhaps most importantly from the perspective </w:t>
      </w:r>
      <w:r w:rsidRPr="00E208AF">
        <w:rPr>
          <w:rFonts w:ascii="Times New Roman" w:hAnsi="Times New Roman" w:cs="Times New Roman"/>
          <w:sz w:val="24"/>
          <w:szCs w:val="24"/>
        </w:rPr>
        <w:lastRenderedPageBreak/>
        <w:t>of the present experiments, the principle of contact states that inanimate objects move only when contacted by an external agent or object. Thus, inanimate objects do not engage in self-propelled motion (Spelke, 1990). It is worth mentioning that, unlike object motion, agent motion is not similarly constrained by the principle of contact. This means that agents can be self-propelled and that contact is not required for them to move from point A to point B; rather, agents represent efficient, goal-directed entities who can engage in contingent and reciprocal action and motion with other entities (</w:t>
      </w:r>
      <w:proofErr w:type="spellStart"/>
      <w:r w:rsidRPr="00E208AF">
        <w:rPr>
          <w:rFonts w:ascii="Times New Roman" w:hAnsi="Times New Roman" w:cs="Times New Roman"/>
          <w:sz w:val="24"/>
          <w:szCs w:val="24"/>
        </w:rPr>
        <w:t>Gergely</w:t>
      </w:r>
      <w:proofErr w:type="spellEnd"/>
      <w:r w:rsidRPr="00E208AF">
        <w:rPr>
          <w:rFonts w:ascii="Times New Roman" w:hAnsi="Times New Roman" w:cs="Times New Roman"/>
          <w:sz w:val="24"/>
          <w:szCs w:val="24"/>
        </w:rPr>
        <w:t xml:space="preserve"> &amp; </w:t>
      </w:r>
      <w:proofErr w:type="spellStart"/>
      <w:r w:rsidRPr="00E208AF">
        <w:rPr>
          <w:rFonts w:ascii="Times New Roman" w:hAnsi="Times New Roman" w:cs="Times New Roman"/>
          <w:sz w:val="24"/>
          <w:szCs w:val="24"/>
        </w:rPr>
        <w:t>Csibra</w:t>
      </w:r>
      <w:proofErr w:type="spellEnd"/>
      <w:r w:rsidRPr="00E208AF">
        <w:rPr>
          <w:rFonts w:ascii="Times New Roman" w:hAnsi="Times New Roman" w:cs="Times New Roman"/>
          <w:sz w:val="24"/>
          <w:szCs w:val="24"/>
        </w:rPr>
        <w:t>, 2003; Meltzoff &amp; Moore, 1977; Woodward, 1998).</w:t>
      </w:r>
    </w:p>
    <w:p w14:paraId="6261384C" w14:textId="3C5A2E66" w:rsidR="00797045" w:rsidRPr="00E208AF" w:rsidRDefault="00797045"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Support for these domain-specific positions derives from work that demonstrates: that knowledge about animates and inanimates—which have different causal affordances—can be selectively impaired following brain damage (</w:t>
      </w:r>
      <w:proofErr w:type="spellStart"/>
      <w:r w:rsidRPr="00E208AF">
        <w:rPr>
          <w:rFonts w:ascii="Times New Roman" w:hAnsi="Times New Roman" w:cs="Times New Roman"/>
          <w:sz w:val="24"/>
          <w:szCs w:val="24"/>
        </w:rPr>
        <w:t>Caramazza</w:t>
      </w:r>
      <w:proofErr w:type="spellEnd"/>
      <w:r w:rsidRPr="00E208AF">
        <w:rPr>
          <w:rFonts w:ascii="Times New Roman" w:hAnsi="Times New Roman" w:cs="Times New Roman"/>
          <w:sz w:val="24"/>
          <w:szCs w:val="24"/>
        </w:rPr>
        <w:t xml:space="preserve"> &amp; Shelton, 1998; Warrington, 1981), that causal events are detected faster than non-causal events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Moors, </w:t>
      </w:r>
      <w:proofErr w:type="spellStart"/>
      <w:r w:rsidRPr="00E208AF">
        <w:rPr>
          <w:rFonts w:ascii="Times New Roman" w:hAnsi="Times New Roman" w:cs="Times New Roman"/>
          <w:sz w:val="24"/>
          <w:szCs w:val="24"/>
        </w:rPr>
        <w:t>Wagemans</w:t>
      </w:r>
      <w:proofErr w:type="spellEnd"/>
      <w:r w:rsidRPr="00E208AF">
        <w:rPr>
          <w:rFonts w:ascii="Times New Roman" w:hAnsi="Times New Roman" w:cs="Times New Roman"/>
          <w:sz w:val="24"/>
          <w:szCs w:val="24"/>
        </w:rPr>
        <w:t>, &amp; de-Wit, 2017), that the preference for causal events over non-causal events may be present at birth and thus may be subserved by innate domain-specific modules or mechanisms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Mascalzoni, </w:t>
      </w:r>
      <w:proofErr w:type="spellStart"/>
      <w:r w:rsidRPr="00E208AF">
        <w:rPr>
          <w:rFonts w:ascii="Times New Roman" w:hAnsi="Times New Roman" w:cs="Times New Roman"/>
          <w:sz w:val="24"/>
          <w:szCs w:val="24"/>
        </w:rPr>
        <w:t>Regolin</w:t>
      </w:r>
      <w:proofErr w:type="spellEnd"/>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Vallortigara</w:t>
      </w:r>
      <w:proofErr w:type="spellEnd"/>
      <w:r w:rsidRPr="00E208AF">
        <w:rPr>
          <w:rFonts w:ascii="Times New Roman" w:hAnsi="Times New Roman" w:cs="Times New Roman"/>
          <w:sz w:val="24"/>
          <w:szCs w:val="24"/>
        </w:rPr>
        <w:t xml:space="preserve">, &amp; </w:t>
      </w:r>
      <w:proofErr w:type="spellStart"/>
      <w:r w:rsidRPr="00E208AF">
        <w:rPr>
          <w:rFonts w:ascii="Times New Roman" w:hAnsi="Times New Roman" w:cs="Times New Roman"/>
          <w:sz w:val="24"/>
          <w:szCs w:val="24"/>
        </w:rPr>
        <w:t>Simion</w:t>
      </w:r>
      <w:proofErr w:type="spellEnd"/>
      <w:r w:rsidRPr="00E208AF">
        <w:rPr>
          <w:rFonts w:ascii="Times New Roman" w:hAnsi="Times New Roman" w:cs="Times New Roman"/>
          <w:sz w:val="24"/>
          <w:szCs w:val="24"/>
        </w:rPr>
        <w:t>, 2013), that by 7 months of age infants understand that objects, but not people, require physical contact to move (</w:t>
      </w:r>
      <w:r w:rsidR="00692551">
        <w:rPr>
          <w:rFonts w:ascii="Times New Roman" w:hAnsi="Times New Roman" w:cs="Times New Roman"/>
          <w:i/>
          <w:sz w:val="24"/>
          <w:szCs w:val="24"/>
        </w:rPr>
        <w:t>e.g.</w:t>
      </w:r>
      <w:r w:rsidRPr="00E208AF">
        <w:rPr>
          <w:rFonts w:ascii="Times New Roman" w:hAnsi="Times New Roman" w:cs="Times New Roman"/>
          <w:sz w:val="24"/>
          <w:szCs w:val="24"/>
        </w:rPr>
        <w:t>, Spelke, Phillips, &amp; Woodward, 1995), and that specific brain regions may be involved in processing causal events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Fonlupt</w:t>
      </w:r>
      <w:proofErr w:type="spellEnd"/>
      <w:r w:rsidRPr="00E208AF">
        <w:rPr>
          <w:rFonts w:ascii="Times New Roman" w:hAnsi="Times New Roman" w:cs="Times New Roman"/>
          <w:sz w:val="24"/>
          <w:szCs w:val="24"/>
        </w:rPr>
        <w:t xml:space="preserve">, 2003). Despite ostensible widespread support for domain-specific mechanisms, modules, and core systems, domain-specific theories are limited for at least two reasons. First, theories that posit the existence of innately specialized modules or mechanisms suffer from a lack of direct empirical support (Rakison, 2007). Second, and perhaps most importantly, domain-specific theories are limited because they do not discuss why causal perception undergoes a developmental transition between 4½ and 10 months of age. Indeed, if it assumed that infants possess specialized </w:t>
      </w:r>
      <w:r w:rsidRPr="00E208AF">
        <w:rPr>
          <w:rFonts w:ascii="Times New Roman" w:hAnsi="Times New Roman" w:cs="Times New Roman"/>
          <w:sz w:val="24"/>
          <w:szCs w:val="24"/>
        </w:rPr>
        <w:lastRenderedPageBreak/>
        <w:t>mechanisms or modules that support learning about causality, then it is difficult to generate testable predictions about how, and in what ways, causal learning changes across development and to account for the existing body of research that demonstrates that causal learning does in fact change in systematic and important ways across infancy (</w:t>
      </w:r>
      <w:r w:rsidR="00692551">
        <w:rPr>
          <w:rFonts w:ascii="Times New Roman" w:hAnsi="Times New Roman" w:cs="Times New Roman"/>
          <w:i/>
          <w:sz w:val="24"/>
          <w:szCs w:val="24"/>
        </w:rPr>
        <w:t>e.g.</w:t>
      </w:r>
      <w:r w:rsidRPr="00E208AF">
        <w:rPr>
          <w:rFonts w:ascii="Times New Roman" w:hAnsi="Times New Roman" w:cs="Times New Roman"/>
          <w:sz w:val="24"/>
          <w:szCs w:val="24"/>
        </w:rPr>
        <w:t>, Cohen &amp; Amsel, 1998; Oakes &amp; Cohen, 1990; Rakison, 2005, 2006).</w:t>
      </w:r>
    </w:p>
    <w:p w14:paraId="46B9B4FE" w14:textId="77777777" w:rsidR="00797045" w:rsidRPr="00E208AF" w:rsidRDefault="00064DC3" w:rsidP="00C7016D">
      <w:pPr>
        <w:pStyle w:val="Heading2"/>
        <w:ind w:left="0"/>
        <w:rPr>
          <w:sz w:val="24"/>
          <w:szCs w:val="24"/>
        </w:rPr>
      </w:pPr>
      <w:bookmarkStart w:id="7" w:name="_Toc522727396"/>
      <w:r w:rsidRPr="00E208AF">
        <w:rPr>
          <w:sz w:val="24"/>
          <w:szCs w:val="24"/>
        </w:rPr>
        <w:t>Domain-general theories of causal perception</w:t>
      </w:r>
      <w:bookmarkEnd w:id="7"/>
    </w:p>
    <w:p w14:paraId="5D615800" w14:textId="51B1898A"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One of the first individuals explicitly to wrestle seriously with the topic of causality was Hume (</w:t>
      </w:r>
      <w:r w:rsidR="00EF668F">
        <w:rPr>
          <w:rFonts w:ascii="Times New Roman" w:hAnsi="Times New Roman" w:cs="Times New Roman"/>
          <w:sz w:val="24"/>
          <w:szCs w:val="24"/>
        </w:rPr>
        <w:t xml:space="preserve">1748, </w:t>
      </w:r>
      <w:r w:rsidRPr="00E208AF">
        <w:rPr>
          <w:rFonts w:ascii="Times New Roman" w:hAnsi="Times New Roman" w:cs="Times New Roman"/>
          <w:sz w:val="24"/>
          <w:szCs w:val="24"/>
        </w:rPr>
        <w:t xml:space="preserve">1777, </w:t>
      </w:r>
      <w:proofErr w:type="gramStart"/>
      <w:r w:rsidRPr="00E208AF">
        <w:rPr>
          <w:rFonts w:ascii="Times New Roman" w:hAnsi="Times New Roman" w:cs="Times New Roman"/>
          <w:sz w:val="24"/>
          <w:szCs w:val="24"/>
        </w:rPr>
        <w:t>1993</w:t>
      </w:r>
      <w:proofErr w:type="gramEnd"/>
      <w:r w:rsidRPr="00E208AF">
        <w:rPr>
          <w:rFonts w:ascii="Times New Roman" w:hAnsi="Times New Roman" w:cs="Times New Roman"/>
          <w:sz w:val="24"/>
          <w:szCs w:val="24"/>
        </w:rPr>
        <w:t>). In particular, Hume was one of the first theorists to address what is meant by causality, whether it can be ascertained from the perceptual array, and from where it originates. In contrast to the domain-specific theorists described</w:t>
      </w:r>
      <w:r w:rsidR="00DA211B" w:rsidRPr="00E208AF">
        <w:rPr>
          <w:rFonts w:ascii="Times New Roman" w:hAnsi="Times New Roman" w:cs="Times New Roman"/>
          <w:sz w:val="24"/>
          <w:szCs w:val="24"/>
        </w:rPr>
        <w:t xml:space="preserve"> in the previous section, Hume </w:t>
      </w:r>
      <w:r w:rsidRPr="00E208AF">
        <w:rPr>
          <w:rFonts w:ascii="Times New Roman" w:hAnsi="Times New Roman" w:cs="Times New Roman"/>
          <w:sz w:val="24"/>
          <w:szCs w:val="24"/>
        </w:rPr>
        <w:t xml:space="preserve">adopted a domain-general perspective and was particularly interested in whether human knowledge of causal events is the product of direct experience or is present at birth. For example, Hume was interested in whether our knowledge that </w:t>
      </w:r>
      <w:proofErr w:type="gramStart"/>
      <w:r w:rsidRPr="00E208AF">
        <w:rPr>
          <w:rFonts w:ascii="Times New Roman" w:hAnsi="Times New Roman" w:cs="Times New Roman"/>
          <w:sz w:val="24"/>
          <w:szCs w:val="24"/>
        </w:rPr>
        <w:t>A</w:t>
      </w:r>
      <w:proofErr w:type="gramEnd"/>
      <w:r w:rsidRPr="00E208AF">
        <w:rPr>
          <w:rFonts w:ascii="Times New Roman" w:hAnsi="Times New Roman" w:cs="Times New Roman"/>
          <w:sz w:val="24"/>
          <w:szCs w:val="24"/>
        </w:rPr>
        <w:t xml:space="preserve"> causes B to move is derived online based on A’s association with B over time or whether this knowledge is known a priori. The answer that Hume offered was that all causal knowledge derives from our immediate "impressions" or direct experience with correlated causal events. Humans are able to reason, for example, that A causes B to move</w:t>
      </w:r>
      <w:r w:rsidR="00DA211B" w:rsidRPr="00E208AF">
        <w:rPr>
          <w:rFonts w:ascii="Times New Roman" w:hAnsi="Times New Roman" w:cs="Times New Roman"/>
          <w:sz w:val="24"/>
          <w:szCs w:val="24"/>
        </w:rPr>
        <w:t xml:space="preserve"> (as in a launching-event sequence)</w:t>
      </w:r>
      <w:r w:rsidRPr="00E208AF">
        <w:rPr>
          <w:rFonts w:ascii="Times New Roman" w:hAnsi="Times New Roman" w:cs="Times New Roman"/>
          <w:sz w:val="24"/>
          <w:szCs w:val="24"/>
        </w:rPr>
        <w:t xml:space="preserve"> based on a necessary </w:t>
      </w:r>
      <w:r w:rsidR="00DA211B" w:rsidRPr="00E208AF">
        <w:rPr>
          <w:rFonts w:ascii="Times New Roman" w:hAnsi="Times New Roman" w:cs="Times New Roman"/>
          <w:sz w:val="24"/>
          <w:szCs w:val="24"/>
        </w:rPr>
        <w:t>and constant</w:t>
      </w:r>
      <w:r w:rsidRPr="00E208AF">
        <w:rPr>
          <w:rFonts w:ascii="Times New Roman" w:hAnsi="Times New Roman" w:cs="Times New Roman"/>
          <w:sz w:val="24"/>
          <w:szCs w:val="24"/>
        </w:rPr>
        <w:t xml:space="preserve"> connection between the two and not because of innate or a priori knowledge about A; that is, we infer that A is the cause of B's movement based on our previous experience in which we observe B constantly move upon contact from A. The reason that Hume argued that our knowledge of causality cannot be known a priori is because in the absence of any direct experience with a correlated event, there is nothing inherent about one event, object, or entity that makes it a cause or predictor of another event, object, or entity. In other words, if one has never before seen </w:t>
      </w:r>
      <w:proofErr w:type="gramStart"/>
      <w:r w:rsidRPr="00E208AF">
        <w:rPr>
          <w:rFonts w:ascii="Times New Roman" w:hAnsi="Times New Roman" w:cs="Times New Roman"/>
          <w:sz w:val="24"/>
          <w:szCs w:val="24"/>
        </w:rPr>
        <w:t>A</w:t>
      </w:r>
      <w:proofErr w:type="gramEnd"/>
      <w:r w:rsidRPr="00E208AF">
        <w:rPr>
          <w:rFonts w:ascii="Times New Roman" w:hAnsi="Times New Roman" w:cs="Times New Roman"/>
          <w:sz w:val="24"/>
          <w:szCs w:val="24"/>
        </w:rPr>
        <w:t xml:space="preserve"> </w:t>
      </w:r>
      <w:r w:rsidRPr="00E208AF">
        <w:rPr>
          <w:rFonts w:ascii="Times New Roman" w:hAnsi="Times New Roman" w:cs="Times New Roman"/>
          <w:sz w:val="24"/>
          <w:szCs w:val="24"/>
        </w:rPr>
        <w:lastRenderedPageBreak/>
        <w:t>cause B to move, there is nothing inherent to A that would enable one to predict that B will move if contacted by A. In short, Hume believed that causes do not exist in the world as reified entities but rather are inferred based on direct experience with correlated events</w:t>
      </w:r>
      <w:r w:rsidRPr="00E208AF">
        <w:rPr>
          <w:rStyle w:val="FootnoteReference"/>
          <w:rFonts w:ascii="Times New Roman" w:hAnsi="Times New Roman" w:cs="Times New Roman"/>
          <w:sz w:val="24"/>
          <w:szCs w:val="24"/>
        </w:rPr>
        <w:footnoteReference w:id="1"/>
      </w:r>
      <w:r w:rsidRPr="00E208AF">
        <w:rPr>
          <w:rFonts w:ascii="Times New Roman" w:hAnsi="Times New Roman" w:cs="Times New Roman"/>
          <w:sz w:val="24"/>
          <w:szCs w:val="24"/>
        </w:rPr>
        <w:t>.</w:t>
      </w:r>
    </w:p>
    <w:p w14:paraId="7A79EF22" w14:textId="77777777"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One of the first researchers specifically to focus on the development of causality during infancy and early childhood was Jean Piaget. In Piaget’s (1952) view, infants primarily learn about cause-and-effect in the world during the first two years of life by constructing and executing actions and observing the consequences of those actions on the self and on the world. For example, an infant who is in the sensorimotor stage may engage in a certain action—such as sucking their thumb or kicking their leg to activate a mobile that is attached to their ankle—based on the interesting and pleasurable effects that those actions confer on the self and the world. Importantly, these early representations of the causal world are limited because they are largely based on the infant’s direct interactions with the world. Piaget argued that infants move past these rudimentary representations of causality and begin to develop abstract representations of the causal world—that are not bound to self-action—only once they can reproduce the actions of others; that is, Piaget believed that a primary mechanism by which infants develop abstract representations or "images" of the causal world is imitation, an ability that is thought to change over developmental time.</w:t>
      </w:r>
    </w:p>
    <w:p w14:paraId="32D7E436" w14:textId="07631DC1"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According to Piaget, as infants move from one sub-stage to the next, they acquire the ability to imitate increasingly complex actions. This ability to imitate increasingly complex actions overtime becomes internalized and leads to the formation of “images” or concepts of the </w:t>
      </w:r>
      <w:r w:rsidRPr="00E208AF">
        <w:rPr>
          <w:rFonts w:ascii="Times New Roman" w:hAnsi="Times New Roman" w:cs="Times New Roman"/>
          <w:sz w:val="24"/>
          <w:szCs w:val="24"/>
        </w:rPr>
        <w:lastRenderedPageBreak/>
        <w:t>causal world, which are thought to emerge around the age of 6 or 7. Piaget’s perspective can be considered a domain-general theory because such mechanisms (</w:t>
      </w:r>
      <w:r w:rsidRPr="00E208AF">
        <w:rPr>
          <w:rFonts w:ascii="Times New Roman" w:hAnsi="Times New Roman" w:cs="Times New Roman"/>
          <w:i/>
          <w:sz w:val="24"/>
          <w:szCs w:val="24"/>
        </w:rPr>
        <w:t>i.e.</w:t>
      </w:r>
      <w:r w:rsidRPr="00E208AF">
        <w:rPr>
          <w:rFonts w:ascii="Times New Roman" w:hAnsi="Times New Roman" w:cs="Times New Roman"/>
          <w:sz w:val="24"/>
          <w:szCs w:val="24"/>
        </w:rPr>
        <w:t>, imitation, assimilation, accommodation) are thought to support learning in a range of content areas, including in causal contexts. Nonetheless, Piaget’s theory of causality suffers from a number of limitations, which has led to considerable criticism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Sugarman</w:t>
      </w:r>
      <w:proofErr w:type="spellEnd"/>
      <w:r w:rsidRPr="00E208AF">
        <w:rPr>
          <w:rFonts w:ascii="Times New Roman" w:hAnsi="Times New Roman" w:cs="Times New Roman"/>
          <w:sz w:val="24"/>
          <w:szCs w:val="24"/>
        </w:rPr>
        <w:t>, 1987). These criticisms range from inadequate study methodologies, to how he underestimated children’s learning abilities (</w:t>
      </w:r>
      <w:r w:rsidR="00692551">
        <w:rPr>
          <w:rFonts w:ascii="Times New Roman" w:hAnsi="Times New Roman" w:cs="Times New Roman"/>
          <w:i/>
          <w:sz w:val="24"/>
          <w:szCs w:val="24"/>
        </w:rPr>
        <w:t>e.g.</w:t>
      </w:r>
      <w:r w:rsidRPr="00E208AF">
        <w:rPr>
          <w:rFonts w:ascii="Times New Roman" w:hAnsi="Times New Roman" w:cs="Times New Roman"/>
          <w:sz w:val="24"/>
          <w:szCs w:val="24"/>
        </w:rPr>
        <w:t>, Baillargeon, 1987; Spelke &amp; Newport, 1998).</w:t>
      </w:r>
    </w:p>
    <w:p w14:paraId="1F5AC502" w14:textId="77777777" w:rsidR="005515E0" w:rsidRPr="00E208AF" w:rsidRDefault="005515E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ab/>
        <w:t xml:space="preserve">Proponents of the information-processing perspective have also forwarded a similar argument to that of Piaget. The crux of their </w:t>
      </w:r>
      <w:r w:rsidR="009E3C76" w:rsidRPr="00E208AF">
        <w:rPr>
          <w:rFonts w:ascii="Times New Roman" w:hAnsi="Times New Roman" w:cs="Times New Roman"/>
          <w:sz w:val="24"/>
          <w:szCs w:val="24"/>
        </w:rPr>
        <w:t>argument</w:t>
      </w:r>
      <w:r w:rsidRPr="00E208AF">
        <w:rPr>
          <w:rFonts w:ascii="Times New Roman" w:hAnsi="Times New Roman" w:cs="Times New Roman"/>
          <w:sz w:val="24"/>
          <w:szCs w:val="24"/>
        </w:rPr>
        <w:t xml:space="preserve"> is that causal perception is underpinned by an associative, information-processing learning mechanism rather than by innate mechanisms, modules, skeletal systems, or core systems (e.g., Oakes &amp; Cohen, 1990; Oakes &amp; Cohen, 1994; Cohen et al., 1998; Rakison, 2005; Rakison &amp; Lupyan, 2008; Rakison, Smith, &amp; Ali, 2016). On this account, the ability to perceive causality in launching events develops incrementally and results from changes in information-processing </w:t>
      </w:r>
      <w:r w:rsidR="00436CFC" w:rsidRPr="00E208AF">
        <w:rPr>
          <w:rFonts w:ascii="Times New Roman" w:hAnsi="Times New Roman" w:cs="Times New Roman"/>
          <w:sz w:val="24"/>
          <w:szCs w:val="24"/>
        </w:rPr>
        <w:t>mechanisms</w:t>
      </w:r>
      <w:r w:rsidRPr="00E208AF">
        <w:rPr>
          <w:rFonts w:ascii="Times New Roman" w:hAnsi="Times New Roman" w:cs="Times New Roman"/>
          <w:sz w:val="24"/>
          <w:szCs w:val="24"/>
        </w:rPr>
        <w:t xml:space="preserve"> and processes that are present from birth and that support learning in a range of content areas. On this view, </w:t>
      </w:r>
      <w:proofErr w:type="gramStart"/>
      <w:r w:rsidRPr="00E208AF">
        <w:rPr>
          <w:rFonts w:ascii="Times New Roman" w:hAnsi="Times New Roman" w:cs="Times New Roman"/>
          <w:sz w:val="24"/>
          <w:szCs w:val="24"/>
        </w:rPr>
        <w:t xml:space="preserve">infants learn to perceive causality in launching events </w:t>
      </w:r>
      <w:r w:rsidR="004F229A" w:rsidRPr="00E208AF">
        <w:rPr>
          <w:rFonts w:ascii="Times New Roman" w:hAnsi="Times New Roman" w:cs="Times New Roman"/>
          <w:sz w:val="24"/>
          <w:szCs w:val="24"/>
        </w:rPr>
        <w:t>first by</w:t>
      </w:r>
      <w:r w:rsidRPr="00E208AF">
        <w:rPr>
          <w:rFonts w:ascii="Times New Roman" w:hAnsi="Times New Roman" w:cs="Times New Roman"/>
          <w:sz w:val="24"/>
          <w:szCs w:val="24"/>
        </w:rPr>
        <w:t xml:space="preserve"> attending to the low-level features and then, </w:t>
      </w:r>
      <w:r w:rsidR="004F229A" w:rsidRPr="00E208AF">
        <w:rPr>
          <w:rFonts w:ascii="Times New Roman" w:hAnsi="Times New Roman" w:cs="Times New Roman"/>
          <w:sz w:val="24"/>
          <w:szCs w:val="24"/>
        </w:rPr>
        <w:t xml:space="preserve">only </w:t>
      </w:r>
      <w:r w:rsidRPr="00E208AF">
        <w:rPr>
          <w:rFonts w:ascii="Times New Roman" w:hAnsi="Times New Roman" w:cs="Times New Roman"/>
          <w:sz w:val="24"/>
          <w:szCs w:val="24"/>
        </w:rPr>
        <w:t>later, by combining those features with higher-level features until a complete causal concept has</w:t>
      </w:r>
      <w:proofErr w:type="gramEnd"/>
      <w:r w:rsidRPr="00E208AF">
        <w:rPr>
          <w:rFonts w:ascii="Times New Roman" w:hAnsi="Times New Roman" w:cs="Times New Roman"/>
          <w:sz w:val="24"/>
          <w:szCs w:val="24"/>
        </w:rPr>
        <w:t xml:space="preserve"> been formed. For example, young infants shown the launching-event sequences described earlier would have an initial bias to encode only the low-level percep</w:t>
      </w:r>
      <w:r w:rsidR="004F229A" w:rsidRPr="00E208AF">
        <w:rPr>
          <w:rFonts w:ascii="Times New Roman" w:hAnsi="Times New Roman" w:cs="Times New Roman"/>
          <w:sz w:val="24"/>
          <w:szCs w:val="24"/>
        </w:rPr>
        <w:t xml:space="preserve">tual </w:t>
      </w:r>
      <w:r w:rsidRPr="00E208AF">
        <w:rPr>
          <w:rFonts w:ascii="Times New Roman" w:hAnsi="Times New Roman" w:cs="Times New Roman"/>
          <w:sz w:val="24"/>
          <w:szCs w:val="24"/>
        </w:rPr>
        <w:t xml:space="preserve">features of the objects involved such as their color, shape, or path of movement. </w:t>
      </w:r>
      <w:r w:rsidR="004F229A" w:rsidRPr="00E208AF">
        <w:rPr>
          <w:rFonts w:ascii="Times New Roman" w:hAnsi="Times New Roman" w:cs="Times New Roman"/>
          <w:sz w:val="24"/>
          <w:szCs w:val="24"/>
        </w:rPr>
        <w:t xml:space="preserve">This assertion is based on the </w:t>
      </w:r>
      <w:r w:rsidRPr="00E208AF">
        <w:rPr>
          <w:rFonts w:ascii="Times New Roman" w:hAnsi="Times New Roman" w:cs="Times New Roman"/>
          <w:sz w:val="24"/>
          <w:szCs w:val="24"/>
        </w:rPr>
        <w:t>finding that 4-month-olds, but neither 5½-month-olds nor the 6¼-month-olds, loo</w:t>
      </w:r>
      <w:r w:rsidR="004F229A" w:rsidRPr="00E208AF">
        <w:rPr>
          <w:rFonts w:ascii="Times New Roman" w:hAnsi="Times New Roman" w:cs="Times New Roman"/>
          <w:sz w:val="24"/>
          <w:szCs w:val="24"/>
        </w:rPr>
        <w:t xml:space="preserve">ked longer at the causal event </w:t>
      </w:r>
      <w:r w:rsidRPr="00E208AF">
        <w:rPr>
          <w:rFonts w:ascii="Times New Roman" w:hAnsi="Times New Roman" w:cs="Times New Roman"/>
          <w:sz w:val="24"/>
          <w:szCs w:val="24"/>
        </w:rPr>
        <w:t>regardless whether they were habituated to the causal event or either of two non-</w:t>
      </w:r>
      <w:r w:rsidR="004F229A" w:rsidRPr="00E208AF">
        <w:rPr>
          <w:rFonts w:ascii="Times New Roman" w:hAnsi="Times New Roman" w:cs="Times New Roman"/>
          <w:sz w:val="24"/>
          <w:szCs w:val="24"/>
        </w:rPr>
        <w:t xml:space="preserve">causal events. Cohen and Amsel (1998) </w:t>
      </w:r>
      <w:r w:rsidRPr="00E208AF">
        <w:rPr>
          <w:rFonts w:ascii="Times New Roman" w:hAnsi="Times New Roman" w:cs="Times New Roman"/>
          <w:sz w:val="24"/>
          <w:szCs w:val="24"/>
        </w:rPr>
        <w:t xml:space="preserve">interpreted this finding to mean that the youngest infants were </w:t>
      </w:r>
      <w:r w:rsidRPr="00E208AF">
        <w:rPr>
          <w:rFonts w:ascii="Times New Roman" w:hAnsi="Times New Roman" w:cs="Times New Roman"/>
          <w:sz w:val="24"/>
          <w:szCs w:val="24"/>
        </w:rPr>
        <w:lastRenderedPageBreak/>
        <w:t>entrained on the c</w:t>
      </w:r>
      <w:r w:rsidR="004F229A" w:rsidRPr="00E208AF">
        <w:rPr>
          <w:rFonts w:ascii="Times New Roman" w:hAnsi="Times New Roman" w:cs="Times New Roman"/>
          <w:sz w:val="24"/>
          <w:szCs w:val="24"/>
        </w:rPr>
        <w:t>ontinuous motion of the direct-</w:t>
      </w:r>
      <w:r w:rsidRPr="00E208AF">
        <w:rPr>
          <w:rFonts w:ascii="Times New Roman" w:hAnsi="Times New Roman" w:cs="Times New Roman"/>
          <w:sz w:val="24"/>
          <w:szCs w:val="24"/>
        </w:rPr>
        <w:t>launching sequence and recovered attention to non-contingent motion (see also Belanger &amp; Desrochers, 2001).</w:t>
      </w:r>
    </w:p>
    <w:p w14:paraId="7844ABF3" w14:textId="45AE2E5A" w:rsidR="00436CFC" w:rsidRPr="00E208AF" w:rsidRDefault="00436CFC"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However, as working memory and processing speed continues to improve, proponents of the information-processing perspective argue that infants begin to process the independent features of launching-event sequences but not necessarily the causality in these sequences. The reason that infants at this stage are not expected to process launching events in terms of causality is because such perception requires that infants be able to encode and integrate low-level perceptual features (</w:t>
      </w:r>
      <w:r w:rsidR="00692551">
        <w:rPr>
          <w:rFonts w:ascii="Times New Roman" w:hAnsi="Times New Roman" w:cs="Times New Roman"/>
          <w:i/>
          <w:sz w:val="24"/>
          <w:szCs w:val="24"/>
        </w:rPr>
        <w:t>e.g.</w:t>
      </w:r>
      <w:r w:rsidRPr="00E208AF">
        <w:rPr>
          <w:rFonts w:ascii="Times New Roman" w:hAnsi="Times New Roman" w:cs="Times New Roman"/>
          <w:sz w:val="24"/>
          <w:szCs w:val="24"/>
        </w:rPr>
        <w:t>, continuous motion) with higher-level independent features (</w:t>
      </w:r>
      <w:r w:rsidRPr="00E208AF">
        <w:rPr>
          <w:rFonts w:ascii="Times New Roman" w:hAnsi="Times New Roman" w:cs="Times New Roman"/>
          <w:i/>
          <w:sz w:val="24"/>
          <w:szCs w:val="24"/>
        </w:rPr>
        <w:t>i.e.</w:t>
      </w:r>
      <w:r w:rsidRPr="00E208AF">
        <w:rPr>
          <w:rFonts w:ascii="Times New Roman" w:hAnsi="Times New Roman" w:cs="Times New Roman"/>
          <w:sz w:val="24"/>
          <w:szCs w:val="24"/>
        </w:rPr>
        <w:t>, spatial and temporal relations between a first and second object; for a computational instantiation of this account see Cohen, Chaput, &amp; Cashon, 2002). This implies that infants between 4½ and 6½ months of age should look as long at the reversal of a direct-launching sequence as they should at the reversal of a delayed-launching sequence because both reversals entail identical spatiotemporal changes. Support for this conclusion was also garnered from Cohen and Amsel (1998) who showed that 5½-month-olds habituated to one of the two non-causal events (</w:t>
      </w:r>
      <w:r w:rsidR="00692551">
        <w:rPr>
          <w:rFonts w:ascii="Times New Roman" w:hAnsi="Times New Roman" w:cs="Times New Roman"/>
          <w:i/>
          <w:sz w:val="24"/>
          <w:szCs w:val="24"/>
        </w:rPr>
        <w:t>e.g.</w:t>
      </w:r>
      <w:r w:rsidRPr="00E208AF">
        <w:rPr>
          <w:rFonts w:ascii="Times New Roman" w:hAnsi="Times New Roman" w:cs="Times New Roman"/>
          <w:sz w:val="24"/>
          <w:szCs w:val="24"/>
        </w:rPr>
        <w:t>, no-</w:t>
      </w:r>
      <w:r w:rsidRPr="00E208AF">
        <w:rPr>
          <w:rFonts w:ascii="Times New Roman" w:hAnsi="Times New Roman" w:cs="Times New Roman"/>
          <w:sz w:val="24"/>
          <w:szCs w:val="24"/>
        </w:rPr>
        <w:cr/>
        <w:t>collision) showed elevated looking to the other non-causal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delayed launching) and the 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direct-launching) than to the familiar non-causal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no-collision); that is, these infants looked longer at the test sequences that violated the habituation sequence in terms of the spatial and/or temporal cues (</w:t>
      </w:r>
      <w:r w:rsidRPr="00E208AF">
        <w:rPr>
          <w:rFonts w:ascii="Times New Roman" w:hAnsi="Times New Roman" w:cs="Times New Roman"/>
          <w:i/>
          <w:sz w:val="24"/>
          <w:szCs w:val="24"/>
        </w:rPr>
        <w:t>i.e.</w:t>
      </w:r>
      <w:r w:rsidRPr="00E208AF">
        <w:rPr>
          <w:rFonts w:ascii="Times New Roman" w:hAnsi="Times New Roman" w:cs="Times New Roman"/>
          <w:sz w:val="24"/>
          <w:szCs w:val="24"/>
        </w:rPr>
        <w:t>, the independent features).</w:t>
      </w:r>
    </w:p>
    <w:p w14:paraId="7D857B64" w14:textId="7999932F" w:rsidR="00C476A7" w:rsidRPr="00E208AF" w:rsidRDefault="00C476A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The ability to combine independent features to process causality in launching events and distinguish causal from non-causal events would be expected to emerge still later on this account. This is because infants would have had more time to learn about causality and their information-processing abilities would have time further to improving. For example, Cohen and Amsel (1998) showed that 6¼-month-olds habituated to either of the non-causal events </w:t>
      </w:r>
      <w:r w:rsidRPr="00E208AF">
        <w:rPr>
          <w:rFonts w:ascii="Times New Roman" w:hAnsi="Times New Roman" w:cs="Times New Roman"/>
          <w:sz w:val="24"/>
          <w:szCs w:val="24"/>
        </w:rPr>
        <w:lastRenderedPageBreak/>
        <w:t>dishabituated to the causal event, whereas those habituated to the causal event dishabituated to both non-causal events. Evidence that infants 6¼ months of age and older respond to the causality of launching event sequences—after having presumably combined the independent features—also derives from research by Leslie and Keeble (1987) who showed that 7½-month-olds looked longer at the reversal of a causal sequence than at the reversal of a non-causal sequence and that 10-month-olds habituated to the causal event</w:t>
      </w:r>
      <w:r w:rsidR="009E3C76" w:rsidRPr="00E208AF">
        <w:rPr>
          <w:rFonts w:ascii="Times New Roman" w:hAnsi="Times New Roman" w:cs="Times New Roman"/>
          <w:sz w:val="24"/>
          <w:szCs w:val="24"/>
        </w:rPr>
        <w:t>—</w:t>
      </w:r>
      <w:r w:rsidRPr="00E208AF">
        <w:rPr>
          <w:rFonts w:ascii="Times New Roman" w:hAnsi="Times New Roman" w:cs="Times New Roman"/>
          <w:sz w:val="24"/>
          <w:szCs w:val="24"/>
        </w:rPr>
        <w:t>which used realistic stimuli</w:t>
      </w:r>
      <w:r w:rsidR="009E3C76" w:rsidRPr="00E208AF">
        <w:rPr>
          <w:rFonts w:ascii="Times New Roman" w:hAnsi="Times New Roman" w:cs="Times New Roman"/>
          <w:sz w:val="24"/>
          <w:szCs w:val="24"/>
        </w:rPr>
        <w:t>—</w:t>
      </w:r>
      <w:r w:rsidRPr="00E208AF">
        <w:rPr>
          <w:rFonts w:ascii="Times New Roman" w:hAnsi="Times New Roman" w:cs="Times New Roman"/>
          <w:sz w:val="24"/>
          <w:szCs w:val="24"/>
        </w:rPr>
        <w:t>will dishabituate to non-causal events, whereas 10-month-olds habituated to either of two non-causal events will dishabituate to the sole causal event (</w:t>
      </w:r>
      <w:r w:rsidR="00692551">
        <w:rPr>
          <w:rFonts w:ascii="Times New Roman" w:hAnsi="Times New Roman" w:cs="Times New Roman"/>
          <w:i/>
          <w:sz w:val="24"/>
          <w:szCs w:val="24"/>
        </w:rPr>
        <w:t>e.g.</w:t>
      </w:r>
      <w:r w:rsidRPr="00E208AF">
        <w:rPr>
          <w:rFonts w:ascii="Times New Roman" w:hAnsi="Times New Roman" w:cs="Times New Roman"/>
          <w:sz w:val="24"/>
          <w:szCs w:val="24"/>
        </w:rPr>
        <w:t>, Oakes &amp; Cohen, 1990; for evidence that infants can perceive causality earlier than 6 months of age when given causal action experience see Rakison &amp; Krogh, 2012).</w:t>
      </w:r>
    </w:p>
    <w:p w14:paraId="04DB9DBF" w14:textId="02317940" w:rsidR="00D32698" w:rsidRPr="00E208AF" w:rsidRDefault="00D32698"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 theories and research outlined in this section differ from each other in important ways but all have in common the notion that learning about the world is underpinned by mechanisms that support learning in a range of content areas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associative learning, habituation, conditioning, and imitation). For Hume, learning about causality involved observing "constant conjunctions" or correlated events. For Piaget, learning about and developing abstract representations of the causal world involved imitating the actions of others and objects. For Cohen (Cohen </w:t>
      </w:r>
      <w:r w:rsidRPr="00E208AF">
        <w:rPr>
          <w:rFonts w:ascii="Times New Roman" w:hAnsi="Times New Roman" w:cs="Times New Roman"/>
          <w:i/>
          <w:sz w:val="24"/>
          <w:szCs w:val="24"/>
        </w:rPr>
        <w:t>et al.</w:t>
      </w:r>
      <w:r w:rsidRPr="00E208AF">
        <w:rPr>
          <w:rFonts w:ascii="Times New Roman" w:hAnsi="Times New Roman" w:cs="Times New Roman"/>
          <w:sz w:val="24"/>
          <w:szCs w:val="24"/>
        </w:rPr>
        <w:t>, 1998), learning is thought to involve an ever-improving information-processing system that supports learning about causality, angular relations, object unity, and complex patterns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Cohen &amp; Amsel, 1998; Cohen &amp; Younger, 1984; Cohen, Chaput, &amp; Cashon, 2002; Younger &amp; Cohen, 1983, 1986; Rakison, 2005, 2006). </w:t>
      </w:r>
    </w:p>
    <w:p w14:paraId="783F69F2" w14:textId="0A818A9D" w:rsidR="00D32698" w:rsidRPr="00E208AF" w:rsidRDefault="00D32698"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ab/>
        <w:t>Although the domain-general position has been criticized for being underconstrained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Keil</w:t>
      </w:r>
      <w:proofErr w:type="spellEnd"/>
      <w:r w:rsidRPr="00E208AF">
        <w:rPr>
          <w:rFonts w:ascii="Times New Roman" w:hAnsi="Times New Roman" w:cs="Times New Roman"/>
          <w:sz w:val="24"/>
          <w:szCs w:val="24"/>
        </w:rPr>
        <w:t>, 1981) and at odds with research that suggests that the brain is composed of specialized processing areas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Baron-Cohen </w:t>
      </w:r>
      <w:r w:rsidRPr="00E208AF">
        <w:rPr>
          <w:rFonts w:ascii="Times New Roman" w:hAnsi="Times New Roman" w:cs="Times New Roman"/>
          <w:i/>
          <w:sz w:val="24"/>
          <w:szCs w:val="24"/>
        </w:rPr>
        <w:t>et al.</w:t>
      </w:r>
      <w:r w:rsidRPr="00E208AF">
        <w:rPr>
          <w:rFonts w:ascii="Times New Roman" w:hAnsi="Times New Roman" w:cs="Times New Roman"/>
          <w:sz w:val="24"/>
          <w:szCs w:val="24"/>
        </w:rPr>
        <w:t xml:space="preserve">, 1994), this position is supported by </w:t>
      </w:r>
      <w:r w:rsidRPr="00E208AF">
        <w:rPr>
          <w:rFonts w:ascii="Times New Roman" w:hAnsi="Times New Roman" w:cs="Times New Roman"/>
          <w:sz w:val="24"/>
          <w:szCs w:val="24"/>
        </w:rPr>
        <w:lastRenderedPageBreak/>
        <w:t>research that demonstrates that knowledge representations may be instantiated in distributed networks in the brain (Humphreys &amp; Forde, 2001; Rogers &amp; McClelland, 2004); that damage that was thought originally to be restricted to one area may, in fact, be more widespread and may span multiple domains especially in children in which specialization and localization of particular functions have not been established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Karmiloff-Smith, 2009; Karmiloff-Smith, </w:t>
      </w:r>
      <w:proofErr w:type="spellStart"/>
      <w:r w:rsidRPr="00E208AF">
        <w:rPr>
          <w:rFonts w:ascii="Times New Roman" w:hAnsi="Times New Roman" w:cs="Times New Roman"/>
          <w:sz w:val="24"/>
          <w:szCs w:val="24"/>
        </w:rPr>
        <w:t>Scerif</w:t>
      </w:r>
      <w:proofErr w:type="spellEnd"/>
      <w:r w:rsidRPr="00E208AF">
        <w:rPr>
          <w:rFonts w:ascii="Times New Roman" w:hAnsi="Times New Roman" w:cs="Times New Roman"/>
          <w:sz w:val="24"/>
          <w:szCs w:val="24"/>
        </w:rPr>
        <w:t>, &amp; Ansari, 2003); that early learning constrains later learning (</w:t>
      </w:r>
      <w:r w:rsidR="00692551">
        <w:rPr>
          <w:rFonts w:ascii="Times New Roman" w:hAnsi="Times New Roman" w:cs="Times New Roman"/>
          <w:i/>
          <w:sz w:val="24"/>
          <w:szCs w:val="24"/>
        </w:rPr>
        <w:t>e.g.</w:t>
      </w:r>
      <w:r w:rsidRPr="00E208AF">
        <w:rPr>
          <w:rFonts w:ascii="Times New Roman" w:hAnsi="Times New Roman" w:cs="Times New Roman"/>
          <w:sz w:val="24"/>
          <w:szCs w:val="24"/>
        </w:rPr>
        <w:t>, Rakison &amp; Poulin-Dubois, 2002); and that these constraints need not be innately specified but can emerge based on experience in the world, based on maturing brain systems, and based on the same underlying mechanism that processes input from multiple domains  and at increasing levels of sophistication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Madole</w:t>
      </w:r>
      <w:proofErr w:type="spellEnd"/>
      <w:r w:rsidRPr="00E208AF">
        <w:rPr>
          <w:rFonts w:ascii="Times New Roman" w:hAnsi="Times New Roman" w:cs="Times New Roman"/>
          <w:sz w:val="24"/>
          <w:szCs w:val="24"/>
        </w:rPr>
        <w:t xml:space="preserve"> &amp; Oakes, 1999; Rakison &amp; Lupyan, 2008; Rakison &amp; Yermolayeva, 2011). </w:t>
      </w:r>
    </w:p>
    <w:p w14:paraId="33D066A5" w14:textId="77777777" w:rsidR="00F724C1" w:rsidRPr="00E208AF" w:rsidRDefault="00F724C1" w:rsidP="00C7016D">
      <w:pPr>
        <w:pStyle w:val="Heading2"/>
        <w:ind w:left="0"/>
        <w:rPr>
          <w:sz w:val="24"/>
          <w:szCs w:val="24"/>
        </w:rPr>
      </w:pPr>
      <w:bookmarkStart w:id="8" w:name="_Toc522727397"/>
      <w:r w:rsidRPr="00E208AF">
        <w:rPr>
          <w:sz w:val="24"/>
          <w:szCs w:val="24"/>
        </w:rPr>
        <w:t>Summary</w:t>
      </w:r>
      <w:bookmarkEnd w:id="8"/>
    </w:p>
    <w:p w14:paraId="5CFE99FD" w14:textId="77777777" w:rsidR="00F724C1" w:rsidRPr="00E208AF" w:rsidRDefault="00F724C1"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There has been considerable disagreement among researchers about the nature of the representations that underlie causal perception, the mechanisms that support this ability, and about the extent to which this ability changes over developmental time. On the one hand—in the spirit of Michotte—it has been proposed that infants acquire knowledge about causality via domain-specific modules or mechanisms that are thought to be present from birth or shortly thereafter.  On the other hand—in the spirit of Hume—others have argued that causal perception is an ability that develops incrementally and is subserved by a domain-general learning mechanisms that support learning in a range of content areas.</w:t>
      </w:r>
    </w:p>
    <w:p w14:paraId="2E6654C8" w14:textId="77777777" w:rsidR="00F724C1" w:rsidRPr="00E208AF" w:rsidRDefault="00F724C1" w:rsidP="00C7016D">
      <w:pPr>
        <w:spacing w:line="480" w:lineRule="auto"/>
        <w:contextualSpacing/>
        <w:rPr>
          <w:rFonts w:ascii="Times New Roman" w:hAnsi="Times New Roman" w:cs="Times New Roman"/>
          <w:sz w:val="24"/>
          <w:szCs w:val="24"/>
        </w:rPr>
      </w:pPr>
      <w:r w:rsidRPr="00E208AF">
        <w:rPr>
          <w:rFonts w:ascii="Times New Roman" w:hAnsi="Times New Roman" w:cs="Times New Roman"/>
          <w:sz w:val="24"/>
          <w:szCs w:val="24"/>
        </w:rPr>
        <w:tab/>
        <w:t xml:space="preserve">The goal for the following section will be to discuss the different theoretical views of causal reasoning and the research that has been taken to support these perspectives.  The theoretical views that we will discuss in particular are associative views of causal reasoning, contingency-based views of casual reasoning, and Bayesian inference as causal reasoning view </w:t>
      </w:r>
      <w:r w:rsidRPr="00E208AF">
        <w:rPr>
          <w:rFonts w:ascii="Times New Roman" w:hAnsi="Times New Roman" w:cs="Times New Roman"/>
          <w:sz w:val="24"/>
          <w:szCs w:val="24"/>
        </w:rPr>
        <w:lastRenderedPageBreak/>
        <w:t xml:space="preserve">that encompasses the causal graphical model approach. Special attention will be given to causal graphical models because it is currently the predominant theory of causal learning and is the principal theory of which the present studies were designed to test the viability.  </w:t>
      </w:r>
    </w:p>
    <w:p w14:paraId="26CF3647" w14:textId="77777777" w:rsidR="002E5DCE" w:rsidRPr="00E208AF" w:rsidRDefault="002E5DCE" w:rsidP="00C7016D">
      <w:pPr>
        <w:pStyle w:val="Heading1"/>
        <w:ind w:left="0"/>
        <w:contextualSpacing/>
        <w:rPr>
          <w:rFonts w:cs="Times New Roman"/>
          <w:sz w:val="24"/>
          <w:szCs w:val="24"/>
        </w:rPr>
      </w:pPr>
      <w:bookmarkStart w:id="9" w:name="_Toc522727398"/>
      <w:r w:rsidRPr="00E208AF">
        <w:rPr>
          <w:rFonts w:cs="Times New Roman"/>
          <w:sz w:val="24"/>
          <w:szCs w:val="24"/>
        </w:rPr>
        <w:t>Studies on causal reasoning and corresponding theories</w:t>
      </w:r>
      <w:bookmarkEnd w:id="9"/>
    </w:p>
    <w:p w14:paraId="76620F6A" w14:textId="77777777" w:rsidR="007D78C5" w:rsidRPr="00E208AF" w:rsidRDefault="007D78C5" w:rsidP="00C7016D">
      <w:pPr>
        <w:pStyle w:val="Heading2"/>
        <w:ind w:left="0"/>
        <w:rPr>
          <w:sz w:val="24"/>
          <w:szCs w:val="24"/>
        </w:rPr>
      </w:pPr>
      <w:bookmarkStart w:id="10" w:name="_Toc522727399"/>
      <w:r w:rsidRPr="00E208AF">
        <w:rPr>
          <w:sz w:val="24"/>
          <w:szCs w:val="24"/>
        </w:rPr>
        <w:t>Associative models of causal reasoning: The Rescorla-Wagner model</w:t>
      </w:r>
      <w:bookmarkEnd w:id="10"/>
      <w:r w:rsidRPr="00E208AF">
        <w:rPr>
          <w:sz w:val="24"/>
          <w:szCs w:val="24"/>
        </w:rPr>
        <w:t xml:space="preserve"> </w:t>
      </w:r>
    </w:p>
    <w:p w14:paraId="2AF65C9B" w14:textId="77777777" w:rsidR="00F724C1" w:rsidRPr="00E208AF" w:rsidRDefault="007D78C5"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One of the earliest models to be proposed to explain associative causal learning was the Rescorla-Wagner model (henceforth, the R-W model; Rescorla &amp; Wagner, 1972). Although this model was developed originally to account for classical condition in non-human animals, it has since been extended to account for causal learning in humans. According to the model, the extent to which a reasoner learns the associative relationship between a conditioned stimulus and an unconditioned stimulus in a Pavlovian learning context or between a cause and an effect in a causal context depends on how well the conditioned stimulus or cause predicts the conditioned response or effect. For instance, if during the course of learning a given cue (e.g., light) does not predict an outcome (e.g., shock) to the level that it should such that there is a discrepancy between what is expected and what actually occurs, the "weight" or associative strength between that cue and the outcome will be modified until the cue predicts the outcome at or around asymptote, although this tends not to be true in most experimental designs (e.g., Danks, 2003).</w:t>
      </w:r>
      <w:r w:rsidRPr="00E208AF">
        <w:rPr>
          <w:rStyle w:val="FootnoteReference"/>
          <w:rFonts w:ascii="Times New Roman" w:hAnsi="Times New Roman" w:cs="Times New Roman"/>
          <w:sz w:val="24"/>
          <w:szCs w:val="24"/>
        </w:rPr>
        <w:footnoteReference w:id="2"/>
      </w:r>
      <w:r w:rsidRPr="00E208AF">
        <w:rPr>
          <w:rFonts w:ascii="Times New Roman" w:hAnsi="Times New Roman" w:cs="Times New Roman"/>
          <w:sz w:val="24"/>
          <w:szCs w:val="24"/>
        </w:rPr>
        <w:t xml:space="preserve"> </w:t>
      </w:r>
    </w:p>
    <w:p w14:paraId="484B6CF7" w14:textId="77777777" w:rsidR="0018534D" w:rsidRPr="00E208AF" w:rsidRDefault="007D78C5"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Despite the fact that the Rescorla-Wagner model can account for a number of well-known phenomena such as blocking (e.g., </w:t>
      </w:r>
      <w:proofErr w:type="spellStart"/>
      <w:r w:rsidRPr="00E208AF">
        <w:rPr>
          <w:rFonts w:ascii="Times New Roman" w:hAnsi="Times New Roman" w:cs="Times New Roman"/>
          <w:sz w:val="24"/>
          <w:szCs w:val="24"/>
        </w:rPr>
        <w:t>Kamin</w:t>
      </w:r>
      <w:proofErr w:type="spellEnd"/>
      <w:r w:rsidRPr="00E208AF">
        <w:rPr>
          <w:rFonts w:ascii="Times New Roman" w:hAnsi="Times New Roman" w:cs="Times New Roman"/>
          <w:sz w:val="24"/>
          <w:szCs w:val="24"/>
        </w:rPr>
        <w:t xml:space="preserve">, 1969) and conditioned inhibition (e.g., Wagner et al., 1980; see Chapman, 1991 for retrospective reevaluation variants),  it nonetheless suffers from several limitations (see Miller, Barnet, &amp; Grahame, 1995 for an extensive review of these </w:t>
      </w:r>
      <w:r w:rsidRPr="00E208AF">
        <w:rPr>
          <w:rFonts w:ascii="Times New Roman" w:hAnsi="Times New Roman" w:cs="Times New Roman"/>
          <w:sz w:val="24"/>
          <w:szCs w:val="24"/>
        </w:rPr>
        <w:lastRenderedPageBreak/>
        <w:t>limitations). First, it does not discriminate between cues that are merely correlated with an effect and cues that produce effects. This is because there is nothing inherent in the model that enables it to distinguish between an actual cause and an unobserved common cause given that the weights that underpin the association between a cue and an outcome merely represent the strength of the associative relation. Second, the RW model does not allow for single-trial learning, although it is possible to learn to predict an outcome at asymptote—after two trials of learning—when the learning rates in the model are each set to their maximal values. This is problematic for the model because recent evidence suggests that children and adults can make causal inferences and design novel interventions to change the likelihood of certain relationships from a single learning trial or a small number of trials (e.g., Sobel et al., 2004; Griffiths et al., 2011). Third, the RW model is unable to explain why adults make different causal judgements based on whether cues represent causes or effects. For example, Waldmann (2000) showed that participants treat competing cues differently depending on whether they are described as causes of an effect (common-effect model) or effects of a cause (common-cause model): when competing cues were described as causes, participants were more likely to block the redundant cue</w:t>
      </w:r>
      <w:r w:rsidR="00EC0E66" w:rsidRPr="00E208AF">
        <w:rPr>
          <w:rFonts w:ascii="Times New Roman" w:hAnsi="Times New Roman" w:cs="Times New Roman"/>
          <w:sz w:val="24"/>
          <w:szCs w:val="24"/>
        </w:rPr>
        <w:t xml:space="preserve">. However, </w:t>
      </w:r>
      <w:r w:rsidRPr="00E208AF">
        <w:rPr>
          <w:rFonts w:ascii="Times New Roman" w:hAnsi="Times New Roman" w:cs="Times New Roman"/>
          <w:sz w:val="24"/>
          <w:szCs w:val="24"/>
        </w:rPr>
        <w:t>when competing cues were described as effects, participants were less likely to block redundant effects (see also Kloos &amp; Sloutsky, 2013). The RW model is unable to account for this finding because it predicts blocking regardless whether the input given to the model represent</w:t>
      </w:r>
      <w:r w:rsidR="002013F7" w:rsidRPr="00E208AF">
        <w:rPr>
          <w:rFonts w:ascii="Times New Roman" w:hAnsi="Times New Roman" w:cs="Times New Roman"/>
          <w:sz w:val="24"/>
          <w:szCs w:val="24"/>
        </w:rPr>
        <w:t>s</w:t>
      </w:r>
      <w:r w:rsidRPr="00E208AF">
        <w:rPr>
          <w:rFonts w:ascii="Times New Roman" w:hAnsi="Times New Roman" w:cs="Times New Roman"/>
          <w:sz w:val="24"/>
          <w:szCs w:val="24"/>
        </w:rPr>
        <w:t xml:space="preserve"> causes or effects.</w:t>
      </w:r>
    </w:p>
    <w:p w14:paraId="10A02496" w14:textId="707BF7A7" w:rsidR="009D1267" w:rsidRPr="00E208AF" w:rsidRDefault="0018534D"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Finally, it is limited because it cannot account for why non-human animals, children, and adults engage in backwards-blocking reasoning in causal contexts (</w:t>
      </w:r>
      <w:proofErr w:type="spellStart"/>
      <w:r w:rsidRPr="00E208AF">
        <w:rPr>
          <w:rFonts w:ascii="Times New Roman" w:hAnsi="Times New Roman" w:cs="Times New Roman"/>
          <w:sz w:val="24"/>
          <w:szCs w:val="24"/>
        </w:rPr>
        <w:t>Blaser</w:t>
      </w:r>
      <w:proofErr w:type="spellEnd"/>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Couvillon</w:t>
      </w:r>
      <w:proofErr w:type="spellEnd"/>
      <w:r w:rsidRPr="00E208AF">
        <w:rPr>
          <w:rFonts w:ascii="Times New Roman" w:hAnsi="Times New Roman" w:cs="Times New Roman"/>
          <w:sz w:val="24"/>
          <w:szCs w:val="24"/>
        </w:rPr>
        <w:t xml:space="preserve">, &amp; </w:t>
      </w:r>
      <w:proofErr w:type="spellStart"/>
      <w:r w:rsidRPr="00E208AF">
        <w:rPr>
          <w:rFonts w:ascii="Times New Roman" w:hAnsi="Times New Roman" w:cs="Times New Roman"/>
          <w:sz w:val="24"/>
          <w:szCs w:val="24"/>
        </w:rPr>
        <w:t>Bitterman</w:t>
      </w:r>
      <w:proofErr w:type="spellEnd"/>
      <w:r w:rsidRPr="00E208AF">
        <w:rPr>
          <w:rFonts w:ascii="Times New Roman" w:hAnsi="Times New Roman" w:cs="Times New Roman"/>
          <w:sz w:val="24"/>
          <w:szCs w:val="24"/>
        </w:rPr>
        <w:t xml:space="preserve">, 2004; Griffiths et al., 2011; Shanks, 1985; Shanks &amp; Dickinson, 1988; Sobel et al., 2004). In a typical backward-blocking (hereafter, BB) trial, participants are shown events that </w:t>
      </w:r>
      <w:r w:rsidRPr="00E208AF">
        <w:rPr>
          <w:rFonts w:ascii="Times New Roman" w:hAnsi="Times New Roman" w:cs="Times New Roman"/>
          <w:sz w:val="24"/>
          <w:szCs w:val="24"/>
        </w:rPr>
        <w:lastRenderedPageBreak/>
        <w:t>follow an AB+ A+ format and are then asked to provide a causal rating for both objects; that is, objects A and B are both shown to produce an effect, after which object A by itself produces the effect. These ratings are then compared to the ratings of A and B provided by participants who see an AB+ A- sequence (called indirect screening-off; henceforth IS). The results of these studies typically show that children and adults rate B less causally in the BB condition than B in the IS condition (or to a control condition in which participants are shown AB+ only).  The reason subjects are thought to rate B less causally in BB trials than IS trials is because A is shown explicitly to produce the effect. This basic finding has been replicated a number of times (e.g., Carroll, Cheng, &amp; Lu, 2013; Griffiths, Sobel, &amp; Tenenbaum, 2011) and is often interpreted to highlight the failure of rudimentary associative models such as the RW model. This is because the RW model predicts the association between B and the outcome to be the same across both conditions. In other words, in the BB condition, as in the IS condition, B is never shown by itself and only occurs once, which leads to the prediction that the rating of B should be the same in both the BB and IS conditions. It should be noted that although the RW model is criticized for being unable to account for backwards-blocking reasoning in humans and some non-human animals, the evidence is in fact mixed about whether and to what extent humans engage in backwards-blocking reasoning. For example, using a two-stage blocking procedure, Larkin, A</w:t>
      </w:r>
      <w:r w:rsidR="001772D6">
        <w:rPr>
          <w:rFonts w:ascii="Times New Roman" w:hAnsi="Times New Roman" w:cs="Times New Roman"/>
          <w:sz w:val="24"/>
          <w:szCs w:val="24"/>
        </w:rPr>
        <w:t>itken</w:t>
      </w:r>
      <w:r w:rsidRPr="00E208AF">
        <w:rPr>
          <w:rFonts w:ascii="Times New Roman" w:hAnsi="Times New Roman" w:cs="Times New Roman"/>
          <w:sz w:val="24"/>
          <w:szCs w:val="24"/>
        </w:rPr>
        <w:t xml:space="preserve">, and Dickinson (1998) found that subjects did not block the redundant cue following an AB+ A+ sequence, and </w:t>
      </w:r>
      <w:proofErr w:type="spellStart"/>
      <w:r w:rsidRPr="00E208AF">
        <w:rPr>
          <w:rFonts w:ascii="Times New Roman" w:hAnsi="Times New Roman" w:cs="Times New Roman"/>
          <w:sz w:val="24"/>
          <w:szCs w:val="24"/>
        </w:rPr>
        <w:t>Lovibond</w:t>
      </w:r>
      <w:proofErr w:type="spellEnd"/>
      <w:r w:rsidRPr="00E208AF">
        <w:rPr>
          <w:rFonts w:ascii="Times New Roman" w:hAnsi="Times New Roman" w:cs="Times New Roman"/>
          <w:sz w:val="24"/>
          <w:szCs w:val="24"/>
        </w:rPr>
        <w:t xml:space="preserve"> et al. (2003) extended this finding to demonstrate that whether human reasoners block redundant cues depends on the extent to which they believe that causes combine additively to produce larger effects.</w:t>
      </w:r>
    </w:p>
    <w:p w14:paraId="6AA854B3" w14:textId="77777777" w:rsidR="009D1267" w:rsidRPr="00E208AF" w:rsidRDefault="009D1267" w:rsidP="00C7016D">
      <w:pPr>
        <w:pStyle w:val="Heading2"/>
        <w:ind w:left="0"/>
        <w:rPr>
          <w:sz w:val="24"/>
          <w:szCs w:val="24"/>
        </w:rPr>
      </w:pPr>
      <w:bookmarkStart w:id="11" w:name="_Toc522727400"/>
      <w:r w:rsidRPr="00E208AF">
        <w:rPr>
          <w:sz w:val="24"/>
          <w:szCs w:val="24"/>
        </w:rPr>
        <w:lastRenderedPageBreak/>
        <w:t>Associative models of causal reasoning: The modified Rescorla-Wagner model</w:t>
      </w:r>
      <w:bookmarkEnd w:id="11"/>
      <w:r w:rsidRPr="00E208AF">
        <w:rPr>
          <w:sz w:val="24"/>
          <w:szCs w:val="24"/>
        </w:rPr>
        <w:t xml:space="preserve"> </w:t>
      </w:r>
    </w:p>
    <w:p w14:paraId="56C6386F" w14:textId="2DC71472" w:rsidR="00BE675B" w:rsidRPr="00E208AF" w:rsidRDefault="009D1267"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Based on the limitations of the RW model, researchers have proposed modified associative models that have been able to account for the BB finding, although the details of each model differs (</w:t>
      </w:r>
      <w:r w:rsidR="00692551">
        <w:rPr>
          <w:rFonts w:ascii="Times New Roman" w:hAnsi="Times New Roman" w:cs="Times New Roman"/>
          <w:i/>
          <w:sz w:val="24"/>
          <w:szCs w:val="24"/>
        </w:rPr>
        <w:t>e.g.</w:t>
      </w:r>
      <w:r w:rsidRPr="00E208AF">
        <w:rPr>
          <w:rFonts w:ascii="Times New Roman" w:hAnsi="Times New Roman" w:cs="Times New Roman"/>
          <w:sz w:val="24"/>
          <w:szCs w:val="24"/>
        </w:rPr>
        <w:t xml:space="preserve">, </w:t>
      </w:r>
      <w:proofErr w:type="spellStart"/>
      <w:r w:rsidRPr="00E208AF">
        <w:rPr>
          <w:rFonts w:ascii="Times New Roman" w:hAnsi="Times New Roman" w:cs="Times New Roman"/>
          <w:sz w:val="24"/>
          <w:szCs w:val="24"/>
        </w:rPr>
        <w:t>Blaisdell</w:t>
      </w:r>
      <w:proofErr w:type="spellEnd"/>
      <w:r w:rsidRPr="00E208AF">
        <w:rPr>
          <w:rFonts w:ascii="Times New Roman" w:hAnsi="Times New Roman" w:cs="Times New Roman"/>
          <w:sz w:val="24"/>
          <w:szCs w:val="24"/>
        </w:rPr>
        <w:t xml:space="preserve">, Bristol, Gunther, &amp; Miller, 1998; Dickinson &amp; Burke, 1996; Dwyer, Mackintosh, &amp; </w:t>
      </w:r>
      <w:proofErr w:type="spellStart"/>
      <w:r w:rsidRPr="00E208AF">
        <w:rPr>
          <w:rFonts w:ascii="Times New Roman" w:hAnsi="Times New Roman" w:cs="Times New Roman"/>
          <w:sz w:val="24"/>
          <w:szCs w:val="24"/>
        </w:rPr>
        <w:t>Boakes</w:t>
      </w:r>
      <w:proofErr w:type="spellEnd"/>
      <w:r w:rsidRPr="00E208AF">
        <w:rPr>
          <w:rFonts w:ascii="Times New Roman" w:hAnsi="Times New Roman" w:cs="Times New Roman"/>
          <w:sz w:val="24"/>
          <w:szCs w:val="24"/>
        </w:rPr>
        <w:t xml:space="preserve">, 1998; Larkin </w:t>
      </w:r>
      <w:r w:rsidRPr="00E208AF">
        <w:rPr>
          <w:rFonts w:ascii="Times New Roman" w:hAnsi="Times New Roman" w:cs="Times New Roman"/>
          <w:i/>
          <w:sz w:val="24"/>
          <w:szCs w:val="24"/>
        </w:rPr>
        <w:t>et al.</w:t>
      </w:r>
      <w:r w:rsidRPr="00E208AF">
        <w:rPr>
          <w:rFonts w:ascii="Times New Roman" w:hAnsi="Times New Roman" w:cs="Times New Roman"/>
          <w:sz w:val="24"/>
          <w:szCs w:val="24"/>
        </w:rPr>
        <w:t xml:space="preserve">, 1998; see also De </w:t>
      </w:r>
      <w:proofErr w:type="spellStart"/>
      <w:r w:rsidRPr="00E208AF">
        <w:rPr>
          <w:rFonts w:ascii="Times New Roman" w:hAnsi="Times New Roman" w:cs="Times New Roman"/>
          <w:sz w:val="24"/>
          <w:szCs w:val="24"/>
        </w:rPr>
        <w:t>Houwer</w:t>
      </w:r>
      <w:proofErr w:type="spellEnd"/>
      <w:r w:rsidRPr="00E208AF">
        <w:rPr>
          <w:rFonts w:ascii="Times New Roman" w:hAnsi="Times New Roman" w:cs="Times New Roman"/>
          <w:sz w:val="24"/>
          <w:szCs w:val="24"/>
        </w:rPr>
        <w:t xml:space="preserve"> &amp; </w:t>
      </w:r>
      <w:proofErr w:type="spellStart"/>
      <w:r w:rsidRPr="00E208AF">
        <w:rPr>
          <w:rFonts w:ascii="Times New Roman" w:hAnsi="Times New Roman" w:cs="Times New Roman"/>
          <w:sz w:val="24"/>
          <w:szCs w:val="24"/>
        </w:rPr>
        <w:t>Beckers</w:t>
      </w:r>
      <w:proofErr w:type="spellEnd"/>
      <w:r w:rsidRPr="00E208AF">
        <w:rPr>
          <w:rFonts w:ascii="Times New Roman" w:hAnsi="Times New Roman" w:cs="Times New Roman"/>
          <w:sz w:val="24"/>
          <w:szCs w:val="24"/>
        </w:rPr>
        <w:t xml:space="preserve">, 2002 for a more general review of these associative models). One such successful model is Van Hamme and Wasserman's (1994) modified RW model. </w:t>
      </w:r>
      <w:r w:rsidR="00B40F86" w:rsidRPr="00E208AF">
        <w:rPr>
          <w:rFonts w:ascii="Times New Roman" w:hAnsi="Times New Roman" w:cs="Times New Roman"/>
          <w:sz w:val="24"/>
          <w:szCs w:val="24"/>
        </w:rPr>
        <w:t xml:space="preserve">Although the RW model and its modified variant </w:t>
      </w:r>
      <w:r w:rsidRPr="00E208AF">
        <w:rPr>
          <w:rFonts w:ascii="Times New Roman" w:hAnsi="Times New Roman" w:cs="Times New Roman"/>
          <w:sz w:val="24"/>
          <w:szCs w:val="24"/>
        </w:rPr>
        <w:t xml:space="preserve">use learning-rate parameters to adjust associative strengths between cues and outcomes, these models differ in how these parameters are </w:t>
      </w:r>
      <w:r w:rsidR="00B40F86" w:rsidRPr="00E208AF">
        <w:rPr>
          <w:rFonts w:ascii="Times New Roman" w:hAnsi="Times New Roman" w:cs="Times New Roman"/>
          <w:sz w:val="24"/>
          <w:szCs w:val="24"/>
        </w:rPr>
        <w:t>interpreted</w:t>
      </w:r>
      <w:r w:rsidRPr="00E208AF">
        <w:rPr>
          <w:rFonts w:ascii="Times New Roman" w:hAnsi="Times New Roman" w:cs="Times New Roman"/>
          <w:sz w:val="24"/>
          <w:szCs w:val="24"/>
        </w:rPr>
        <w:t xml:space="preserve"> for present and absent cues.</w:t>
      </w:r>
      <w:r w:rsidR="00B40F86" w:rsidRPr="00E208AF">
        <w:rPr>
          <w:rFonts w:ascii="Times New Roman" w:hAnsi="Times New Roman" w:cs="Times New Roman"/>
          <w:sz w:val="24"/>
          <w:szCs w:val="24"/>
        </w:rPr>
        <w:t xml:space="preserve"> Note that in both models, α corresponds to the salience of the cue or the candidate cause whereas β corresponds to the salience of the outcome or effect. </w:t>
      </w:r>
      <w:r w:rsidRPr="00E208AF">
        <w:rPr>
          <w:rFonts w:ascii="Times New Roman" w:hAnsi="Times New Roman" w:cs="Times New Roman"/>
          <w:sz w:val="24"/>
          <w:szCs w:val="24"/>
        </w:rPr>
        <w:t xml:space="preserve"> In the traditional RW model, </w:t>
      </w:r>
      <w:r w:rsidR="00B40F86" w:rsidRPr="00E208AF">
        <w:rPr>
          <w:rFonts w:ascii="Times New Roman" w:hAnsi="Times New Roman" w:cs="Times New Roman"/>
          <w:sz w:val="24"/>
          <w:szCs w:val="24"/>
        </w:rPr>
        <w:t>β</w:t>
      </w:r>
      <w:r w:rsidRPr="00E208AF">
        <w:rPr>
          <w:rFonts w:ascii="Times New Roman" w:hAnsi="Times New Roman" w:cs="Times New Roman"/>
          <w:sz w:val="24"/>
          <w:szCs w:val="24"/>
        </w:rPr>
        <w:t xml:space="preserve"> is largest when the outcome occurs than when it does not occur, whereas </w:t>
      </w:r>
      <w:r w:rsidR="00B40F86" w:rsidRPr="00E208AF">
        <w:rPr>
          <w:rFonts w:ascii="Times New Roman" w:hAnsi="Times New Roman" w:cs="Times New Roman"/>
          <w:sz w:val="24"/>
          <w:szCs w:val="24"/>
        </w:rPr>
        <w:t>α</w:t>
      </w:r>
      <w:r w:rsidRPr="00E208AF">
        <w:rPr>
          <w:rFonts w:ascii="Times New Roman" w:hAnsi="Times New Roman" w:cs="Times New Roman"/>
          <w:sz w:val="24"/>
          <w:szCs w:val="24"/>
        </w:rPr>
        <w:t xml:space="preserve"> is 0 when the cue is </w:t>
      </w:r>
      <w:r w:rsidR="00B40F86" w:rsidRPr="00E208AF">
        <w:rPr>
          <w:rFonts w:ascii="Times New Roman" w:hAnsi="Times New Roman" w:cs="Times New Roman"/>
          <w:sz w:val="24"/>
          <w:szCs w:val="24"/>
        </w:rPr>
        <w:t>absent</w:t>
      </w:r>
      <w:r w:rsidRPr="00E208AF">
        <w:rPr>
          <w:rFonts w:ascii="Times New Roman" w:hAnsi="Times New Roman" w:cs="Times New Roman"/>
          <w:sz w:val="24"/>
          <w:szCs w:val="24"/>
        </w:rPr>
        <w:t xml:space="preserve"> but </w:t>
      </w:r>
      <w:r w:rsidR="00B40F86" w:rsidRPr="00E208AF">
        <w:rPr>
          <w:rFonts w:ascii="Times New Roman" w:hAnsi="Times New Roman" w:cs="Times New Roman"/>
          <w:sz w:val="24"/>
          <w:szCs w:val="24"/>
        </w:rPr>
        <w:t xml:space="preserve">is set to </w:t>
      </w:r>
      <w:r w:rsidRPr="00E208AF">
        <w:rPr>
          <w:rFonts w:ascii="Times New Roman" w:hAnsi="Times New Roman" w:cs="Times New Roman"/>
          <w:sz w:val="24"/>
          <w:szCs w:val="24"/>
        </w:rPr>
        <w:t xml:space="preserve">a </w:t>
      </w:r>
      <w:r w:rsidR="00B40F86" w:rsidRPr="00E208AF">
        <w:rPr>
          <w:rFonts w:ascii="Times New Roman" w:hAnsi="Times New Roman" w:cs="Times New Roman"/>
          <w:sz w:val="24"/>
          <w:szCs w:val="24"/>
        </w:rPr>
        <w:t xml:space="preserve">non-negative </w:t>
      </w:r>
      <w:r w:rsidRPr="00E208AF">
        <w:rPr>
          <w:rFonts w:ascii="Times New Roman" w:hAnsi="Times New Roman" w:cs="Times New Roman"/>
          <w:sz w:val="24"/>
          <w:szCs w:val="24"/>
        </w:rPr>
        <w:t xml:space="preserve">value between 0 and 1 when the cue is present. </w:t>
      </w:r>
      <w:r w:rsidR="00B40F86" w:rsidRPr="00E208AF">
        <w:rPr>
          <w:rFonts w:ascii="Times New Roman" w:hAnsi="Times New Roman" w:cs="Times New Roman"/>
          <w:sz w:val="24"/>
          <w:szCs w:val="24"/>
        </w:rPr>
        <w:t>The reason α is set to 0 when cues are absent is because it is assumed that</w:t>
      </w:r>
      <w:r w:rsidRPr="00E208AF">
        <w:rPr>
          <w:rFonts w:ascii="Times New Roman" w:hAnsi="Times New Roman" w:cs="Times New Roman"/>
          <w:sz w:val="24"/>
          <w:szCs w:val="24"/>
        </w:rPr>
        <w:t xml:space="preserve"> learning cannot </w:t>
      </w:r>
      <w:r w:rsidR="00B40F86" w:rsidRPr="00E208AF">
        <w:rPr>
          <w:rFonts w:ascii="Times New Roman" w:hAnsi="Times New Roman" w:cs="Times New Roman"/>
          <w:sz w:val="24"/>
          <w:szCs w:val="24"/>
        </w:rPr>
        <w:t xml:space="preserve">occur for absent cues. In this way, absent cues are assumed to espouse no salience. </w:t>
      </w:r>
      <w:r w:rsidRPr="00E208AF">
        <w:rPr>
          <w:rFonts w:ascii="Times New Roman" w:hAnsi="Times New Roman" w:cs="Times New Roman"/>
          <w:sz w:val="24"/>
          <w:szCs w:val="24"/>
        </w:rPr>
        <w:t>This decision</w:t>
      </w:r>
      <w:r w:rsidR="00B40F86" w:rsidRPr="00E208AF">
        <w:rPr>
          <w:rFonts w:ascii="Times New Roman" w:hAnsi="Times New Roman" w:cs="Times New Roman"/>
          <w:sz w:val="24"/>
          <w:szCs w:val="24"/>
        </w:rPr>
        <w:t xml:space="preserve"> to set α to 0 is</w:t>
      </w:r>
      <w:r w:rsidRPr="00E208AF">
        <w:rPr>
          <w:rFonts w:ascii="Times New Roman" w:hAnsi="Times New Roman" w:cs="Times New Roman"/>
          <w:sz w:val="24"/>
          <w:szCs w:val="24"/>
        </w:rPr>
        <w:t xml:space="preserve"> nonetheless problematic in the context of the backwards-blocking design because the traditional RW model </w:t>
      </w:r>
      <w:r w:rsidR="00B40F86" w:rsidRPr="00E208AF">
        <w:rPr>
          <w:rFonts w:ascii="Times New Roman" w:hAnsi="Times New Roman" w:cs="Times New Roman"/>
          <w:sz w:val="24"/>
          <w:szCs w:val="24"/>
        </w:rPr>
        <w:t xml:space="preserve">erroneously </w:t>
      </w:r>
      <w:r w:rsidRPr="00E208AF">
        <w:rPr>
          <w:rFonts w:ascii="Times New Roman" w:hAnsi="Times New Roman" w:cs="Times New Roman"/>
          <w:sz w:val="24"/>
          <w:szCs w:val="24"/>
        </w:rPr>
        <w:t xml:space="preserve">predicts </w:t>
      </w:r>
      <w:proofErr w:type="gramStart"/>
      <w:r w:rsidRPr="00E208AF">
        <w:rPr>
          <w:rFonts w:ascii="Times New Roman" w:hAnsi="Times New Roman" w:cs="Times New Roman"/>
          <w:sz w:val="24"/>
          <w:szCs w:val="24"/>
        </w:rPr>
        <w:t>that participants</w:t>
      </w:r>
      <w:proofErr w:type="gramEnd"/>
      <w:r w:rsidRPr="00E208AF">
        <w:rPr>
          <w:rFonts w:ascii="Times New Roman" w:hAnsi="Times New Roman" w:cs="Times New Roman"/>
          <w:sz w:val="24"/>
          <w:szCs w:val="24"/>
        </w:rPr>
        <w:t>' ratings of B after the AB+ trial should not differ from their ratings it after the A+ trial</w:t>
      </w:r>
      <w:r w:rsidR="00B40F86" w:rsidRPr="00E208AF">
        <w:rPr>
          <w:rFonts w:ascii="Times New Roman" w:hAnsi="Times New Roman" w:cs="Times New Roman"/>
          <w:sz w:val="24"/>
          <w:szCs w:val="24"/>
        </w:rPr>
        <w:t>. This is at odds</w:t>
      </w:r>
      <w:r w:rsidRPr="00E208AF">
        <w:rPr>
          <w:rFonts w:ascii="Times New Roman" w:hAnsi="Times New Roman" w:cs="Times New Roman"/>
          <w:sz w:val="24"/>
          <w:szCs w:val="24"/>
        </w:rPr>
        <w:t xml:space="preserve"> with the finding</w:t>
      </w:r>
      <w:r w:rsidR="00B40F86" w:rsidRPr="00E208AF">
        <w:rPr>
          <w:rFonts w:ascii="Times New Roman" w:hAnsi="Times New Roman" w:cs="Times New Roman"/>
          <w:sz w:val="24"/>
          <w:szCs w:val="24"/>
        </w:rPr>
        <w:t>s</w:t>
      </w:r>
      <w:r w:rsidRPr="00E208AF">
        <w:rPr>
          <w:rFonts w:ascii="Times New Roman" w:hAnsi="Times New Roman" w:cs="Times New Roman"/>
          <w:sz w:val="24"/>
          <w:szCs w:val="24"/>
        </w:rPr>
        <w:t xml:space="preserve"> that </w:t>
      </w:r>
      <w:r w:rsidR="00B40F86" w:rsidRPr="00E208AF">
        <w:rPr>
          <w:rFonts w:ascii="Times New Roman" w:hAnsi="Times New Roman" w:cs="Times New Roman"/>
          <w:sz w:val="24"/>
          <w:szCs w:val="24"/>
        </w:rPr>
        <w:t xml:space="preserve">adults rate B lower following the A+ trial than after the AB+ trial </w:t>
      </w:r>
      <w:r w:rsidR="00E55C35" w:rsidRPr="00E208AF">
        <w:rPr>
          <w:rFonts w:ascii="Times New Roman" w:hAnsi="Times New Roman" w:cs="Times New Roman"/>
          <w:sz w:val="24"/>
          <w:szCs w:val="24"/>
        </w:rPr>
        <w:t>and compared to a control condition in which adults are only shown the AB+ compound (</w:t>
      </w:r>
      <w:r w:rsidR="00692551">
        <w:rPr>
          <w:rFonts w:ascii="Times New Roman" w:hAnsi="Times New Roman" w:cs="Times New Roman"/>
          <w:i/>
          <w:sz w:val="24"/>
          <w:szCs w:val="24"/>
        </w:rPr>
        <w:t>e.g.</w:t>
      </w:r>
      <w:r w:rsidR="00E55C35" w:rsidRPr="00E208AF">
        <w:rPr>
          <w:rFonts w:ascii="Times New Roman" w:hAnsi="Times New Roman" w:cs="Times New Roman"/>
          <w:sz w:val="24"/>
          <w:szCs w:val="24"/>
        </w:rPr>
        <w:t xml:space="preserve">, Griffiths </w:t>
      </w:r>
      <w:r w:rsidR="00E55C35" w:rsidRPr="00E208AF">
        <w:rPr>
          <w:rFonts w:ascii="Times New Roman" w:hAnsi="Times New Roman" w:cs="Times New Roman"/>
          <w:i/>
          <w:sz w:val="24"/>
          <w:szCs w:val="24"/>
        </w:rPr>
        <w:t>et al.</w:t>
      </w:r>
      <w:r w:rsidR="00E55C35" w:rsidRPr="00E208AF">
        <w:rPr>
          <w:rFonts w:ascii="Times New Roman" w:hAnsi="Times New Roman" w:cs="Times New Roman"/>
          <w:sz w:val="24"/>
          <w:szCs w:val="24"/>
        </w:rPr>
        <w:t xml:space="preserve">, 2011; </w:t>
      </w:r>
      <w:proofErr w:type="spellStart"/>
      <w:r w:rsidR="00E55C35" w:rsidRPr="00E208AF">
        <w:rPr>
          <w:rFonts w:ascii="Times New Roman" w:hAnsi="Times New Roman" w:cs="Times New Roman"/>
          <w:sz w:val="24"/>
          <w:szCs w:val="24"/>
        </w:rPr>
        <w:t>Lovibond</w:t>
      </w:r>
      <w:proofErr w:type="spellEnd"/>
      <w:r w:rsidR="00E55C35" w:rsidRPr="00E208AF">
        <w:rPr>
          <w:rFonts w:ascii="Times New Roman" w:hAnsi="Times New Roman" w:cs="Times New Roman"/>
          <w:sz w:val="24"/>
          <w:szCs w:val="24"/>
        </w:rPr>
        <w:t xml:space="preserve"> </w:t>
      </w:r>
      <w:r w:rsidR="00E55C35" w:rsidRPr="00E208AF">
        <w:rPr>
          <w:rFonts w:ascii="Times New Roman" w:hAnsi="Times New Roman" w:cs="Times New Roman"/>
          <w:i/>
          <w:sz w:val="24"/>
          <w:szCs w:val="24"/>
        </w:rPr>
        <w:t>et al</w:t>
      </w:r>
      <w:r w:rsidR="00E55C35" w:rsidRPr="00E208AF">
        <w:rPr>
          <w:rFonts w:ascii="Times New Roman" w:hAnsi="Times New Roman" w:cs="Times New Roman"/>
          <w:sz w:val="24"/>
          <w:szCs w:val="24"/>
        </w:rPr>
        <w:t xml:space="preserve">., 2003; cf., Larkin </w:t>
      </w:r>
      <w:r w:rsidR="00E55C35" w:rsidRPr="00E208AF">
        <w:rPr>
          <w:rFonts w:ascii="Times New Roman" w:hAnsi="Times New Roman" w:cs="Times New Roman"/>
          <w:i/>
          <w:sz w:val="24"/>
          <w:szCs w:val="24"/>
        </w:rPr>
        <w:t>et al.</w:t>
      </w:r>
      <w:r w:rsidR="00E55C35" w:rsidRPr="00E208AF">
        <w:rPr>
          <w:rFonts w:ascii="Times New Roman" w:hAnsi="Times New Roman" w:cs="Times New Roman"/>
          <w:sz w:val="24"/>
          <w:szCs w:val="24"/>
        </w:rPr>
        <w:t xml:space="preserve">, 1998), </w:t>
      </w:r>
      <w:r w:rsidR="00B40F86" w:rsidRPr="00E208AF">
        <w:rPr>
          <w:rFonts w:ascii="Times New Roman" w:hAnsi="Times New Roman" w:cs="Times New Roman"/>
          <w:sz w:val="24"/>
          <w:szCs w:val="24"/>
        </w:rPr>
        <w:t xml:space="preserve"> they will block B when </w:t>
      </w:r>
      <w:r w:rsidR="00BE675B" w:rsidRPr="00E208AF">
        <w:rPr>
          <w:rFonts w:ascii="Times New Roman" w:hAnsi="Times New Roman" w:cs="Times New Roman"/>
          <w:sz w:val="24"/>
          <w:szCs w:val="24"/>
        </w:rPr>
        <w:t xml:space="preserve">they are told that </w:t>
      </w:r>
      <w:r w:rsidR="00B40F86" w:rsidRPr="00E208AF">
        <w:rPr>
          <w:rFonts w:ascii="Times New Roman" w:hAnsi="Times New Roman" w:cs="Times New Roman"/>
          <w:sz w:val="24"/>
          <w:szCs w:val="24"/>
        </w:rPr>
        <w:t>A and B</w:t>
      </w:r>
      <w:r w:rsidR="00BE675B" w:rsidRPr="00E208AF">
        <w:rPr>
          <w:rFonts w:ascii="Times New Roman" w:hAnsi="Times New Roman" w:cs="Times New Roman"/>
          <w:sz w:val="24"/>
          <w:szCs w:val="24"/>
        </w:rPr>
        <w:t xml:space="preserve"> represent causes but not when both cues represent effects</w:t>
      </w:r>
      <w:r w:rsidR="00B40F86" w:rsidRPr="00E208AF">
        <w:rPr>
          <w:rFonts w:ascii="Times New Roman" w:hAnsi="Times New Roman" w:cs="Times New Roman"/>
          <w:sz w:val="24"/>
          <w:szCs w:val="24"/>
        </w:rPr>
        <w:t xml:space="preserve"> (</w:t>
      </w:r>
      <w:r w:rsidR="00E55C35" w:rsidRPr="00E208AF">
        <w:rPr>
          <w:rFonts w:ascii="Times New Roman" w:hAnsi="Times New Roman" w:cs="Times New Roman"/>
          <w:sz w:val="24"/>
          <w:szCs w:val="24"/>
        </w:rPr>
        <w:t>Kloos &amp; Sloutsky, 2013; Waldmann, 2000)</w:t>
      </w:r>
      <w:r w:rsidR="00B40F86" w:rsidRPr="00E208AF">
        <w:rPr>
          <w:rFonts w:ascii="Times New Roman" w:hAnsi="Times New Roman" w:cs="Times New Roman"/>
          <w:sz w:val="24"/>
          <w:szCs w:val="24"/>
        </w:rPr>
        <w:t xml:space="preserve">, and the finding </w:t>
      </w:r>
      <w:r w:rsidR="008C188B" w:rsidRPr="00E208AF">
        <w:rPr>
          <w:rFonts w:ascii="Times New Roman" w:hAnsi="Times New Roman" w:cs="Times New Roman"/>
          <w:sz w:val="24"/>
          <w:szCs w:val="24"/>
        </w:rPr>
        <w:t xml:space="preserve">that 4-year-old children classify B as a cause following an AB+; A- event than after an AB+ A+ event (e.g., Sobel </w:t>
      </w:r>
      <w:r w:rsidR="008C188B" w:rsidRPr="00E208AF">
        <w:rPr>
          <w:rFonts w:ascii="Times New Roman" w:hAnsi="Times New Roman" w:cs="Times New Roman"/>
          <w:i/>
          <w:sz w:val="24"/>
          <w:szCs w:val="24"/>
        </w:rPr>
        <w:t>et al.,</w:t>
      </w:r>
      <w:r w:rsidR="008C188B" w:rsidRPr="00E208AF">
        <w:rPr>
          <w:rFonts w:ascii="Times New Roman" w:hAnsi="Times New Roman" w:cs="Times New Roman"/>
          <w:sz w:val="24"/>
          <w:szCs w:val="24"/>
        </w:rPr>
        <w:t xml:space="preserve"> 2004). </w:t>
      </w:r>
    </w:p>
    <w:p w14:paraId="0D6FD943" w14:textId="77777777" w:rsidR="00BE675B" w:rsidRPr="00E208AF" w:rsidRDefault="00BE675B"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lastRenderedPageBreak/>
        <w:t>Van Hamme and Wasserman (1994) addressed this limitation by assuming that cues that are unexpectedly absent take on negative salience rather than no salience. This key assumption enabled the modified RW model to account for the backwards-blocking finding as well as related findings for which the traditional RW model fails to account and has even been instantiated in the context of connectionist computational models to account for the inverse base-rate phenomenon in a category-learning context (e.g., Chapman, 1991; Shanks, 1985). Despite the fact that the modified RW model is able to account for the backwards-blocking finding as well as other related findings, the model suffers from many of the same shortcomings as the traditional RW model. For example, similar to the RW model, the modified RW model is unable to distinguish between cues that are merely correlated with effects from cues that produce effects. Moreover, the modified RW model is limited because it requires many learning trials takes for reliable associations to be established between cues and outcomes. Finally, it is limited because it cannot account for why adults treat cues differently depending on whether they represent causes or effects. These limitations as well as others have led many researchers to reconsider the viability of these models as models of human causal learning.</w:t>
      </w:r>
    </w:p>
    <w:p w14:paraId="16EE9823" w14:textId="77777777" w:rsidR="00ED37AA" w:rsidRPr="00E208AF" w:rsidRDefault="00ED37AA" w:rsidP="00C7016D">
      <w:pPr>
        <w:pStyle w:val="Heading2"/>
        <w:ind w:left="0"/>
        <w:rPr>
          <w:sz w:val="24"/>
          <w:szCs w:val="24"/>
        </w:rPr>
      </w:pPr>
      <w:bookmarkStart w:id="12" w:name="_Toc522727401"/>
      <w:r w:rsidRPr="00E208AF">
        <w:rPr>
          <w:sz w:val="24"/>
          <w:szCs w:val="24"/>
        </w:rPr>
        <w:t>Contrast-contingency models of causal reasoning</w:t>
      </w:r>
      <w:bookmarkEnd w:id="12"/>
    </w:p>
    <w:p w14:paraId="5A4F446A" w14:textId="77777777" w:rsidR="00BB3820" w:rsidRPr="00E208AF" w:rsidRDefault="00ED37A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Given the limitations of the associative models presented in the previous section, some researchers have proposed alternative models—called contrast or contingency models—that are purported to provide a better account of human causal learning. One such model is Jenkins and Ward's (1965) traditional contingency model in which human reasoners are argued to compute contrast statistics that enable normative causal inference. In particular, Jenkins and Ward (1965) </w:t>
      </w:r>
      <w:r w:rsidR="00B8608B" w:rsidRPr="00E208AF">
        <w:rPr>
          <w:rFonts w:ascii="Times New Roman" w:hAnsi="Times New Roman" w:cs="Times New Roman"/>
          <w:sz w:val="24"/>
          <w:szCs w:val="24"/>
        </w:rPr>
        <w:t xml:space="preserve">argued that reasoners use the difference between </w:t>
      </w:r>
      <w:proofErr w:type="gramStart"/>
      <w:r w:rsidR="00B8608B" w:rsidRPr="00E208AF">
        <w:rPr>
          <w:rFonts w:ascii="Times New Roman" w:hAnsi="Times New Roman" w:cs="Times New Roman"/>
          <w:i/>
          <w:sz w:val="24"/>
          <w:szCs w:val="24"/>
        </w:rPr>
        <w:t>P</w:t>
      </w:r>
      <w:r w:rsidR="00B8608B" w:rsidRPr="00E208AF">
        <w:rPr>
          <w:rFonts w:ascii="Times New Roman" w:hAnsi="Times New Roman" w:cs="Times New Roman"/>
          <w:sz w:val="24"/>
          <w:szCs w:val="24"/>
        </w:rPr>
        <w:t>(</w:t>
      </w:r>
      <w:proofErr w:type="gramEnd"/>
      <w:r w:rsidR="00B8608B" w:rsidRPr="00E208AF">
        <w:rPr>
          <w:rFonts w:ascii="Times New Roman" w:hAnsi="Times New Roman" w:cs="Times New Roman"/>
          <w:i/>
          <w:sz w:val="24"/>
          <w:szCs w:val="24"/>
        </w:rPr>
        <w:t>E</w:t>
      </w:r>
      <w:r w:rsidRPr="00E208AF">
        <w:rPr>
          <w:rFonts w:ascii="Times New Roman" w:hAnsi="Times New Roman" w:cs="Times New Roman"/>
          <w:sz w:val="24"/>
          <w:szCs w:val="24"/>
        </w:rPr>
        <w:t>|</w:t>
      </w:r>
      <w:r w:rsidR="00B8608B" w:rsidRPr="00E208AF">
        <w:rPr>
          <w:rFonts w:ascii="Times New Roman" w:hAnsi="Times New Roman" w:cs="Times New Roman"/>
          <w:i/>
          <w:sz w:val="24"/>
          <w:szCs w:val="24"/>
        </w:rPr>
        <w:t>C</w:t>
      </w:r>
      <w:r w:rsidRPr="00E208AF">
        <w:rPr>
          <w:rFonts w:ascii="Times New Roman" w:hAnsi="Times New Roman" w:cs="Times New Roman"/>
          <w:sz w:val="24"/>
          <w:szCs w:val="24"/>
        </w:rPr>
        <w:t xml:space="preserve">) and </w:t>
      </w:r>
      <w:r w:rsidRPr="00E208AF">
        <w:rPr>
          <w:rFonts w:ascii="Times New Roman" w:hAnsi="Times New Roman" w:cs="Times New Roman"/>
          <w:i/>
          <w:sz w:val="24"/>
          <w:szCs w:val="24"/>
        </w:rPr>
        <w:t>P</w:t>
      </w:r>
      <w:r w:rsidRPr="00E208AF">
        <w:rPr>
          <w:rFonts w:ascii="Times New Roman" w:hAnsi="Times New Roman" w:cs="Times New Roman"/>
          <w:sz w:val="24"/>
          <w:szCs w:val="24"/>
        </w:rPr>
        <w:t>(</w:t>
      </w:r>
      <w:r w:rsidR="00B8608B" w:rsidRPr="00E208AF">
        <w:rPr>
          <w:rFonts w:ascii="Times New Roman" w:hAnsi="Times New Roman" w:cs="Times New Roman"/>
          <w:sz w:val="24"/>
          <w:szCs w:val="24"/>
        </w:rPr>
        <w:sym w:font="Symbol" w:char="F020"/>
      </w:r>
      <w:r w:rsidR="00B8608B" w:rsidRPr="00E208AF">
        <w:rPr>
          <w:rFonts w:ascii="Times New Roman" w:hAnsi="Times New Roman" w:cs="Times New Roman"/>
          <w:sz w:val="24"/>
          <w:szCs w:val="24"/>
        </w:rPr>
        <w:sym w:font="Symbol" w:char="F0D8"/>
      </w:r>
      <w:r w:rsidR="00B8608B" w:rsidRPr="00E208AF">
        <w:rPr>
          <w:rFonts w:ascii="Times New Roman" w:hAnsi="Times New Roman" w:cs="Times New Roman"/>
          <w:i/>
          <w:sz w:val="24"/>
          <w:szCs w:val="24"/>
        </w:rPr>
        <w:t>E</w:t>
      </w:r>
      <w:r w:rsidRPr="00E208AF">
        <w:rPr>
          <w:rFonts w:ascii="Times New Roman" w:hAnsi="Times New Roman" w:cs="Times New Roman"/>
          <w:sz w:val="24"/>
          <w:szCs w:val="24"/>
        </w:rPr>
        <w:t>|</w:t>
      </w:r>
      <w:r w:rsidR="00B8608B" w:rsidRPr="00E208AF">
        <w:rPr>
          <w:rFonts w:ascii="Times New Roman" w:hAnsi="Times New Roman" w:cs="Times New Roman"/>
          <w:i/>
          <w:sz w:val="24"/>
          <w:szCs w:val="24"/>
        </w:rPr>
        <w:t>C</w:t>
      </w:r>
      <w:r w:rsidRPr="00E208AF">
        <w:rPr>
          <w:rFonts w:ascii="Times New Roman" w:hAnsi="Times New Roman" w:cs="Times New Roman"/>
          <w:sz w:val="24"/>
          <w:szCs w:val="24"/>
        </w:rPr>
        <w:t>) to infer causal relationships</w:t>
      </w:r>
      <w:r w:rsidR="00B8608B" w:rsidRPr="00E208AF">
        <w:rPr>
          <w:rFonts w:ascii="Times New Roman" w:hAnsi="Times New Roman" w:cs="Times New Roman"/>
          <w:sz w:val="24"/>
          <w:szCs w:val="24"/>
        </w:rPr>
        <w:t>. Here, the first and second terms correspond respectively</w:t>
      </w:r>
      <w:r w:rsidRPr="00E208AF">
        <w:rPr>
          <w:rFonts w:ascii="Times New Roman" w:hAnsi="Times New Roman" w:cs="Times New Roman"/>
          <w:sz w:val="24"/>
          <w:szCs w:val="24"/>
        </w:rPr>
        <w:t xml:space="preserve"> to the</w:t>
      </w:r>
      <w:r w:rsidR="00B8608B" w:rsidRPr="00E208AF">
        <w:rPr>
          <w:rFonts w:ascii="Times New Roman" w:hAnsi="Times New Roman" w:cs="Times New Roman"/>
          <w:sz w:val="24"/>
          <w:szCs w:val="24"/>
        </w:rPr>
        <w:t xml:space="preserve"> probability of </w:t>
      </w:r>
      <w:r w:rsidR="00B8608B" w:rsidRPr="00E208AF">
        <w:rPr>
          <w:rFonts w:ascii="Times New Roman" w:hAnsi="Times New Roman" w:cs="Times New Roman"/>
          <w:sz w:val="24"/>
          <w:szCs w:val="24"/>
        </w:rPr>
        <w:lastRenderedPageBreak/>
        <w:t>outcome E</w:t>
      </w:r>
      <w:r w:rsidRPr="00E208AF">
        <w:rPr>
          <w:rFonts w:ascii="Times New Roman" w:hAnsi="Times New Roman" w:cs="Times New Roman"/>
          <w:sz w:val="24"/>
          <w:szCs w:val="24"/>
        </w:rPr>
        <w:t xml:space="preserve"> </w:t>
      </w:r>
      <w:r w:rsidR="00B8608B" w:rsidRPr="00E208AF">
        <w:rPr>
          <w:rFonts w:ascii="Times New Roman" w:hAnsi="Times New Roman" w:cs="Times New Roman"/>
          <w:sz w:val="24"/>
          <w:szCs w:val="24"/>
        </w:rPr>
        <w:t xml:space="preserve">given a candidate cause C and the probability that an outcome will not occur given the same candidate cause. </w:t>
      </w:r>
      <w:r w:rsidRPr="00E208AF">
        <w:rPr>
          <w:rFonts w:ascii="Times New Roman" w:hAnsi="Times New Roman" w:cs="Times New Roman"/>
          <w:sz w:val="24"/>
          <w:szCs w:val="24"/>
        </w:rPr>
        <w:t xml:space="preserve">It is generally </w:t>
      </w:r>
      <w:r w:rsidR="00B8608B" w:rsidRPr="00E208AF">
        <w:rPr>
          <w:rFonts w:ascii="Times New Roman" w:hAnsi="Times New Roman" w:cs="Times New Roman"/>
          <w:sz w:val="24"/>
          <w:szCs w:val="24"/>
        </w:rPr>
        <w:t>assumed</w:t>
      </w:r>
      <w:r w:rsidRPr="00E208AF">
        <w:rPr>
          <w:rFonts w:ascii="Times New Roman" w:hAnsi="Times New Roman" w:cs="Times New Roman"/>
          <w:sz w:val="24"/>
          <w:szCs w:val="24"/>
        </w:rPr>
        <w:t xml:space="preserve"> that if the difference between these two terms is positive</w:t>
      </w:r>
      <w:r w:rsidR="00ED4FBE" w:rsidRPr="00E208AF">
        <w:rPr>
          <w:rFonts w:ascii="Times New Roman" w:hAnsi="Times New Roman" w:cs="Times New Roman"/>
          <w:sz w:val="24"/>
          <w:szCs w:val="24"/>
        </w:rPr>
        <w:t>—</w:t>
      </w:r>
      <w:r w:rsidRPr="00E208AF">
        <w:rPr>
          <w:rFonts w:ascii="Times New Roman" w:hAnsi="Times New Roman" w:cs="Times New Roman"/>
          <w:sz w:val="24"/>
          <w:szCs w:val="24"/>
        </w:rPr>
        <w:t>th</w:t>
      </w:r>
      <w:r w:rsidR="00ED4FBE" w:rsidRPr="00E208AF">
        <w:rPr>
          <w:rFonts w:ascii="Times New Roman" w:hAnsi="Times New Roman" w:cs="Times New Roman"/>
          <w:sz w:val="24"/>
          <w:szCs w:val="24"/>
        </w:rPr>
        <w:t xml:space="preserve">at is, if </w:t>
      </w:r>
      <w:proofErr w:type="gramStart"/>
      <w:r w:rsidR="00E74AD3" w:rsidRPr="00E208AF">
        <w:rPr>
          <w:rFonts w:ascii="Times New Roman" w:hAnsi="Times New Roman" w:cs="Times New Roman"/>
          <w:i/>
          <w:sz w:val="24"/>
          <w:szCs w:val="24"/>
        </w:rPr>
        <w:t>P</w:t>
      </w:r>
      <w:r w:rsidR="00E74AD3" w:rsidRPr="00E208AF">
        <w:rPr>
          <w:rFonts w:ascii="Times New Roman" w:hAnsi="Times New Roman" w:cs="Times New Roman"/>
          <w:sz w:val="24"/>
          <w:szCs w:val="24"/>
        </w:rPr>
        <w:t>(</w:t>
      </w:r>
      <w:proofErr w:type="gramEnd"/>
      <w:r w:rsidR="00E74AD3" w:rsidRPr="00E208AF">
        <w:rPr>
          <w:rFonts w:ascii="Times New Roman" w:hAnsi="Times New Roman" w:cs="Times New Roman"/>
          <w:i/>
          <w:sz w:val="24"/>
          <w:szCs w:val="24"/>
        </w:rPr>
        <w:t>E</w:t>
      </w:r>
      <w:r w:rsidR="00E74AD3" w:rsidRPr="00E208AF">
        <w:rPr>
          <w:rFonts w:ascii="Times New Roman" w:hAnsi="Times New Roman" w:cs="Times New Roman"/>
          <w:sz w:val="24"/>
          <w:szCs w:val="24"/>
        </w:rPr>
        <w:t>|</w:t>
      </w:r>
      <w:r w:rsidR="00E74AD3" w:rsidRPr="00E208AF">
        <w:rPr>
          <w:rFonts w:ascii="Times New Roman" w:hAnsi="Times New Roman" w:cs="Times New Roman"/>
          <w:i/>
          <w:sz w:val="24"/>
          <w:szCs w:val="24"/>
        </w:rPr>
        <w:t>C</w:t>
      </w:r>
      <w:r w:rsidR="00E74AD3" w:rsidRPr="00E208AF">
        <w:rPr>
          <w:rFonts w:ascii="Times New Roman" w:hAnsi="Times New Roman" w:cs="Times New Roman"/>
          <w:sz w:val="24"/>
          <w:szCs w:val="24"/>
        </w:rPr>
        <w:t xml:space="preserve">) </w:t>
      </w:r>
      <w:r w:rsidRPr="00E208AF">
        <w:rPr>
          <w:rFonts w:ascii="Times New Roman" w:hAnsi="Times New Roman" w:cs="Times New Roman"/>
          <w:sz w:val="24"/>
          <w:szCs w:val="24"/>
        </w:rPr>
        <w:t xml:space="preserve">- </w:t>
      </w:r>
      <w:r w:rsidR="00E74AD3" w:rsidRPr="00E208AF">
        <w:rPr>
          <w:rFonts w:ascii="Times New Roman" w:hAnsi="Times New Roman" w:cs="Times New Roman"/>
          <w:i/>
          <w:sz w:val="24"/>
          <w:szCs w:val="24"/>
        </w:rPr>
        <w:t>P</w:t>
      </w:r>
      <w:r w:rsidR="00E74AD3" w:rsidRPr="00E208AF">
        <w:rPr>
          <w:rFonts w:ascii="Times New Roman" w:hAnsi="Times New Roman" w:cs="Times New Roman"/>
          <w:sz w:val="24"/>
          <w:szCs w:val="24"/>
        </w:rPr>
        <w:t>(</w:t>
      </w:r>
      <w:r w:rsidR="00E74AD3" w:rsidRPr="00E208AF">
        <w:rPr>
          <w:rFonts w:ascii="Times New Roman" w:hAnsi="Times New Roman" w:cs="Times New Roman"/>
          <w:sz w:val="24"/>
          <w:szCs w:val="24"/>
        </w:rPr>
        <w:sym w:font="Symbol" w:char="F020"/>
      </w:r>
      <w:r w:rsidR="00E74AD3" w:rsidRPr="00E208AF">
        <w:rPr>
          <w:rFonts w:ascii="Times New Roman" w:hAnsi="Times New Roman" w:cs="Times New Roman"/>
          <w:sz w:val="24"/>
          <w:szCs w:val="24"/>
        </w:rPr>
        <w:sym w:font="Symbol" w:char="F0D8"/>
      </w:r>
      <w:r w:rsidR="00E74AD3" w:rsidRPr="00E208AF">
        <w:rPr>
          <w:rFonts w:ascii="Times New Roman" w:hAnsi="Times New Roman" w:cs="Times New Roman"/>
          <w:i/>
          <w:sz w:val="24"/>
          <w:szCs w:val="24"/>
        </w:rPr>
        <w:t>E</w:t>
      </w:r>
      <w:r w:rsidR="00E74AD3" w:rsidRPr="00E208AF">
        <w:rPr>
          <w:rFonts w:ascii="Times New Roman" w:hAnsi="Times New Roman" w:cs="Times New Roman"/>
          <w:sz w:val="24"/>
          <w:szCs w:val="24"/>
        </w:rPr>
        <w:t>|</w:t>
      </w:r>
      <w:r w:rsidR="00E74AD3" w:rsidRPr="00E208AF">
        <w:rPr>
          <w:rFonts w:ascii="Times New Roman" w:hAnsi="Times New Roman" w:cs="Times New Roman"/>
          <w:i/>
          <w:sz w:val="24"/>
          <w:szCs w:val="24"/>
        </w:rPr>
        <w:t>C</w:t>
      </w:r>
      <w:r w:rsidR="00E74AD3" w:rsidRPr="00E208AF">
        <w:rPr>
          <w:rFonts w:ascii="Times New Roman" w:hAnsi="Times New Roman" w:cs="Times New Roman"/>
          <w:sz w:val="24"/>
          <w:szCs w:val="24"/>
        </w:rPr>
        <w:t>)</w:t>
      </w:r>
      <w:r w:rsidR="00ED4FBE" w:rsidRPr="00E208AF">
        <w:rPr>
          <w:rFonts w:ascii="Times New Roman" w:hAnsi="Times New Roman" w:cs="Times New Roman"/>
          <w:sz w:val="24"/>
          <w:szCs w:val="24"/>
        </w:rPr>
        <w:t xml:space="preserve">) &gt; 0—then the candidate cause is assumed to be generative. </w:t>
      </w:r>
      <w:r w:rsidRPr="00E208AF">
        <w:rPr>
          <w:rFonts w:ascii="Times New Roman" w:hAnsi="Times New Roman" w:cs="Times New Roman"/>
          <w:sz w:val="24"/>
          <w:szCs w:val="24"/>
        </w:rPr>
        <w:t xml:space="preserve">In contrast, if the difference between </w:t>
      </w:r>
      <w:r w:rsidR="00ED4FBE" w:rsidRPr="00E208AF">
        <w:rPr>
          <w:rFonts w:ascii="Times New Roman" w:hAnsi="Times New Roman" w:cs="Times New Roman"/>
          <w:sz w:val="24"/>
          <w:szCs w:val="24"/>
        </w:rPr>
        <w:t>the two terms</w:t>
      </w:r>
      <w:r w:rsidRPr="00E208AF">
        <w:rPr>
          <w:rFonts w:ascii="Times New Roman" w:hAnsi="Times New Roman" w:cs="Times New Roman"/>
          <w:sz w:val="24"/>
          <w:szCs w:val="24"/>
        </w:rPr>
        <w:t xml:space="preserve"> is negative, then the candidate cause </w:t>
      </w:r>
      <w:r w:rsidR="00ED4FBE" w:rsidRPr="00E208AF">
        <w:rPr>
          <w:rFonts w:ascii="Times New Roman" w:hAnsi="Times New Roman" w:cs="Times New Roman"/>
          <w:sz w:val="24"/>
          <w:szCs w:val="24"/>
        </w:rPr>
        <w:t>is assumed to be preventative</w:t>
      </w:r>
      <w:r w:rsidRPr="00E208AF">
        <w:rPr>
          <w:rFonts w:ascii="Times New Roman" w:hAnsi="Times New Roman" w:cs="Times New Roman"/>
          <w:sz w:val="24"/>
          <w:szCs w:val="24"/>
        </w:rPr>
        <w:t>. Finally, if the difference between the two terms if zero</w:t>
      </w:r>
      <w:r w:rsidR="00ED4FBE" w:rsidRPr="00E208AF">
        <w:rPr>
          <w:rFonts w:ascii="Times New Roman" w:hAnsi="Times New Roman" w:cs="Times New Roman"/>
          <w:sz w:val="24"/>
          <w:szCs w:val="24"/>
        </w:rPr>
        <w:t>—</w:t>
      </w:r>
      <w:r w:rsidRPr="00E208AF">
        <w:rPr>
          <w:rFonts w:ascii="Times New Roman" w:hAnsi="Times New Roman" w:cs="Times New Roman"/>
          <w:sz w:val="24"/>
          <w:szCs w:val="24"/>
        </w:rPr>
        <w:t>that is, the effect occurs equally often in the presence or absence of the cue</w:t>
      </w:r>
      <w:r w:rsidR="00ED4FBE" w:rsidRPr="00E208AF">
        <w:rPr>
          <w:rFonts w:ascii="Times New Roman" w:hAnsi="Times New Roman" w:cs="Times New Roman"/>
          <w:sz w:val="24"/>
          <w:szCs w:val="24"/>
        </w:rPr>
        <w:t>—causality is not attributed to the candidate cause</w:t>
      </w:r>
      <w:r w:rsidRPr="00E208AF">
        <w:rPr>
          <w:rFonts w:ascii="Times New Roman" w:hAnsi="Times New Roman" w:cs="Times New Roman"/>
          <w:sz w:val="24"/>
          <w:szCs w:val="24"/>
        </w:rPr>
        <w:t>.</w:t>
      </w:r>
    </w:p>
    <w:p w14:paraId="2E007E36" w14:textId="581C9980" w:rsidR="00BB3820" w:rsidRPr="00E208AF" w:rsidRDefault="00BB3820"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Support for this model derives from studies that demonstrate that human reasoners provide causal ratings that generally are consistent with the predictions of the model.</w:t>
      </w:r>
      <w:r w:rsidR="008A0195" w:rsidRPr="00E208AF">
        <w:rPr>
          <w:rFonts w:ascii="Times New Roman" w:hAnsi="Times New Roman" w:cs="Times New Roman"/>
          <w:sz w:val="24"/>
          <w:szCs w:val="24"/>
        </w:rPr>
        <w:t xml:space="preserve"> Wasserman</w:t>
      </w:r>
      <w:r w:rsidRPr="00E208AF">
        <w:rPr>
          <w:rFonts w:ascii="Times New Roman" w:hAnsi="Times New Roman" w:cs="Times New Roman"/>
          <w:sz w:val="24"/>
          <w:szCs w:val="24"/>
        </w:rPr>
        <w:t xml:space="preserve"> et al. (1993) demonstrated</w:t>
      </w:r>
      <w:r w:rsidR="008A0195" w:rsidRPr="00E208AF">
        <w:rPr>
          <w:rFonts w:ascii="Times New Roman" w:hAnsi="Times New Roman" w:cs="Times New Roman"/>
          <w:sz w:val="24"/>
          <w:szCs w:val="24"/>
        </w:rPr>
        <w:t>, for example,</w:t>
      </w:r>
      <w:r w:rsidRPr="00E208AF">
        <w:rPr>
          <w:rFonts w:ascii="Times New Roman" w:hAnsi="Times New Roman" w:cs="Times New Roman"/>
          <w:sz w:val="24"/>
          <w:szCs w:val="24"/>
        </w:rPr>
        <w:t xml:space="preserve"> </w:t>
      </w:r>
      <w:r w:rsidR="005E21B1" w:rsidRPr="00E208AF">
        <w:rPr>
          <w:rFonts w:ascii="Times New Roman" w:hAnsi="Times New Roman" w:cs="Times New Roman"/>
          <w:sz w:val="24"/>
          <w:szCs w:val="24"/>
        </w:rPr>
        <w:t>that subjects’</w:t>
      </w:r>
      <w:r w:rsidRPr="00E208AF">
        <w:rPr>
          <w:rFonts w:ascii="Times New Roman" w:hAnsi="Times New Roman" w:cs="Times New Roman"/>
          <w:sz w:val="24"/>
          <w:szCs w:val="24"/>
        </w:rPr>
        <w:t xml:space="preserve"> causal ratings correlated highly with </w:t>
      </w:r>
      <w:r w:rsidR="005E21B1" w:rsidRPr="00E208AF">
        <w:rPr>
          <w:rFonts w:ascii="Times New Roman" w:hAnsi="Times New Roman" w:cs="Times New Roman"/>
          <w:sz w:val="24"/>
          <w:szCs w:val="24"/>
        </w:rPr>
        <w:t>objective</w:t>
      </w:r>
      <w:r w:rsidRPr="00E208AF">
        <w:rPr>
          <w:rFonts w:ascii="Times New Roman" w:hAnsi="Times New Roman" w:cs="Times New Roman"/>
          <w:sz w:val="24"/>
          <w:szCs w:val="24"/>
        </w:rPr>
        <w:t xml:space="preserve"> contingency in a causal task </w:t>
      </w:r>
      <w:r w:rsidR="005E21B1" w:rsidRPr="00E208AF">
        <w:rPr>
          <w:rFonts w:ascii="Times New Roman" w:hAnsi="Times New Roman" w:cs="Times New Roman"/>
          <w:sz w:val="24"/>
          <w:szCs w:val="24"/>
        </w:rPr>
        <w:t xml:space="preserve">that required subjects to determine to what extent </w:t>
      </w:r>
      <w:r w:rsidRPr="00E208AF">
        <w:rPr>
          <w:rFonts w:ascii="Times New Roman" w:hAnsi="Times New Roman" w:cs="Times New Roman"/>
          <w:sz w:val="24"/>
          <w:szCs w:val="24"/>
        </w:rPr>
        <w:t>tapping a key caused a distant light to illuminate. Similarly, Allan and Jenkins (1980) found that</w:t>
      </w:r>
      <w:r w:rsidR="005E21B1" w:rsidRPr="00E208AF">
        <w:rPr>
          <w:rFonts w:ascii="Times New Roman" w:hAnsi="Times New Roman" w:cs="Times New Roman"/>
          <w:sz w:val="24"/>
          <w:szCs w:val="24"/>
        </w:rPr>
        <w:t xml:space="preserve"> when the number of possible actions matched the number of possible outcomes, subjects provided accurate causal ratings that were consistent with objective contingency: </w:t>
      </w:r>
      <w:r w:rsidRPr="00E208AF">
        <w:rPr>
          <w:rFonts w:ascii="Times New Roman" w:hAnsi="Times New Roman" w:cs="Times New Roman"/>
          <w:sz w:val="24"/>
          <w:szCs w:val="24"/>
        </w:rPr>
        <w:t xml:space="preserve"> compared to subjects who were asked to determine</w:t>
      </w:r>
      <w:r w:rsidR="005E21B1" w:rsidRPr="00E208AF">
        <w:rPr>
          <w:rFonts w:ascii="Times New Roman" w:hAnsi="Times New Roman" w:cs="Times New Roman"/>
          <w:sz w:val="24"/>
          <w:szCs w:val="24"/>
        </w:rPr>
        <w:t xml:space="preserve"> whether</w:t>
      </w:r>
      <w:r w:rsidRPr="00E208AF">
        <w:rPr>
          <w:rFonts w:ascii="Times New Roman" w:hAnsi="Times New Roman" w:cs="Times New Roman"/>
          <w:sz w:val="24"/>
          <w:szCs w:val="24"/>
        </w:rPr>
        <w:t xml:space="preserve"> engaging </w:t>
      </w:r>
      <w:r w:rsidR="005E21B1" w:rsidRPr="00E208AF">
        <w:rPr>
          <w:rFonts w:ascii="Times New Roman" w:hAnsi="Times New Roman" w:cs="Times New Roman"/>
          <w:sz w:val="24"/>
          <w:szCs w:val="24"/>
        </w:rPr>
        <w:t>two possible actions</w:t>
      </w:r>
      <w:r w:rsidRPr="00E208AF">
        <w:rPr>
          <w:rFonts w:ascii="Times New Roman" w:hAnsi="Times New Roman" w:cs="Times New Roman"/>
          <w:sz w:val="24"/>
          <w:szCs w:val="24"/>
        </w:rPr>
        <w:t xml:space="preserve"> (i.e., moving a joystick in on</w:t>
      </w:r>
      <w:r w:rsidR="005E21B1" w:rsidRPr="00E208AF">
        <w:rPr>
          <w:rFonts w:ascii="Times New Roman" w:hAnsi="Times New Roman" w:cs="Times New Roman"/>
          <w:sz w:val="24"/>
          <w:szCs w:val="24"/>
        </w:rPr>
        <w:t>e of two directions) produced a single</w:t>
      </w:r>
      <w:r w:rsidRPr="00E208AF">
        <w:rPr>
          <w:rFonts w:ascii="Times New Roman" w:hAnsi="Times New Roman" w:cs="Times New Roman"/>
          <w:sz w:val="24"/>
          <w:szCs w:val="24"/>
        </w:rPr>
        <w:t xml:space="preserve"> effect (</w:t>
      </w:r>
      <w:r w:rsidR="005E21B1" w:rsidRPr="00E208AF">
        <w:rPr>
          <w:rFonts w:ascii="Times New Roman" w:hAnsi="Times New Roman" w:cs="Times New Roman"/>
          <w:sz w:val="24"/>
          <w:szCs w:val="24"/>
        </w:rPr>
        <w:t>i.e., caused a picture of the</w:t>
      </w:r>
      <w:r w:rsidRPr="00E208AF">
        <w:rPr>
          <w:rFonts w:ascii="Times New Roman" w:hAnsi="Times New Roman" w:cs="Times New Roman"/>
          <w:sz w:val="24"/>
          <w:szCs w:val="24"/>
        </w:rPr>
        <w:t xml:space="preserve"> Loch Ness Monster</w:t>
      </w:r>
      <w:r w:rsidR="005E21B1" w:rsidRPr="00E208AF">
        <w:rPr>
          <w:rFonts w:ascii="Times New Roman" w:hAnsi="Times New Roman" w:cs="Times New Roman"/>
          <w:sz w:val="24"/>
          <w:szCs w:val="24"/>
        </w:rPr>
        <w:t xml:space="preserve"> to appear</w:t>
      </w:r>
      <w:r w:rsidRPr="00E208AF">
        <w:rPr>
          <w:rFonts w:ascii="Times New Roman" w:hAnsi="Times New Roman" w:cs="Times New Roman"/>
          <w:sz w:val="24"/>
          <w:szCs w:val="24"/>
        </w:rPr>
        <w:t xml:space="preserve">), </w:t>
      </w:r>
      <w:r w:rsidR="00DC0715" w:rsidRPr="00E208AF">
        <w:rPr>
          <w:rFonts w:ascii="Times New Roman" w:hAnsi="Times New Roman" w:cs="Times New Roman"/>
          <w:sz w:val="24"/>
          <w:szCs w:val="24"/>
        </w:rPr>
        <w:t xml:space="preserve">subjects who engaged in a single action to produce the single effect </w:t>
      </w:r>
      <w:r w:rsidRPr="00E208AF">
        <w:rPr>
          <w:rFonts w:ascii="Times New Roman" w:hAnsi="Times New Roman" w:cs="Times New Roman"/>
          <w:sz w:val="24"/>
          <w:szCs w:val="24"/>
        </w:rPr>
        <w:t xml:space="preserve">provided causal ratings that </w:t>
      </w:r>
      <w:r w:rsidR="00DC0715" w:rsidRPr="00E208AF">
        <w:rPr>
          <w:rFonts w:ascii="Times New Roman" w:hAnsi="Times New Roman" w:cs="Times New Roman"/>
          <w:sz w:val="24"/>
          <w:szCs w:val="24"/>
        </w:rPr>
        <w:t>were consistent with objective contingency</w:t>
      </w:r>
      <w:r w:rsidRPr="00E208AF">
        <w:rPr>
          <w:rFonts w:ascii="Times New Roman" w:hAnsi="Times New Roman" w:cs="Times New Roman"/>
          <w:sz w:val="24"/>
          <w:szCs w:val="24"/>
        </w:rPr>
        <w:t xml:space="preserve">. </w:t>
      </w:r>
      <w:r w:rsidR="00DC0715" w:rsidRPr="00E208AF">
        <w:rPr>
          <w:rFonts w:ascii="Times New Roman" w:hAnsi="Times New Roman" w:cs="Times New Roman"/>
          <w:sz w:val="24"/>
          <w:szCs w:val="24"/>
        </w:rPr>
        <w:t>This finding was</w:t>
      </w:r>
      <w:r w:rsidRPr="00E208AF">
        <w:rPr>
          <w:rFonts w:ascii="Times New Roman" w:hAnsi="Times New Roman" w:cs="Times New Roman"/>
          <w:sz w:val="24"/>
          <w:szCs w:val="24"/>
        </w:rPr>
        <w:t xml:space="preserve"> replicated by Allan and Jenkins (1983) in a novel task in which subjects were asked to judge </w:t>
      </w:r>
      <w:r w:rsidR="00DC0715" w:rsidRPr="00E208AF">
        <w:rPr>
          <w:rFonts w:ascii="Times New Roman" w:hAnsi="Times New Roman" w:cs="Times New Roman"/>
          <w:sz w:val="24"/>
          <w:szCs w:val="24"/>
        </w:rPr>
        <w:t>whether</w:t>
      </w:r>
      <w:r w:rsidRPr="00E208AF">
        <w:rPr>
          <w:rFonts w:ascii="Times New Roman" w:hAnsi="Times New Roman" w:cs="Times New Roman"/>
          <w:sz w:val="24"/>
          <w:szCs w:val="24"/>
        </w:rPr>
        <w:t xml:space="preserve"> moving a joystick in one</w:t>
      </w:r>
      <w:r w:rsidR="00DC0715" w:rsidRPr="00E208AF">
        <w:rPr>
          <w:rFonts w:ascii="Times New Roman" w:hAnsi="Times New Roman" w:cs="Times New Roman"/>
          <w:sz w:val="24"/>
          <w:szCs w:val="24"/>
        </w:rPr>
        <w:t xml:space="preserve"> or more</w:t>
      </w:r>
      <w:r w:rsidRPr="00E208AF">
        <w:rPr>
          <w:rFonts w:ascii="Times New Roman" w:hAnsi="Times New Roman" w:cs="Times New Roman"/>
          <w:sz w:val="24"/>
          <w:szCs w:val="24"/>
        </w:rPr>
        <w:t xml:space="preserve"> direction caused a </w:t>
      </w:r>
      <w:r w:rsidR="00DC0715" w:rsidRPr="00E208AF">
        <w:rPr>
          <w:rFonts w:ascii="Times New Roman" w:hAnsi="Times New Roman" w:cs="Times New Roman"/>
          <w:sz w:val="24"/>
          <w:szCs w:val="24"/>
        </w:rPr>
        <w:t xml:space="preserve">centrally located </w:t>
      </w:r>
      <w:r w:rsidRPr="00E208AF">
        <w:rPr>
          <w:rFonts w:ascii="Times New Roman" w:hAnsi="Times New Roman" w:cs="Times New Roman"/>
          <w:sz w:val="24"/>
          <w:szCs w:val="24"/>
        </w:rPr>
        <w:t>dot</w:t>
      </w:r>
      <w:r w:rsidR="00DC0715" w:rsidRPr="00E208AF">
        <w:rPr>
          <w:rFonts w:ascii="Times New Roman" w:hAnsi="Times New Roman" w:cs="Times New Roman"/>
          <w:sz w:val="24"/>
          <w:szCs w:val="24"/>
        </w:rPr>
        <w:t xml:space="preserve"> </w:t>
      </w:r>
      <w:r w:rsidRPr="00E208AF">
        <w:rPr>
          <w:rFonts w:ascii="Times New Roman" w:hAnsi="Times New Roman" w:cs="Times New Roman"/>
          <w:sz w:val="24"/>
          <w:szCs w:val="24"/>
        </w:rPr>
        <w:t xml:space="preserve">to move </w:t>
      </w:r>
      <w:r w:rsidR="00DC0715" w:rsidRPr="00E208AF">
        <w:rPr>
          <w:rFonts w:ascii="Times New Roman" w:hAnsi="Times New Roman" w:cs="Times New Roman"/>
          <w:sz w:val="24"/>
          <w:szCs w:val="24"/>
        </w:rPr>
        <w:t>in one of two directions</w:t>
      </w:r>
      <w:r w:rsidRPr="00E208AF">
        <w:rPr>
          <w:rFonts w:ascii="Times New Roman" w:hAnsi="Times New Roman" w:cs="Times New Roman"/>
          <w:sz w:val="24"/>
          <w:szCs w:val="24"/>
        </w:rPr>
        <w:t xml:space="preserve">: subjects who were asked either to determine to what extent one of two possible actions (i.e., moving a joy stick in one of two directions) produced one of two possible outcomes (i.e., either a dot moved from the center of a screen upward or from the center of a screen downward) or to determine to </w:t>
      </w:r>
      <w:r w:rsidRPr="00E208AF">
        <w:rPr>
          <w:rFonts w:ascii="Times New Roman" w:hAnsi="Times New Roman" w:cs="Times New Roman"/>
          <w:sz w:val="24"/>
          <w:szCs w:val="24"/>
        </w:rPr>
        <w:lastRenderedPageBreak/>
        <w:t xml:space="preserve">what extent a single action produced a single effect provided causal ratings that accorded with objective contingency. </w:t>
      </w:r>
      <w:r w:rsidR="00DC0715" w:rsidRPr="00E208AF">
        <w:rPr>
          <w:rFonts w:ascii="Times New Roman" w:hAnsi="Times New Roman" w:cs="Times New Roman"/>
          <w:sz w:val="24"/>
          <w:szCs w:val="24"/>
        </w:rPr>
        <w:t>The authors interpreted this finding to mean that humans reasoners will track accurately objective contingency</w:t>
      </w:r>
      <w:r w:rsidR="00FD1880" w:rsidRPr="00E208AF">
        <w:rPr>
          <w:rFonts w:ascii="Times New Roman" w:hAnsi="Times New Roman" w:cs="Times New Roman"/>
          <w:sz w:val="24"/>
          <w:szCs w:val="24"/>
        </w:rPr>
        <w:t xml:space="preserve"> when the relation between causes (or actions) and effects is compatible; that is, when the number of possible actions matches the number of possible effects. Indeed, Allan and Jenkins (1983) found that when the number of possible actions did not match the number of possible effects, adults were much less accurate at tracking objective contingency.</w:t>
      </w:r>
      <w:r w:rsidR="00DC0715" w:rsidRPr="00E208AF">
        <w:rPr>
          <w:rFonts w:ascii="Times New Roman" w:hAnsi="Times New Roman" w:cs="Times New Roman"/>
          <w:sz w:val="24"/>
          <w:szCs w:val="24"/>
        </w:rPr>
        <w:t xml:space="preserve"> </w:t>
      </w:r>
      <w:r w:rsidRPr="00E208AF">
        <w:rPr>
          <w:rFonts w:ascii="Times New Roman" w:hAnsi="Times New Roman" w:cs="Times New Roman"/>
          <w:sz w:val="24"/>
          <w:szCs w:val="24"/>
        </w:rPr>
        <w:t>Finally, Alloy and Abramson</w:t>
      </w:r>
      <w:r w:rsidR="00CA55D0" w:rsidRPr="00E208AF">
        <w:rPr>
          <w:rFonts w:ascii="Times New Roman" w:hAnsi="Times New Roman" w:cs="Times New Roman"/>
          <w:sz w:val="24"/>
          <w:szCs w:val="24"/>
        </w:rPr>
        <w:t xml:space="preserve"> (19</w:t>
      </w:r>
      <w:r w:rsidR="009C7C1B">
        <w:rPr>
          <w:rFonts w:ascii="Times New Roman" w:hAnsi="Times New Roman" w:cs="Times New Roman"/>
          <w:sz w:val="24"/>
          <w:szCs w:val="24"/>
        </w:rPr>
        <w:t>79</w:t>
      </w:r>
      <w:r w:rsidR="00CA55D0" w:rsidRPr="00E208AF">
        <w:rPr>
          <w:rFonts w:ascii="Times New Roman" w:hAnsi="Times New Roman" w:cs="Times New Roman"/>
          <w:sz w:val="24"/>
          <w:szCs w:val="24"/>
        </w:rPr>
        <w:t>) showed that other factors also contribute to the accuracy with which human reasoners track objective contingency. In particular, they</w:t>
      </w:r>
      <w:r w:rsidRPr="00E208AF">
        <w:rPr>
          <w:rFonts w:ascii="Times New Roman" w:hAnsi="Times New Roman" w:cs="Times New Roman"/>
          <w:sz w:val="24"/>
          <w:szCs w:val="24"/>
        </w:rPr>
        <w:t xml:space="preserve"> demonstrated</w:t>
      </w:r>
      <w:r w:rsidR="00A371BA">
        <w:rPr>
          <w:rFonts w:ascii="Times New Roman" w:hAnsi="Times New Roman" w:cs="Times New Roman"/>
          <w:sz w:val="24"/>
          <w:szCs w:val="24"/>
        </w:rPr>
        <w:t xml:space="preserve"> that</w:t>
      </w:r>
      <w:r w:rsidR="00CA55D0" w:rsidRPr="00E208AF">
        <w:rPr>
          <w:rFonts w:ascii="Times New Roman" w:hAnsi="Times New Roman" w:cs="Times New Roman"/>
          <w:sz w:val="24"/>
          <w:szCs w:val="24"/>
        </w:rPr>
        <w:t xml:space="preserve"> depressed</w:t>
      </w:r>
      <w:r w:rsidRPr="00E208AF">
        <w:rPr>
          <w:rFonts w:ascii="Times New Roman" w:hAnsi="Times New Roman" w:cs="Times New Roman"/>
          <w:sz w:val="24"/>
          <w:szCs w:val="24"/>
        </w:rPr>
        <w:t xml:space="preserve"> subjects</w:t>
      </w:r>
      <w:r w:rsidR="00CA55D0" w:rsidRPr="00E208AF">
        <w:rPr>
          <w:rFonts w:ascii="Times New Roman" w:hAnsi="Times New Roman" w:cs="Times New Roman"/>
          <w:sz w:val="24"/>
          <w:szCs w:val="24"/>
        </w:rPr>
        <w:t xml:space="preserve"> were more accurate at tracking objective contingency than non-depressed subjects in a task in which subjects were asked to determine whether pressing a button caused a green light to illuminate. Alloy and Abramson argued that </w:t>
      </w:r>
      <w:r w:rsidR="002910CA" w:rsidRPr="00E208AF">
        <w:rPr>
          <w:rFonts w:ascii="Times New Roman" w:hAnsi="Times New Roman" w:cs="Times New Roman"/>
          <w:sz w:val="24"/>
          <w:szCs w:val="24"/>
        </w:rPr>
        <w:t xml:space="preserve">this finding emerged because depressed subjects compared to non-depressed subjects are less likely to overestimate—and thus more likely to provide accurate causal estimates—the degree of contingency between their own actions and effects perhaps because of learned helplessness.  These findings illustrate that human reasoners are capable of tracking objective contingency, although it depends on important contextual and dispositional factors. </w:t>
      </w:r>
    </w:p>
    <w:p w14:paraId="63F6A014" w14:textId="56CD1249" w:rsidR="002910CA" w:rsidRPr="00E208AF" w:rsidRDefault="002910CA"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 xml:space="preserve">Despite these findings, the model suffers from several notable limitations. First, the traditional contingency model provides no way to distinguish between correlational and causal relations. For example, although sneezing might follow regularly from putting one's hand to one's mouth, it would be incorrect to conclude that the act of putting one’s hand to one’s mouth causes sneezing despite the apparent contingency between the two. Second, it fails to account for a number of subtle but important findings in the literature. For example, </w:t>
      </w:r>
      <w:r w:rsidR="00CF30BB" w:rsidRPr="00E208AF">
        <w:rPr>
          <w:rFonts w:ascii="Times New Roman" w:hAnsi="Times New Roman" w:cs="Times New Roman"/>
          <w:sz w:val="24"/>
          <w:szCs w:val="24"/>
        </w:rPr>
        <w:t xml:space="preserve">it fails </w:t>
      </w:r>
      <w:r w:rsidRPr="00E208AF">
        <w:rPr>
          <w:rFonts w:ascii="Times New Roman" w:hAnsi="Times New Roman" w:cs="Times New Roman"/>
          <w:sz w:val="24"/>
          <w:szCs w:val="24"/>
        </w:rPr>
        <w:t xml:space="preserve">to explain why a person's dispositional state affects their judgements of and sensitivity to objective contingency </w:t>
      </w:r>
      <w:r w:rsidRPr="00E208AF">
        <w:rPr>
          <w:rFonts w:ascii="Times New Roman" w:hAnsi="Times New Roman" w:cs="Times New Roman"/>
          <w:sz w:val="24"/>
          <w:szCs w:val="24"/>
        </w:rPr>
        <w:lastRenderedPageBreak/>
        <w:t>between actions and outcomes (e.g., Alloy and Abramson, 19</w:t>
      </w:r>
      <w:r w:rsidR="009C7C1B">
        <w:rPr>
          <w:rFonts w:ascii="Times New Roman" w:hAnsi="Times New Roman" w:cs="Times New Roman"/>
          <w:sz w:val="24"/>
          <w:szCs w:val="24"/>
        </w:rPr>
        <w:t>79</w:t>
      </w:r>
      <w:r w:rsidRPr="00E208AF">
        <w:rPr>
          <w:rFonts w:ascii="Times New Roman" w:hAnsi="Times New Roman" w:cs="Times New Roman"/>
          <w:sz w:val="24"/>
          <w:szCs w:val="24"/>
        </w:rPr>
        <w:t xml:space="preserve">); why subjects are better at tracking objective </w:t>
      </w:r>
      <w:r w:rsidR="00CF30BB" w:rsidRPr="00E208AF">
        <w:rPr>
          <w:rFonts w:ascii="Times New Roman" w:hAnsi="Times New Roman" w:cs="Times New Roman"/>
          <w:sz w:val="24"/>
          <w:szCs w:val="24"/>
        </w:rPr>
        <w:t>contingency</w:t>
      </w:r>
      <w:r w:rsidRPr="00E208AF">
        <w:rPr>
          <w:rFonts w:ascii="Times New Roman" w:hAnsi="Times New Roman" w:cs="Times New Roman"/>
          <w:sz w:val="24"/>
          <w:szCs w:val="24"/>
        </w:rPr>
        <w:t xml:space="preserve"> when the relationship between actions and outcomes is compatible than when it is incompatible (e.g., Allan &amp; Jenkins, 1983; Jenkins &amp; Ward, 1965); why judgements of objective contingency correlate highly with how frequently the outcome occurs regardless</w:t>
      </w:r>
      <w:r w:rsidR="00CF30BB" w:rsidRPr="00E208AF">
        <w:rPr>
          <w:rFonts w:ascii="Times New Roman" w:hAnsi="Times New Roman" w:cs="Times New Roman"/>
          <w:sz w:val="24"/>
          <w:szCs w:val="24"/>
        </w:rPr>
        <w:t xml:space="preserve"> of</w:t>
      </w:r>
      <w:r w:rsidRPr="00E208AF">
        <w:rPr>
          <w:rFonts w:ascii="Times New Roman" w:hAnsi="Times New Roman" w:cs="Times New Roman"/>
          <w:sz w:val="24"/>
          <w:szCs w:val="24"/>
        </w:rPr>
        <w:t xml:space="preserve"> the </w:t>
      </w:r>
      <w:r w:rsidR="00CF30BB" w:rsidRPr="00E208AF">
        <w:rPr>
          <w:rFonts w:ascii="Times New Roman" w:hAnsi="Times New Roman" w:cs="Times New Roman"/>
          <w:sz w:val="24"/>
          <w:szCs w:val="24"/>
        </w:rPr>
        <w:t>amount of actual control</w:t>
      </w:r>
      <w:r w:rsidRPr="00E208AF">
        <w:rPr>
          <w:rFonts w:ascii="Times New Roman" w:hAnsi="Times New Roman" w:cs="Times New Roman"/>
          <w:sz w:val="24"/>
          <w:szCs w:val="24"/>
        </w:rPr>
        <w:t xml:space="preserve"> reasoner exerts over </w:t>
      </w:r>
      <w:r w:rsidR="00CF30BB" w:rsidRPr="00E208AF">
        <w:rPr>
          <w:rFonts w:ascii="Times New Roman" w:hAnsi="Times New Roman" w:cs="Times New Roman"/>
          <w:sz w:val="24"/>
          <w:szCs w:val="24"/>
        </w:rPr>
        <w:t>outcomes</w:t>
      </w:r>
      <w:r w:rsidRPr="00E208AF">
        <w:rPr>
          <w:rFonts w:ascii="Times New Roman" w:hAnsi="Times New Roman" w:cs="Times New Roman"/>
          <w:sz w:val="24"/>
          <w:szCs w:val="24"/>
        </w:rPr>
        <w:t xml:space="preserve">  (e.g., Allan &amp; Jenkins, 1983); why subjects judged negative correlations as being closer to zero than positive </w:t>
      </w:r>
      <w:r w:rsidR="00CF30BB" w:rsidRPr="00E208AF">
        <w:rPr>
          <w:rFonts w:ascii="Times New Roman" w:hAnsi="Times New Roman" w:cs="Times New Roman"/>
          <w:sz w:val="24"/>
          <w:szCs w:val="24"/>
        </w:rPr>
        <w:t xml:space="preserve">correlations even when objective </w:t>
      </w:r>
      <w:r w:rsidRPr="00E208AF">
        <w:rPr>
          <w:rFonts w:ascii="Times New Roman" w:hAnsi="Times New Roman" w:cs="Times New Roman"/>
          <w:sz w:val="24"/>
          <w:szCs w:val="24"/>
        </w:rPr>
        <w:t xml:space="preserve">contingency </w:t>
      </w:r>
      <w:r w:rsidR="00CF30BB" w:rsidRPr="00E208AF">
        <w:rPr>
          <w:rFonts w:ascii="Times New Roman" w:hAnsi="Times New Roman" w:cs="Times New Roman"/>
          <w:sz w:val="24"/>
          <w:szCs w:val="24"/>
        </w:rPr>
        <w:t>was held constant</w:t>
      </w:r>
      <w:r w:rsidRPr="00E208AF">
        <w:rPr>
          <w:rFonts w:ascii="Times New Roman" w:hAnsi="Times New Roman" w:cs="Times New Roman"/>
          <w:sz w:val="24"/>
          <w:szCs w:val="24"/>
        </w:rPr>
        <w:t xml:space="preserve"> (e.g., </w:t>
      </w:r>
      <w:proofErr w:type="spellStart"/>
      <w:r w:rsidRPr="00E208AF">
        <w:rPr>
          <w:rFonts w:ascii="Times New Roman" w:hAnsi="Times New Roman" w:cs="Times New Roman"/>
          <w:sz w:val="24"/>
          <w:szCs w:val="24"/>
        </w:rPr>
        <w:t>Erlick</w:t>
      </w:r>
      <w:proofErr w:type="spellEnd"/>
      <w:r w:rsidRPr="00E208AF">
        <w:rPr>
          <w:rFonts w:ascii="Times New Roman" w:hAnsi="Times New Roman" w:cs="Times New Roman"/>
          <w:sz w:val="24"/>
          <w:szCs w:val="24"/>
        </w:rPr>
        <w:t xml:space="preserve"> &amp; Mills, 1967); why the causal relation between actions and outcomes is judged to be stronger (i.e., the action is said to be more causal) when that relation is positive than when it is negative (e.g., Allan &amp; Jenkins, 1983); and why judgements of causal contingency are more accurate when the relationship between actions and outcomes is provided in the form of a summary table rather than when it is shown directly or is presented as an event timeline (e.g., </w:t>
      </w:r>
      <w:proofErr w:type="spellStart"/>
      <w:r w:rsidRPr="00E208AF">
        <w:rPr>
          <w:rFonts w:ascii="Times New Roman" w:hAnsi="Times New Roman" w:cs="Times New Roman"/>
          <w:sz w:val="24"/>
          <w:szCs w:val="24"/>
        </w:rPr>
        <w:t>Smedslund</w:t>
      </w:r>
      <w:proofErr w:type="spellEnd"/>
      <w:r w:rsidRPr="00E208AF">
        <w:rPr>
          <w:rFonts w:ascii="Times New Roman" w:hAnsi="Times New Roman" w:cs="Times New Roman"/>
          <w:sz w:val="24"/>
          <w:szCs w:val="24"/>
        </w:rPr>
        <w:t>, 1963; Jenkins &amp; Ward, 1965; Wasserman &amp; Shaklee, 1983).</w:t>
      </w:r>
      <w:r w:rsidR="00CF30BB" w:rsidRPr="00E208AF">
        <w:rPr>
          <w:rFonts w:ascii="Times New Roman" w:hAnsi="Times New Roman" w:cs="Times New Roman"/>
          <w:sz w:val="24"/>
          <w:szCs w:val="24"/>
        </w:rPr>
        <w:t xml:space="preserve"> Given these limitations, the traditional contingency model must be interpreted cautiously as a viable model of human causal reasoning.</w:t>
      </w:r>
    </w:p>
    <w:p w14:paraId="0767FD87" w14:textId="77777777" w:rsidR="00E208AF" w:rsidRPr="00E208AF" w:rsidRDefault="00E208AF" w:rsidP="00C7016D">
      <w:pPr>
        <w:pStyle w:val="Heading2"/>
        <w:ind w:left="0"/>
        <w:rPr>
          <w:sz w:val="24"/>
          <w:szCs w:val="24"/>
        </w:rPr>
      </w:pPr>
      <w:bookmarkStart w:id="13" w:name="_Toc522727402"/>
      <w:r w:rsidRPr="00E208AF">
        <w:rPr>
          <w:sz w:val="24"/>
          <w:szCs w:val="24"/>
        </w:rPr>
        <w:t>The Power PC Theory</w:t>
      </w:r>
      <w:bookmarkEnd w:id="13"/>
    </w:p>
    <w:p w14:paraId="3B75EADA" w14:textId="77777777" w:rsidR="00E208AF" w:rsidRDefault="00E208AF" w:rsidP="00C7016D">
      <w:pPr>
        <w:spacing w:line="480" w:lineRule="auto"/>
        <w:ind w:firstLine="576"/>
        <w:contextualSpacing/>
        <w:rPr>
          <w:rFonts w:ascii="Times New Roman" w:hAnsi="Times New Roman" w:cs="Times New Roman"/>
          <w:sz w:val="24"/>
          <w:szCs w:val="24"/>
        </w:rPr>
      </w:pPr>
      <w:r w:rsidRPr="00E208AF">
        <w:rPr>
          <w:rFonts w:ascii="Times New Roman" w:hAnsi="Times New Roman" w:cs="Times New Roman"/>
          <w:sz w:val="24"/>
          <w:szCs w:val="24"/>
        </w:rPr>
        <w:t>Based on the limitations of the traditional contingency model, Cheng (1997) proposed the Power PC theory of causal reasoning. The Power PC model is similar to the traditional contingency model in that both models assume that learners infer causal relations</w:t>
      </w:r>
      <w:r>
        <w:rPr>
          <w:rFonts w:ascii="Times New Roman" w:hAnsi="Times New Roman" w:cs="Times New Roman"/>
          <w:sz w:val="24"/>
          <w:szCs w:val="24"/>
        </w:rPr>
        <w:t xml:space="preserve"> on the basis of contingency information. </w:t>
      </w:r>
      <w:r w:rsidRPr="00E208AF">
        <w:rPr>
          <w:rFonts w:ascii="Times New Roman" w:hAnsi="Times New Roman" w:cs="Times New Roman"/>
          <w:sz w:val="24"/>
          <w:szCs w:val="24"/>
        </w:rPr>
        <w:t>However, the Power PC model d</w:t>
      </w:r>
      <w:r>
        <w:rPr>
          <w:rFonts w:ascii="Times New Roman" w:hAnsi="Times New Roman" w:cs="Times New Roman"/>
          <w:sz w:val="24"/>
          <w:szCs w:val="24"/>
        </w:rPr>
        <w:t xml:space="preserve">iffers </w:t>
      </w:r>
      <w:r w:rsidRPr="00E208AF">
        <w:rPr>
          <w:rFonts w:ascii="Times New Roman" w:hAnsi="Times New Roman" w:cs="Times New Roman"/>
          <w:sz w:val="24"/>
          <w:szCs w:val="24"/>
        </w:rPr>
        <w:t>from the traditional contingency model in that it uses two estimates</w:t>
      </w:r>
      <w:r>
        <w:rPr>
          <w:rFonts w:ascii="Times New Roman" w:hAnsi="Times New Roman" w:cs="Times New Roman"/>
          <w:sz w:val="24"/>
          <w:szCs w:val="24"/>
        </w:rPr>
        <w:t>—</w:t>
      </w:r>
      <w:r w:rsidRPr="00E208AF">
        <w:rPr>
          <w:rFonts w:ascii="Times New Roman" w:hAnsi="Times New Roman" w:cs="Times New Roman"/>
          <w:sz w:val="24"/>
          <w:szCs w:val="24"/>
        </w:rPr>
        <w:t xml:space="preserve">which are </w:t>
      </w:r>
      <w:r>
        <w:rPr>
          <w:rFonts w:ascii="Times New Roman" w:hAnsi="Times New Roman" w:cs="Times New Roman"/>
          <w:sz w:val="24"/>
          <w:szCs w:val="24"/>
        </w:rPr>
        <w:t>Δ</w:t>
      </w:r>
      <w:r w:rsidRPr="003E34B2">
        <w:rPr>
          <w:rFonts w:ascii="Times New Roman" w:hAnsi="Times New Roman" w:cs="Times New Roman"/>
          <w:i/>
          <w:sz w:val="24"/>
          <w:szCs w:val="24"/>
        </w:rPr>
        <w:t>P</w:t>
      </w:r>
      <w:r w:rsidRPr="00E208AF">
        <w:rPr>
          <w:rFonts w:ascii="Times New Roman" w:hAnsi="Times New Roman" w:cs="Times New Roman"/>
          <w:sz w:val="24"/>
          <w:szCs w:val="24"/>
        </w:rPr>
        <w:t xml:space="preserve"> and (1-</w:t>
      </w:r>
      <w:r w:rsidRPr="003E34B2">
        <w:rPr>
          <w:rFonts w:ascii="Times New Roman" w:hAnsi="Times New Roman" w:cs="Times New Roman"/>
          <w:i/>
          <w:sz w:val="24"/>
          <w:szCs w:val="24"/>
        </w:rPr>
        <w:t>P</w:t>
      </w:r>
      <w:r w:rsidRPr="00E208AF">
        <w:rPr>
          <w:rFonts w:ascii="Times New Roman" w:hAnsi="Times New Roman" w:cs="Times New Roman"/>
          <w:sz w:val="24"/>
          <w:szCs w:val="24"/>
        </w:rPr>
        <w:t>(</w:t>
      </w:r>
      <w:r w:rsidR="003E34B2" w:rsidRPr="003E34B2">
        <w:rPr>
          <w:rFonts w:ascii="Times New Roman" w:hAnsi="Times New Roman" w:cs="Times New Roman"/>
          <w:i/>
          <w:sz w:val="24"/>
          <w:szCs w:val="24"/>
        </w:rPr>
        <w:t>E</w:t>
      </w:r>
      <w:r w:rsidRPr="00E208AF">
        <w:rPr>
          <w:rFonts w:ascii="Times New Roman" w:hAnsi="Times New Roman" w:cs="Times New Roman"/>
          <w:sz w:val="24"/>
          <w:szCs w:val="24"/>
        </w:rPr>
        <w:t>|</w:t>
      </w:r>
      <w:r w:rsidR="003E34B2">
        <w:rPr>
          <w:rFonts w:ascii="Times New Roman" w:hAnsi="Times New Roman" w:cs="Times New Roman"/>
          <w:sz w:val="24"/>
          <w:szCs w:val="24"/>
        </w:rPr>
        <w:sym w:font="Symbol" w:char="F0D8"/>
      </w:r>
      <w:r w:rsidR="003E34B2">
        <w:rPr>
          <w:rFonts w:ascii="Times New Roman" w:hAnsi="Times New Roman" w:cs="Times New Roman"/>
          <w:i/>
          <w:sz w:val="24"/>
          <w:szCs w:val="24"/>
        </w:rPr>
        <w:t>C</w:t>
      </w:r>
      <w:r w:rsidRPr="00E208AF">
        <w:rPr>
          <w:rFonts w:ascii="Times New Roman" w:hAnsi="Times New Roman" w:cs="Times New Roman"/>
          <w:sz w:val="24"/>
          <w:szCs w:val="24"/>
        </w:rPr>
        <w:t>)) and which are expressed as a ratio</w:t>
      </w:r>
      <w:r>
        <w:rPr>
          <w:rFonts w:ascii="Times New Roman" w:hAnsi="Times New Roman" w:cs="Times New Roman"/>
          <w:sz w:val="24"/>
          <w:szCs w:val="24"/>
        </w:rPr>
        <w:t>—</w:t>
      </w:r>
      <w:r w:rsidRPr="00E208AF">
        <w:rPr>
          <w:rFonts w:ascii="Times New Roman" w:hAnsi="Times New Roman" w:cs="Times New Roman"/>
          <w:sz w:val="24"/>
          <w:szCs w:val="24"/>
        </w:rPr>
        <w:t xml:space="preserve">not only to determine whether a causal relation exists between candidate causes and effects but to determine the causal strength of </w:t>
      </w:r>
      <w:r>
        <w:rPr>
          <w:rFonts w:ascii="Times New Roman" w:hAnsi="Times New Roman" w:cs="Times New Roman"/>
          <w:sz w:val="24"/>
          <w:szCs w:val="24"/>
        </w:rPr>
        <w:t>that relation</w:t>
      </w:r>
      <w:r w:rsidRPr="00E208AF">
        <w:rPr>
          <w:rFonts w:ascii="Times New Roman" w:hAnsi="Times New Roman" w:cs="Times New Roman"/>
          <w:sz w:val="24"/>
          <w:szCs w:val="24"/>
        </w:rPr>
        <w:t>. Thus, according to the Power PC model, the causal power of a generative candidate cause can be directly estimated as:</w:t>
      </w:r>
    </w:p>
    <w:p w14:paraId="35BF79A0" w14:textId="77777777" w:rsidR="003E34B2" w:rsidRPr="00CE165D" w:rsidRDefault="003E34B2" w:rsidP="00C7016D">
      <w:pPr>
        <w:spacing w:line="480" w:lineRule="auto"/>
        <w:ind w:firstLine="576"/>
        <w:contextualSpacing/>
        <w:rPr>
          <w:rFonts w:ascii="Times New Roman" w:eastAsiaTheme="minorEastAsia" w:hAnsi="Times New Roman" w:cs="Times New Roman"/>
          <w:sz w:val="24"/>
          <w:szCs w:val="24"/>
        </w:rPr>
      </w:pPr>
      <w:proofErr w:type="gramStart"/>
      <w:r w:rsidRPr="00CE165D">
        <w:rPr>
          <w:rFonts w:ascii="Times New Roman" w:hAnsi="Times New Roman" w:cs="Times New Roman"/>
          <w:i/>
          <w:sz w:val="24"/>
          <w:szCs w:val="24"/>
        </w:rPr>
        <w:lastRenderedPageBreak/>
        <w:t>p</w:t>
      </w:r>
      <w:r w:rsidRPr="00CE165D">
        <w:rPr>
          <w:rFonts w:ascii="Times New Roman" w:hAnsi="Times New Roman" w:cs="Times New Roman"/>
          <w:sz w:val="24"/>
          <w:szCs w:val="24"/>
          <w:vertAlign w:val="subscript"/>
        </w:rPr>
        <w:t>c</w:t>
      </w:r>
      <w:proofErr w:type="gramEnd"/>
      <w:r w:rsidRPr="00CE165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num>
          <m:den>
            <m:r>
              <w:rPr>
                <w:rFonts w:ascii="Cambria Math" w:hAnsi="Cambria Math" w:cs="Times New Roman"/>
                <w:sz w:val="24"/>
                <w:szCs w:val="24"/>
              </w:rPr>
              <m:t>1-P(E|¬C)</m:t>
            </m:r>
          </m:den>
        </m:f>
        <m:r>
          <w:rPr>
            <w:rFonts w:ascii="Cambria Math" w:hAnsi="Cambria Math" w:cs="Times New Roman"/>
            <w:sz w:val="24"/>
            <w:szCs w:val="24"/>
          </w:rPr>
          <m:t>,</m:t>
        </m:r>
      </m:oMath>
    </w:p>
    <w:p w14:paraId="0DA9AD18" w14:textId="77777777" w:rsidR="003E34B2" w:rsidRDefault="003E34B2" w:rsidP="00C7016D">
      <w:pPr>
        <w:spacing w:line="480" w:lineRule="auto"/>
        <w:ind w:firstLine="576"/>
        <w:contextualSpacing/>
        <w:rPr>
          <w:rFonts w:ascii="Times New Roman" w:hAnsi="Times New Roman" w:cs="Times New Roman"/>
          <w:sz w:val="24"/>
          <w:szCs w:val="24"/>
        </w:rPr>
      </w:pPr>
      <w:proofErr w:type="gramStart"/>
      <w:r>
        <w:rPr>
          <w:rFonts w:ascii="Times New Roman" w:hAnsi="Times New Roman" w:cs="Times New Roman"/>
          <w:sz w:val="24"/>
          <w:szCs w:val="24"/>
        </w:rPr>
        <w:t>w</w:t>
      </w:r>
      <w:r w:rsidRPr="003E34B2">
        <w:rPr>
          <w:rFonts w:ascii="Times New Roman" w:hAnsi="Times New Roman" w:cs="Times New Roman"/>
          <w:sz w:val="24"/>
          <w:szCs w:val="24"/>
        </w:rPr>
        <w:t>here</w:t>
      </w:r>
      <w:proofErr w:type="gramEnd"/>
      <w:r w:rsidRPr="003E34B2">
        <w:rPr>
          <w:rFonts w:ascii="Times New Roman" w:hAnsi="Times New Roman" w:cs="Times New Roman"/>
          <w:sz w:val="24"/>
          <w:szCs w:val="24"/>
        </w:rPr>
        <w:t xml:space="preserve"> the denominator provides an estimate of the probability of the effect given the cause (taking into account all alternative causes). Note that the equation for preventative candidate causes is similar except that numerator is expressed as -</w:t>
      </w:r>
      <w:r>
        <w:rPr>
          <w:rFonts w:ascii="Times New Roman" w:hAnsi="Times New Roman" w:cs="Times New Roman"/>
          <w:sz w:val="24"/>
          <w:szCs w:val="24"/>
        </w:rPr>
        <w:t>Δ</w:t>
      </w:r>
      <w:r w:rsidRPr="003E34B2">
        <w:rPr>
          <w:rFonts w:ascii="Times New Roman" w:hAnsi="Times New Roman" w:cs="Times New Roman"/>
          <w:i/>
          <w:sz w:val="24"/>
          <w:szCs w:val="24"/>
        </w:rPr>
        <w:t>P</w:t>
      </w:r>
      <w:r w:rsidRPr="003E34B2">
        <w:rPr>
          <w:rFonts w:ascii="Times New Roman" w:hAnsi="Times New Roman" w:cs="Times New Roman"/>
          <w:sz w:val="24"/>
          <w:szCs w:val="24"/>
        </w:rPr>
        <w:t xml:space="preserve">. It should also be clear from the above equation that </w:t>
      </w:r>
      <w:r w:rsidR="00F37FE8">
        <w:rPr>
          <w:rFonts w:ascii="Times New Roman" w:hAnsi="Times New Roman" w:cs="Times New Roman"/>
          <w:sz w:val="24"/>
          <w:szCs w:val="24"/>
        </w:rPr>
        <w:t>Δ</w:t>
      </w:r>
      <w:r w:rsidR="00F37FE8" w:rsidRPr="003E34B2">
        <w:rPr>
          <w:rFonts w:ascii="Times New Roman" w:hAnsi="Times New Roman" w:cs="Times New Roman"/>
          <w:i/>
          <w:sz w:val="24"/>
          <w:szCs w:val="24"/>
        </w:rPr>
        <w:t>P</w:t>
      </w:r>
      <w:r w:rsidR="00F37FE8">
        <w:rPr>
          <w:rFonts w:ascii="Times New Roman" w:hAnsi="Times New Roman" w:cs="Times New Roman"/>
          <w:sz w:val="24"/>
          <w:szCs w:val="24"/>
        </w:rPr>
        <w:t xml:space="preserve"> </w:t>
      </w:r>
      <w:r w:rsidRPr="003E34B2">
        <w:rPr>
          <w:rFonts w:ascii="Times New Roman" w:hAnsi="Times New Roman" w:cs="Times New Roman"/>
          <w:sz w:val="24"/>
          <w:szCs w:val="24"/>
        </w:rPr>
        <w:t>u</w:t>
      </w:r>
      <w:r>
        <w:rPr>
          <w:rFonts w:ascii="Times New Roman" w:hAnsi="Times New Roman" w:cs="Times New Roman"/>
          <w:sz w:val="24"/>
          <w:szCs w:val="24"/>
        </w:rPr>
        <w:t>nderestimates causal power</w:t>
      </w:r>
      <w:r w:rsidR="00F37FE8">
        <w:rPr>
          <w:rFonts w:ascii="Times New Roman" w:hAnsi="Times New Roman" w:cs="Times New Roman"/>
          <w:sz w:val="24"/>
          <w:szCs w:val="24"/>
        </w:rPr>
        <w:t xml:space="preserve"> </w:t>
      </w:r>
      <w:r w:rsidR="00F37FE8">
        <w:rPr>
          <w:rFonts w:ascii="Times New Roman" w:hAnsi="Times New Roman" w:cs="Times New Roman"/>
          <w:i/>
          <w:sz w:val="24"/>
          <w:szCs w:val="24"/>
        </w:rPr>
        <w:t>p</w:t>
      </w:r>
      <w:r w:rsidR="00F37FE8">
        <w:rPr>
          <w:rFonts w:ascii="Times New Roman" w:hAnsi="Times New Roman" w:cs="Times New Roman"/>
          <w:i/>
          <w:sz w:val="24"/>
          <w:szCs w:val="24"/>
          <w:vertAlign w:val="subscript"/>
        </w:rPr>
        <w:t>c</w:t>
      </w:r>
      <w:r>
        <w:rPr>
          <w:rFonts w:ascii="Times New Roman" w:hAnsi="Times New Roman" w:cs="Times New Roman"/>
          <w:sz w:val="24"/>
          <w:szCs w:val="24"/>
        </w:rPr>
        <w:t>.</w:t>
      </w:r>
      <w:r w:rsidR="00F37FE8">
        <w:rPr>
          <w:rFonts w:ascii="Times New Roman" w:hAnsi="Times New Roman" w:cs="Times New Roman"/>
          <w:sz w:val="24"/>
          <w:szCs w:val="24"/>
        </w:rPr>
        <w:t xml:space="preserve"> This is because Δ</w:t>
      </w:r>
      <w:r w:rsidR="00F37FE8" w:rsidRPr="003E34B2">
        <w:rPr>
          <w:rFonts w:ascii="Times New Roman" w:hAnsi="Times New Roman" w:cs="Times New Roman"/>
          <w:i/>
          <w:sz w:val="24"/>
          <w:szCs w:val="24"/>
        </w:rPr>
        <w:t>P</w:t>
      </w:r>
      <w:r w:rsidR="00F37FE8">
        <w:rPr>
          <w:rFonts w:ascii="Times New Roman" w:hAnsi="Times New Roman" w:cs="Times New Roman"/>
          <w:sz w:val="24"/>
          <w:szCs w:val="24"/>
        </w:rPr>
        <w:t xml:space="preserve">, but not </w:t>
      </w:r>
      <w:r w:rsidR="00F37FE8">
        <w:rPr>
          <w:rFonts w:ascii="Times New Roman" w:hAnsi="Times New Roman" w:cs="Times New Roman"/>
          <w:i/>
          <w:sz w:val="24"/>
          <w:szCs w:val="24"/>
        </w:rPr>
        <w:t>p</w:t>
      </w:r>
      <w:r w:rsidR="00F37FE8">
        <w:rPr>
          <w:rFonts w:ascii="Times New Roman" w:hAnsi="Times New Roman" w:cs="Times New Roman"/>
          <w:i/>
          <w:sz w:val="24"/>
          <w:szCs w:val="24"/>
          <w:vertAlign w:val="subscript"/>
        </w:rPr>
        <w:t>c</w:t>
      </w:r>
      <w:r w:rsidR="00F37FE8">
        <w:rPr>
          <w:rFonts w:ascii="Times New Roman" w:hAnsi="Times New Roman" w:cs="Times New Roman"/>
          <w:sz w:val="24"/>
          <w:szCs w:val="24"/>
        </w:rPr>
        <w:t>,</w:t>
      </w:r>
      <w:r w:rsidRPr="003E34B2">
        <w:rPr>
          <w:rFonts w:ascii="Times New Roman" w:hAnsi="Times New Roman" w:cs="Times New Roman"/>
          <w:sz w:val="24"/>
          <w:szCs w:val="24"/>
        </w:rPr>
        <w:t xml:space="preserve"> does not </w:t>
      </w:r>
      <w:r w:rsidR="00F37FE8">
        <w:rPr>
          <w:rFonts w:ascii="Times New Roman" w:hAnsi="Times New Roman" w:cs="Times New Roman"/>
          <w:sz w:val="24"/>
          <w:szCs w:val="24"/>
        </w:rPr>
        <w:t>account for alternative causes</w:t>
      </w:r>
      <w:r w:rsidR="0015524E">
        <w:rPr>
          <w:rFonts w:ascii="Times New Roman" w:hAnsi="Times New Roman" w:cs="Times New Roman"/>
          <w:sz w:val="24"/>
          <w:szCs w:val="24"/>
        </w:rPr>
        <w:t xml:space="preserve"> and because it does not take into account the base rate of the effect independent of the likelihood of the effect given candidate causes</w:t>
      </w:r>
      <w:r w:rsidR="00F37FE8">
        <w:rPr>
          <w:rFonts w:ascii="Times New Roman" w:hAnsi="Times New Roman" w:cs="Times New Roman"/>
          <w:sz w:val="24"/>
          <w:szCs w:val="24"/>
        </w:rPr>
        <w:t>. Thus</w:t>
      </w:r>
      <w:r w:rsidRPr="003E34B2">
        <w:rPr>
          <w:rFonts w:ascii="Times New Roman" w:hAnsi="Times New Roman" w:cs="Times New Roman"/>
          <w:sz w:val="24"/>
          <w:szCs w:val="24"/>
        </w:rPr>
        <w:t xml:space="preserve">, if </w:t>
      </w:r>
      <w:proofErr w:type="gramStart"/>
      <w:r w:rsidRPr="00F37FE8">
        <w:rPr>
          <w:rFonts w:ascii="Times New Roman" w:hAnsi="Times New Roman" w:cs="Times New Roman"/>
          <w:i/>
          <w:sz w:val="24"/>
          <w:szCs w:val="24"/>
        </w:rPr>
        <w:t>P</w:t>
      </w:r>
      <w:r w:rsidRPr="003E34B2">
        <w:rPr>
          <w:rFonts w:ascii="Times New Roman" w:hAnsi="Times New Roman" w:cs="Times New Roman"/>
          <w:sz w:val="24"/>
          <w:szCs w:val="24"/>
        </w:rPr>
        <w:t>(</w:t>
      </w:r>
      <w:proofErr w:type="gramEnd"/>
      <w:r w:rsidRPr="00F37FE8">
        <w:rPr>
          <w:rFonts w:ascii="Times New Roman" w:hAnsi="Times New Roman" w:cs="Times New Roman"/>
          <w:i/>
          <w:sz w:val="24"/>
          <w:szCs w:val="24"/>
        </w:rPr>
        <w:t>E</w:t>
      </w:r>
      <w:r w:rsidRPr="003E34B2">
        <w:rPr>
          <w:rFonts w:ascii="Times New Roman" w:hAnsi="Times New Roman" w:cs="Times New Roman"/>
          <w:sz w:val="24"/>
          <w:szCs w:val="24"/>
        </w:rPr>
        <w:t>|</w:t>
      </w:r>
      <w:r w:rsidRPr="00F37FE8">
        <w:rPr>
          <w:rFonts w:ascii="Times New Roman" w:hAnsi="Times New Roman" w:cs="Times New Roman"/>
          <w:i/>
          <w:sz w:val="24"/>
          <w:szCs w:val="24"/>
        </w:rPr>
        <w:t>C</w:t>
      </w:r>
      <w:r w:rsidRPr="003E34B2">
        <w:rPr>
          <w:rFonts w:ascii="Times New Roman" w:hAnsi="Times New Roman" w:cs="Times New Roman"/>
          <w:sz w:val="24"/>
          <w:szCs w:val="24"/>
        </w:rPr>
        <w:t xml:space="preserve">) = 0.95 and </w:t>
      </w:r>
      <w:r w:rsidRPr="00F37FE8">
        <w:rPr>
          <w:rFonts w:ascii="Times New Roman" w:hAnsi="Times New Roman" w:cs="Times New Roman"/>
          <w:i/>
          <w:sz w:val="24"/>
          <w:szCs w:val="24"/>
        </w:rPr>
        <w:t>P</w:t>
      </w:r>
      <w:r w:rsidRPr="003E34B2">
        <w:rPr>
          <w:rFonts w:ascii="Times New Roman" w:hAnsi="Times New Roman" w:cs="Times New Roman"/>
          <w:sz w:val="24"/>
          <w:szCs w:val="24"/>
        </w:rPr>
        <w:t>(</w:t>
      </w:r>
      <w:r w:rsidRPr="00F37FE8">
        <w:rPr>
          <w:rFonts w:ascii="Times New Roman" w:hAnsi="Times New Roman" w:cs="Times New Roman"/>
          <w:i/>
          <w:sz w:val="24"/>
          <w:szCs w:val="24"/>
        </w:rPr>
        <w:t>E</w:t>
      </w:r>
      <w:r w:rsidRPr="003E34B2">
        <w:rPr>
          <w:rFonts w:ascii="Times New Roman" w:hAnsi="Times New Roman" w:cs="Times New Roman"/>
          <w:sz w:val="24"/>
          <w:szCs w:val="24"/>
        </w:rPr>
        <w:t>|</w:t>
      </w:r>
      <w:r w:rsidR="00F37FE8">
        <w:rPr>
          <w:rFonts w:ascii="Times New Roman" w:hAnsi="Times New Roman" w:cs="Times New Roman"/>
          <w:sz w:val="24"/>
          <w:szCs w:val="24"/>
        </w:rPr>
        <w:sym w:font="Symbol" w:char="F0D8"/>
      </w:r>
      <w:r w:rsidR="00F37FE8">
        <w:rPr>
          <w:rFonts w:ascii="Times New Roman" w:hAnsi="Times New Roman" w:cs="Times New Roman"/>
          <w:i/>
          <w:sz w:val="24"/>
          <w:szCs w:val="24"/>
        </w:rPr>
        <w:t>C</w:t>
      </w:r>
      <w:r w:rsidRPr="003E34B2">
        <w:rPr>
          <w:rFonts w:ascii="Times New Roman" w:hAnsi="Times New Roman" w:cs="Times New Roman"/>
          <w:sz w:val="24"/>
          <w:szCs w:val="24"/>
        </w:rPr>
        <w:t xml:space="preserve">) = 0.25, then </w:t>
      </w:r>
      <w:r>
        <w:rPr>
          <w:rFonts w:ascii="Times New Roman" w:hAnsi="Times New Roman" w:cs="Times New Roman"/>
          <w:sz w:val="24"/>
          <w:szCs w:val="24"/>
        </w:rPr>
        <w:t>Δ</w:t>
      </w:r>
      <w:r w:rsidRPr="003E34B2">
        <w:rPr>
          <w:rFonts w:ascii="Times New Roman" w:hAnsi="Times New Roman" w:cs="Times New Roman"/>
          <w:i/>
          <w:sz w:val="24"/>
          <w:szCs w:val="24"/>
        </w:rPr>
        <w:t>P</w:t>
      </w:r>
      <w:r w:rsidRPr="003E34B2">
        <w:rPr>
          <w:rFonts w:ascii="Times New Roman" w:hAnsi="Times New Roman" w:cs="Times New Roman"/>
          <w:sz w:val="24"/>
          <w:szCs w:val="24"/>
        </w:rPr>
        <w:t xml:space="preserve"> = 0.7 and </w:t>
      </w:r>
      <w:r w:rsidR="00F37FE8">
        <w:rPr>
          <w:rFonts w:ascii="Times New Roman" w:hAnsi="Times New Roman" w:cs="Times New Roman"/>
          <w:i/>
          <w:sz w:val="24"/>
          <w:szCs w:val="24"/>
        </w:rPr>
        <w:t>p</w:t>
      </w:r>
      <w:r w:rsidR="00F37FE8">
        <w:rPr>
          <w:rFonts w:ascii="Times New Roman" w:hAnsi="Times New Roman" w:cs="Times New Roman"/>
          <w:i/>
          <w:sz w:val="24"/>
          <w:szCs w:val="24"/>
          <w:vertAlign w:val="subscript"/>
        </w:rPr>
        <w:t>c</w:t>
      </w:r>
      <w:r w:rsidRPr="003E34B2">
        <w:rPr>
          <w:rFonts w:ascii="Times New Roman" w:hAnsi="Times New Roman" w:cs="Times New Roman"/>
          <w:sz w:val="24"/>
          <w:szCs w:val="24"/>
        </w:rPr>
        <w:t xml:space="preserve"> = 0.93</w:t>
      </w:r>
      <w:r w:rsidR="00F37FE8">
        <w:rPr>
          <w:rFonts w:ascii="Times New Roman" w:hAnsi="Times New Roman" w:cs="Times New Roman"/>
          <w:sz w:val="24"/>
          <w:szCs w:val="24"/>
        </w:rPr>
        <w:t>.</w:t>
      </w:r>
    </w:p>
    <w:p w14:paraId="41622D83" w14:textId="178EB616" w:rsidR="00F37FE8" w:rsidRDefault="00F37FE8" w:rsidP="00C7016D">
      <w:pPr>
        <w:spacing w:line="480" w:lineRule="auto"/>
        <w:ind w:firstLine="576"/>
        <w:contextualSpacing/>
        <w:rPr>
          <w:rFonts w:ascii="Times New Roman" w:hAnsi="Times New Roman" w:cs="Times New Roman"/>
          <w:sz w:val="24"/>
          <w:szCs w:val="24"/>
        </w:rPr>
      </w:pPr>
      <w:r w:rsidRPr="00F37FE8">
        <w:rPr>
          <w:rFonts w:ascii="Times New Roman" w:hAnsi="Times New Roman" w:cs="Times New Roman"/>
          <w:sz w:val="24"/>
          <w:szCs w:val="24"/>
        </w:rPr>
        <w:t xml:space="preserve">It is worth noting that </w:t>
      </w:r>
      <w:r>
        <w:rPr>
          <w:rFonts w:ascii="Times New Roman" w:hAnsi="Times New Roman" w:cs="Times New Roman"/>
          <w:sz w:val="24"/>
          <w:szCs w:val="24"/>
        </w:rPr>
        <w:t>Δ</w:t>
      </w:r>
      <w:r w:rsidRPr="003E34B2">
        <w:rPr>
          <w:rFonts w:ascii="Times New Roman" w:hAnsi="Times New Roman" w:cs="Times New Roman"/>
          <w:i/>
          <w:sz w:val="24"/>
          <w:szCs w:val="24"/>
        </w:rPr>
        <w:t>P</w:t>
      </w:r>
      <w:r w:rsidRPr="00F37FE8">
        <w:rPr>
          <w:rFonts w:ascii="Times New Roman" w:hAnsi="Times New Roman" w:cs="Times New Roman"/>
          <w:sz w:val="24"/>
          <w:szCs w:val="24"/>
        </w:rPr>
        <w:t xml:space="preserve"> is an exact estimate of causal power if, and only if, </w:t>
      </w:r>
      <w:proofErr w:type="gramStart"/>
      <w:r w:rsidRPr="00F37FE8">
        <w:rPr>
          <w:rFonts w:ascii="Times New Roman" w:hAnsi="Times New Roman" w:cs="Times New Roman"/>
          <w:i/>
          <w:sz w:val="24"/>
          <w:szCs w:val="24"/>
          <w:u w:val="single"/>
        </w:rPr>
        <w:t>P</w:t>
      </w:r>
      <w:r w:rsidRPr="00F37FE8">
        <w:rPr>
          <w:rFonts w:ascii="Times New Roman" w:hAnsi="Times New Roman" w:cs="Times New Roman"/>
          <w:sz w:val="24"/>
          <w:szCs w:val="24"/>
        </w:rPr>
        <w:t>(</w:t>
      </w:r>
      <w:proofErr w:type="gramEnd"/>
      <w:r w:rsidRPr="00F37FE8">
        <w:rPr>
          <w:rFonts w:ascii="Times New Roman" w:hAnsi="Times New Roman" w:cs="Times New Roman"/>
          <w:i/>
          <w:sz w:val="24"/>
          <w:szCs w:val="24"/>
        </w:rPr>
        <w:t>E</w:t>
      </w:r>
      <w:r w:rsidRPr="00F37FE8">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Pr="00F37FE8">
        <w:rPr>
          <w:rFonts w:ascii="Times New Roman" w:hAnsi="Times New Roman" w:cs="Times New Roman"/>
          <w:sz w:val="24"/>
          <w:szCs w:val="24"/>
        </w:rPr>
        <w:t xml:space="preserve">) = 0. However, the model predicts that learners should provide increasingly conservative estimates of C as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Pr>
          <w:rFonts w:ascii="Times New Roman" w:hAnsi="Times New Roman" w:cs="Times New Roman"/>
          <w:sz w:val="24"/>
          <w:szCs w:val="24"/>
        </w:rPr>
        <w:t>)</w:t>
      </w:r>
      <w:r w:rsidR="00CE165D">
        <w:rPr>
          <w:rFonts w:ascii="Times New Roman" w:hAnsi="Times New Roman" w:cs="Times New Roman"/>
          <w:sz w:val="24"/>
          <w:szCs w:val="24"/>
        </w:rPr>
        <w:t xml:space="preserve"> </w:t>
      </w:r>
      <w:r w:rsidRPr="00F37FE8">
        <w:rPr>
          <w:rFonts w:ascii="Times New Roman" w:hAnsi="Times New Roman" w:cs="Times New Roman"/>
          <w:sz w:val="24"/>
          <w:szCs w:val="24"/>
        </w:rPr>
        <w:t xml:space="preserve">approaches 1, but should be uncertain about the causal power of a candidate cause when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Pr>
          <w:rFonts w:ascii="Times New Roman" w:hAnsi="Times New Roman" w:cs="Times New Roman"/>
          <w:sz w:val="24"/>
          <w:szCs w:val="24"/>
        </w:rPr>
        <w:t xml:space="preserve">) = 1. This model </w:t>
      </w:r>
      <w:r w:rsidRPr="00F37FE8">
        <w:rPr>
          <w:rFonts w:ascii="Times New Roman" w:hAnsi="Times New Roman" w:cs="Times New Roman"/>
          <w:sz w:val="24"/>
          <w:szCs w:val="24"/>
        </w:rPr>
        <w:t>extends, and hence improves upon, the traditional contingency model because it can account for the base rate effects described earlier for which the traditional contingency model is unable to account; that is, it can account for why</w:t>
      </w:r>
      <w:r w:rsidR="00C77E57">
        <w:rPr>
          <w:rFonts w:ascii="Times New Roman" w:hAnsi="Times New Roman" w:cs="Times New Roman"/>
          <w:sz w:val="24"/>
          <w:szCs w:val="24"/>
        </w:rPr>
        <w:t xml:space="preserve"> </w:t>
      </w:r>
      <w:r w:rsidRPr="00F37FE8">
        <w:rPr>
          <w:rFonts w:ascii="Times New Roman" w:hAnsi="Times New Roman" w:cs="Times New Roman"/>
          <w:sz w:val="24"/>
          <w:szCs w:val="24"/>
        </w:rPr>
        <w:t xml:space="preserve">judgements of objective </w:t>
      </w:r>
      <w:r w:rsidR="00C77E57" w:rsidRPr="00F37FE8">
        <w:rPr>
          <w:rFonts w:ascii="Times New Roman" w:hAnsi="Times New Roman" w:cs="Times New Roman"/>
          <w:sz w:val="24"/>
          <w:szCs w:val="24"/>
        </w:rPr>
        <w:t>contingency</w:t>
      </w:r>
      <w:r w:rsidRPr="00F37FE8">
        <w:rPr>
          <w:rFonts w:ascii="Times New Roman" w:hAnsi="Times New Roman" w:cs="Times New Roman"/>
          <w:sz w:val="24"/>
          <w:szCs w:val="24"/>
        </w:rPr>
        <w:t xml:space="preserve"> </w:t>
      </w:r>
      <w:r w:rsidR="00C77E57">
        <w:rPr>
          <w:rFonts w:ascii="Times New Roman" w:hAnsi="Times New Roman" w:cs="Times New Roman"/>
          <w:sz w:val="24"/>
          <w:szCs w:val="24"/>
        </w:rPr>
        <w:t xml:space="preserve">sometimes </w:t>
      </w:r>
      <w:r w:rsidRPr="00F37FE8">
        <w:rPr>
          <w:rFonts w:ascii="Times New Roman" w:hAnsi="Times New Roman" w:cs="Times New Roman"/>
          <w:sz w:val="24"/>
          <w:szCs w:val="24"/>
        </w:rPr>
        <w:t xml:space="preserve">increase as the frequency of the outcome increases. For example, given a contrast of .1 (i.e., </w:t>
      </w:r>
      <w:proofErr w:type="gramStart"/>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proofErr w:type="gramEnd"/>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xml:space="preserve">-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xml:space="preserve">= .1), participants will provide </w:t>
      </w:r>
      <w:r w:rsidR="00CE165D">
        <w:rPr>
          <w:rFonts w:ascii="Times New Roman" w:hAnsi="Times New Roman" w:cs="Times New Roman"/>
          <w:sz w:val="24"/>
          <w:szCs w:val="24"/>
        </w:rPr>
        <w:t>higher causal ratings</w:t>
      </w:r>
      <w:r w:rsidRPr="00F37FE8">
        <w:rPr>
          <w:rFonts w:ascii="Times New Roman" w:hAnsi="Times New Roman" w:cs="Times New Roman"/>
          <w:sz w:val="24"/>
          <w:szCs w:val="24"/>
        </w:rPr>
        <w:t xml:space="preserve"> if the base rate</w:t>
      </w:r>
      <w:r w:rsidR="00BF5B2F">
        <w:rPr>
          <w:rFonts w:ascii="Times New Roman" w:hAnsi="Times New Roman" w:cs="Times New Roman"/>
          <w:sz w:val="24"/>
          <w:szCs w:val="24"/>
        </w:rPr>
        <w:t xml:space="preserve"> of the effect</w:t>
      </w:r>
      <w:r w:rsidRPr="00F37FE8">
        <w:rPr>
          <w:rFonts w:ascii="Times New Roman" w:hAnsi="Times New Roman" w:cs="Times New Roman"/>
          <w:sz w:val="24"/>
          <w:szCs w:val="24"/>
        </w:rPr>
        <w:t xml:space="preserve"> in one situation (e.g.,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xml:space="preserve">= .65) is higher than that in another situation (e.g., </w:t>
      </w:r>
      <w:r w:rsidR="00C77E57" w:rsidRPr="00F37FE8">
        <w:rPr>
          <w:rFonts w:ascii="Times New Roman" w:hAnsi="Times New Roman" w:cs="Times New Roman"/>
          <w:i/>
          <w:sz w:val="24"/>
          <w:szCs w:val="24"/>
        </w:rPr>
        <w:t>P</w:t>
      </w:r>
      <w:r w:rsidR="00C77E57" w:rsidRPr="003E34B2">
        <w:rPr>
          <w:rFonts w:ascii="Times New Roman" w:hAnsi="Times New Roman" w:cs="Times New Roman"/>
          <w:sz w:val="24"/>
          <w:szCs w:val="24"/>
        </w:rPr>
        <w:t>(</w:t>
      </w:r>
      <w:r w:rsidR="00C77E57" w:rsidRPr="00F37FE8">
        <w:rPr>
          <w:rFonts w:ascii="Times New Roman" w:hAnsi="Times New Roman" w:cs="Times New Roman"/>
          <w:i/>
          <w:sz w:val="24"/>
          <w:szCs w:val="24"/>
        </w:rPr>
        <w:t>E</w:t>
      </w:r>
      <w:r w:rsidR="00C77E57" w:rsidRPr="003E34B2">
        <w:rPr>
          <w:rFonts w:ascii="Times New Roman" w:hAnsi="Times New Roman" w:cs="Times New Roman"/>
          <w:sz w:val="24"/>
          <w:szCs w:val="24"/>
        </w:rPr>
        <w:t>|</w:t>
      </w:r>
      <w:r w:rsidR="00C77E57">
        <w:rPr>
          <w:rFonts w:ascii="Times New Roman" w:hAnsi="Times New Roman" w:cs="Times New Roman"/>
          <w:sz w:val="24"/>
          <w:szCs w:val="24"/>
        </w:rPr>
        <w:sym w:font="Symbol" w:char="F0D8"/>
      </w:r>
      <w:r w:rsidR="00C77E57">
        <w:rPr>
          <w:rFonts w:ascii="Times New Roman" w:hAnsi="Times New Roman" w:cs="Times New Roman"/>
          <w:i/>
          <w:sz w:val="24"/>
          <w:szCs w:val="24"/>
        </w:rPr>
        <w:t>C</w:t>
      </w:r>
      <w:r w:rsidR="00C77E57" w:rsidRPr="003E34B2">
        <w:rPr>
          <w:rFonts w:ascii="Times New Roman" w:hAnsi="Times New Roman" w:cs="Times New Roman"/>
          <w:sz w:val="24"/>
          <w:szCs w:val="24"/>
        </w:rPr>
        <w:t xml:space="preserve">) </w:t>
      </w:r>
      <w:r w:rsidRPr="00F37FE8">
        <w:rPr>
          <w:rFonts w:ascii="Times New Roman" w:hAnsi="Times New Roman" w:cs="Times New Roman"/>
          <w:sz w:val="24"/>
          <w:szCs w:val="24"/>
        </w:rPr>
        <w:t>= .</w:t>
      </w:r>
      <w:r w:rsidR="00C77E57">
        <w:rPr>
          <w:rFonts w:ascii="Times New Roman" w:hAnsi="Times New Roman" w:cs="Times New Roman"/>
          <w:sz w:val="24"/>
          <w:szCs w:val="24"/>
        </w:rPr>
        <w:t>2</w:t>
      </w:r>
      <w:r w:rsidRPr="00F37FE8">
        <w:rPr>
          <w:rFonts w:ascii="Times New Roman" w:hAnsi="Times New Roman" w:cs="Times New Roman"/>
          <w:sz w:val="24"/>
          <w:szCs w:val="24"/>
        </w:rPr>
        <w:t xml:space="preserve">5). Despite being able to account for </w:t>
      </w:r>
      <w:r w:rsidR="00285E42">
        <w:rPr>
          <w:rFonts w:ascii="Times New Roman" w:hAnsi="Times New Roman" w:cs="Times New Roman"/>
          <w:sz w:val="24"/>
          <w:szCs w:val="24"/>
        </w:rPr>
        <w:t>the base rate of the effect</w:t>
      </w:r>
      <w:r w:rsidRPr="00F37FE8">
        <w:rPr>
          <w:rFonts w:ascii="Times New Roman" w:hAnsi="Times New Roman" w:cs="Times New Roman"/>
          <w:sz w:val="24"/>
          <w:szCs w:val="24"/>
        </w:rPr>
        <w:t xml:space="preserve"> and a number of other important findings (for a review, see Cheng, 1997), the model suffers from several limitat</w:t>
      </w:r>
      <w:r w:rsidR="00437BDF">
        <w:rPr>
          <w:rFonts w:ascii="Times New Roman" w:hAnsi="Times New Roman" w:cs="Times New Roman"/>
          <w:sz w:val="24"/>
          <w:szCs w:val="24"/>
        </w:rPr>
        <w:t>ions. First, the Power PC model—</w:t>
      </w:r>
      <w:r w:rsidRPr="00F37FE8">
        <w:rPr>
          <w:rFonts w:ascii="Times New Roman" w:hAnsi="Times New Roman" w:cs="Times New Roman"/>
          <w:sz w:val="24"/>
          <w:szCs w:val="24"/>
        </w:rPr>
        <w:t xml:space="preserve">as well as </w:t>
      </w:r>
      <w:r w:rsidR="00437BDF">
        <w:rPr>
          <w:rFonts w:ascii="Times New Roman" w:hAnsi="Times New Roman" w:cs="Times New Roman"/>
          <w:sz w:val="24"/>
          <w:szCs w:val="24"/>
        </w:rPr>
        <w:t xml:space="preserve">both </w:t>
      </w:r>
      <w:r w:rsidRPr="00F37FE8">
        <w:rPr>
          <w:rFonts w:ascii="Times New Roman" w:hAnsi="Times New Roman" w:cs="Times New Roman"/>
          <w:sz w:val="24"/>
          <w:szCs w:val="24"/>
        </w:rPr>
        <w:t>the traditional contingency mode</w:t>
      </w:r>
      <w:r w:rsidR="00437BDF">
        <w:rPr>
          <w:rFonts w:ascii="Times New Roman" w:hAnsi="Times New Roman" w:cs="Times New Roman"/>
          <w:sz w:val="24"/>
          <w:szCs w:val="24"/>
        </w:rPr>
        <w:t>l and the Rescorla-Wagner model—</w:t>
      </w:r>
      <w:r w:rsidRPr="00F37FE8">
        <w:rPr>
          <w:rFonts w:ascii="Times New Roman" w:hAnsi="Times New Roman" w:cs="Times New Roman"/>
          <w:sz w:val="24"/>
          <w:szCs w:val="24"/>
        </w:rPr>
        <w:t>make</w:t>
      </w:r>
      <w:r w:rsidR="00437BDF">
        <w:rPr>
          <w:rFonts w:ascii="Times New Roman" w:hAnsi="Times New Roman" w:cs="Times New Roman"/>
          <w:sz w:val="24"/>
          <w:szCs w:val="24"/>
        </w:rPr>
        <w:t>s</w:t>
      </w:r>
      <w:r w:rsidRPr="00F37FE8">
        <w:rPr>
          <w:rFonts w:ascii="Times New Roman" w:hAnsi="Times New Roman" w:cs="Times New Roman"/>
          <w:sz w:val="24"/>
          <w:szCs w:val="24"/>
        </w:rPr>
        <w:t xml:space="preserve"> no predictions about how causal judgements should change from one learning trial to the next. This is because contrasts are computed over a series of causal events rather than </w:t>
      </w:r>
      <w:r w:rsidR="00C77E57">
        <w:rPr>
          <w:rFonts w:ascii="Times New Roman" w:hAnsi="Times New Roman" w:cs="Times New Roman"/>
          <w:sz w:val="24"/>
          <w:szCs w:val="24"/>
        </w:rPr>
        <w:t>after individual events</w:t>
      </w:r>
      <w:r w:rsidR="00437BDF">
        <w:rPr>
          <w:rFonts w:ascii="Times New Roman" w:hAnsi="Times New Roman" w:cs="Times New Roman"/>
          <w:sz w:val="24"/>
          <w:szCs w:val="24"/>
        </w:rPr>
        <w:t xml:space="preserve">; that is, the model assumes that </w:t>
      </w:r>
      <w:r w:rsidRPr="00F37FE8">
        <w:rPr>
          <w:rFonts w:ascii="Times New Roman" w:hAnsi="Times New Roman" w:cs="Times New Roman"/>
          <w:sz w:val="24"/>
          <w:szCs w:val="24"/>
        </w:rPr>
        <w:t xml:space="preserve">causal </w:t>
      </w:r>
      <w:r w:rsidRPr="00F37FE8">
        <w:rPr>
          <w:rFonts w:ascii="Times New Roman" w:hAnsi="Times New Roman" w:cs="Times New Roman"/>
          <w:sz w:val="24"/>
          <w:szCs w:val="24"/>
        </w:rPr>
        <w:lastRenderedPageBreak/>
        <w:t>decisions are made at asymptote. Second,</w:t>
      </w:r>
      <w:r w:rsidR="00437BDF">
        <w:rPr>
          <w:rFonts w:ascii="Times New Roman" w:hAnsi="Times New Roman" w:cs="Times New Roman"/>
          <w:sz w:val="24"/>
          <w:szCs w:val="24"/>
        </w:rPr>
        <w:t xml:space="preserve"> although the traditional contingency and Power PC models account for the base rate of the effect,</w:t>
      </w:r>
      <w:r w:rsidRPr="00F37FE8">
        <w:rPr>
          <w:rFonts w:ascii="Times New Roman" w:hAnsi="Times New Roman" w:cs="Times New Roman"/>
          <w:sz w:val="24"/>
          <w:szCs w:val="24"/>
        </w:rPr>
        <w:t xml:space="preserve"> neither the traditional contingency model nor the Power PC theory </w:t>
      </w:r>
      <w:r w:rsidR="000422F8">
        <w:rPr>
          <w:rFonts w:ascii="Times New Roman" w:hAnsi="Times New Roman" w:cs="Times New Roman"/>
          <w:sz w:val="24"/>
          <w:szCs w:val="24"/>
        </w:rPr>
        <w:t>accounts for the</w:t>
      </w:r>
      <w:r w:rsidRPr="00F37FE8">
        <w:rPr>
          <w:rFonts w:ascii="Times New Roman" w:hAnsi="Times New Roman" w:cs="Times New Roman"/>
          <w:sz w:val="24"/>
          <w:szCs w:val="24"/>
        </w:rPr>
        <w:t xml:space="preserve"> base rate of candidate causes themselves. This is </w:t>
      </w:r>
      <w:r w:rsidR="000422F8">
        <w:rPr>
          <w:rFonts w:ascii="Times New Roman" w:hAnsi="Times New Roman" w:cs="Times New Roman"/>
          <w:sz w:val="24"/>
          <w:szCs w:val="24"/>
        </w:rPr>
        <w:t>a key</w:t>
      </w:r>
      <w:r w:rsidRPr="00F37FE8">
        <w:rPr>
          <w:rFonts w:ascii="Times New Roman" w:hAnsi="Times New Roman" w:cs="Times New Roman"/>
          <w:sz w:val="24"/>
          <w:szCs w:val="24"/>
        </w:rPr>
        <w:t xml:space="preserve"> </w:t>
      </w:r>
      <w:r w:rsidR="00C77E57" w:rsidRPr="00F37FE8">
        <w:rPr>
          <w:rFonts w:ascii="Times New Roman" w:hAnsi="Times New Roman" w:cs="Times New Roman"/>
          <w:sz w:val="24"/>
          <w:szCs w:val="24"/>
        </w:rPr>
        <w:t>limitation</w:t>
      </w:r>
      <w:r w:rsidRPr="00F37FE8">
        <w:rPr>
          <w:rFonts w:ascii="Times New Roman" w:hAnsi="Times New Roman" w:cs="Times New Roman"/>
          <w:sz w:val="24"/>
          <w:szCs w:val="24"/>
        </w:rPr>
        <w:t xml:space="preserve"> because recent </w:t>
      </w:r>
      <w:r w:rsidR="00C77E57" w:rsidRPr="00F37FE8">
        <w:rPr>
          <w:rFonts w:ascii="Times New Roman" w:hAnsi="Times New Roman" w:cs="Times New Roman"/>
          <w:sz w:val="24"/>
          <w:szCs w:val="24"/>
        </w:rPr>
        <w:t>research demonstrates</w:t>
      </w:r>
      <w:r w:rsidRPr="00F37FE8">
        <w:rPr>
          <w:rFonts w:ascii="Times New Roman" w:hAnsi="Times New Roman" w:cs="Times New Roman"/>
          <w:sz w:val="24"/>
          <w:szCs w:val="24"/>
        </w:rPr>
        <w:t xml:space="preserve"> that children (e.g., Sobel</w:t>
      </w:r>
      <w:r w:rsidR="009C7C1B">
        <w:rPr>
          <w:rFonts w:ascii="Times New Roman" w:hAnsi="Times New Roman" w:cs="Times New Roman"/>
          <w:sz w:val="24"/>
          <w:szCs w:val="24"/>
        </w:rPr>
        <w:t xml:space="preserve"> et al.</w:t>
      </w:r>
      <w:r w:rsidRPr="00F37FE8">
        <w:rPr>
          <w:rFonts w:ascii="Times New Roman" w:hAnsi="Times New Roman" w:cs="Times New Roman"/>
          <w:sz w:val="24"/>
          <w:szCs w:val="24"/>
        </w:rPr>
        <w:t>, 2004) and adults (e.g., Griffiths</w:t>
      </w:r>
      <w:r w:rsidR="00692551">
        <w:rPr>
          <w:rFonts w:ascii="Times New Roman" w:hAnsi="Times New Roman" w:cs="Times New Roman"/>
          <w:sz w:val="24"/>
          <w:szCs w:val="24"/>
        </w:rPr>
        <w:t xml:space="preserve"> et al., </w:t>
      </w:r>
      <w:r w:rsidRPr="00F37FE8">
        <w:rPr>
          <w:rFonts w:ascii="Times New Roman" w:hAnsi="Times New Roman" w:cs="Times New Roman"/>
          <w:sz w:val="24"/>
          <w:szCs w:val="24"/>
        </w:rPr>
        <w:t>2011)</w:t>
      </w:r>
      <w:r w:rsidR="0015524E">
        <w:rPr>
          <w:rFonts w:ascii="Times New Roman" w:hAnsi="Times New Roman" w:cs="Times New Roman"/>
          <w:sz w:val="24"/>
          <w:szCs w:val="24"/>
        </w:rPr>
        <w:t xml:space="preserve"> are sensitive to the base rate of the causal candidate itself (in addition to the base rate of the effect in the absence of candidate causes)</w:t>
      </w:r>
      <w:r w:rsidRPr="00F37FE8">
        <w:rPr>
          <w:rFonts w:ascii="Times New Roman" w:hAnsi="Times New Roman" w:cs="Times New Roman"/>
          <w:sz w:val="24"/>
          <w:szCs w:val="24"/>
        </w:rPr>
        <w:t xml:space="preserve">. Third, the Power PC model, similar to both the RW and the </w:t>
      </w:r>
      <w:r w:rsidR="0015524E" w:rsidRPr="00F37FE8">
        <w:rPr>
          <w:rFonts w:ascii="Times New Roman" w:hAnsi="Times New Roman" w:cs="Times New Roman"/>
          <w:sz w:val="24"/>
          <w:szCs w:val="24"/>
        </w:rPr>
        <w:t>traditional</w:t>
      </w:r>
      <w:r w:rsidRPr="00F37FE8">
        <w:rPr>
          <w:rFonts w:ascii="Times New Roman" w:hAnsi="Times New Roman" w:cs="Times New Roman"/>
          <w:sz w:val="24"/>
          <w:szCs w:val="24"/>
        </w:rPr>
        <w:t xml:space="preserve"> contingency models, is unable to explain </w:t>
      </w:r>
      <w:r w:rsidR="0015524E">
        <w:rPr>
          <w:rFonts w:ascii="Times New Roman" w:hAnsi="Times New Roman" w:cs="Times New Roman"/>
          <w:sz w:val="24"/>
          <w:szCs w:val="24"/>
        </w:rPr>
        <w:t>how it can be that</w:t>
      </w:r>
      <w:r w:rsidRPr="00F37FE8">
        <w:rPr>
          <w:rFonts w:ascii="Times New Roman" w:hAnsi="Times New Roman" w:cs="Times New Roman"/>
          <w:sz w:val="24"/>
          <w:szCs w:val="24"/>
        </w:rPr>
        <w:t xml:space="preserve"> children and adults make causal decisions based on a limited number of learning trials; that is, because the Power PC model, the traditional contingency model, and the RW model </w:t>
      </w:r>
      <w:r w:rsidR="0015524E">
        <w:rPr>
          <w:rFonts w:ascii="Times New Roman" w:hAnsi="Times New Roman" w:cs="Times New Roman"/>
          <w:sz w:val="24"/>
          <w:szCs w:val="24"/>
        </w:rPr>
        <w:t xml:space="preserve">all </w:t>
      </w:r>
      <w:r w:rsidRPr="00F37FE8">
        <w:rPr>
          <w:rFonts w:ascii="Times New Roman" w:hAnsi="Times New Roman" w:cs="Times New Roman"/>
          <w:sz w:val="24"/>
          <w:szCs w:val="24"/>
        </w:rPr>
        <w:t>assume that causal decisions</w:t>
      </w:r>
      <w:r w:rsidR="0015524E">
        <w:rPr>
          <w:rFonts w:ascii="Times New Roman" w:hAnsi="Times New Roman" w:cs="Times New Roman"/>
          <w:sz w:val="24"/>
          <w:szCs w:val="24"/>
        </w:rPr>
        <w:t xml:space="preserve"> are made</w:t>
      </w:r>
      <w:r w:rsidRPr="00F37FE8">
        <w:rPr>
          <w:rFonts w:ascii="Times New Roman" w:hAnsi="Times New Roman" w:cs="Times New Roman"/>
          <w:sz w:val="24"/>
          <w:szCs w:val="24"/>
        </w:rPr>
        <w:t xml:space="preserve"> only</w:t>
      </w:r>
      <w:r w:rsidR="0015524E">
        <w:rPr>
          <w:rFonts w:ascii="Times New Roman" w:hAnsi="Times New Roman" w:cs="Times New Roman"/>
          <w:sz w:val="24"/>
          <w:szCs w:val="24"/>
        </w:rPr>
        <w:t xml:space="preserve"> once the set of all causal events have been experienced</w:t>
      </w:r>
      <w:r w:rsidRPr="00F37FE8">
        <w:rPr>
          <w:rFonts w:ascii="Times New Roman" w:hAnsi="Times New Roman" w:cs="Times New Roman"/>
          <w:sz w:val="24"/>
          <w:szCs w:val="24"/>
        </w:rPr>
        <w:t>, all three models are unable to account for the "one-shot" learning observed in recent causal studies (e.g., Gopnik</w:t>
      </w:r>
      <w:r w:rsidR="00692551">
        <w:rPr>
          <w:rFonts w:ascii="Times New Roman" w:hAnsi="Times New Roman" w:cs="Times New Roman"/>
          <w:sz w:val="24"/>
          <w:szCs w:val="24"/>
        </w:rPr>
        <w:t xml:space="preserve"> et al., </w:t>
      </w:r>
      <w:r w:rsidRPr="00F37FE8">
        <w:rPr>
          <w:rFonts w:ascii="Times New Roman" w:hAnsi="Times New Roman" w:cs="Times New Roman"/>
          <w:sz w:val="24"/>
          <w:szCs w:val="24"/>
        </w:rPr>
        <w:t xml:space="preserve">2001; Sobel et al., 2004). Finally, and as mentioned above, all three models are limited because evidence is mixed about whether, and to what extent, human learners can accurately compute conditional contrasts in the first place (e.g., </w:t>
      </w:r>
      <w:r w:rsidR="0015524E">
        <w:rPr>
          <w:rFonts w:ascii="Times New Roman" w:hAnsi="Times New Roman" w:cs="Times New Roman"/>
          <w:sz w:val="24"/>
          <w:szCs w:val="24"/>
        </w:rPr>
        <w:t xml:space="preserve">Alloy &amp; Abramson, 1980; </w:t>
      </w:r>
      <w:r w:rsidRPr="00F37FE8">
        <w:rPr>
          <w:rFonts w:ascii="Times New Roman" w:hAnsi="Times New Roman" w:cs="Times New Roman"/>
          <w:sz w:val="24"/>
          <w:szCs w:val="24"/>
        </w:rPr>
        <w:t xml:space="preserve">Jenkins &amp; Ward, 1965; Wasserman &amp; Shaklee, 1984). Based on these limitations, the Power PC theory, much like the traditional contingency model and the RW model, should be interpreted cautiously as </w:t>
      </w:r>
      <w:r w:rsidR="0015524E">
        <w:rPr>
          <w:rFonts w:ascii="Times New Roman" w:hAnsi="Times New Roman" w:cs="Times New Roman"/>
          <w:sz w:val="24"/>
          <w:szCs w:val="24"/>
        </w:rPr>
        <w:t>a viable model</w:t>
      </w:r>
      <w:r w:rsidRPr="00F37FE8">
        <w:rPr>
          <w:rFonts w:ascii="Times New Roman" w:hAnsi="Times New Roman" w:cs="Times New Roman"/>
          <w:sz w:val="24"/>
          <w:szCs w:val="24"/>
        </w:rPr>
        <w:t xml:space="preserve"> of human causal learning.</w:t>
      </w:r>
    </w:p>
    <w:p w14:paraId="6E78D27A" w14:textId="77777777" w:rsidR="00BC467A" w:rsidRDefault="00BC467A" w:rsidP="00C7016D">
      <w:pPr>
        <w:pStyle w:val="Heading2"/>
        <w:ind w:left="0"/>
      </w:pPr>
      <w:bookmarkStart w:id="14" w:name="_Toc522727403"/>
      <w:r>
        <w:t>The Bayesian Inference perspective</w:t>
      </w:r>
      <w:bookmarkEnd w:id="14"/>
    </w:p>
    <w:p w14:paraId="2C2F94FF" w14:textId="77777777" w:rsidR="00BC467A" w:rsidRDefault="00BC467A" w:rsidP="00C7016D">
      <w:pPr>
        <w:spacing w:line="480" w:lineRule="auto"/>
        <w:ind w:firstLine="576"/>
        <w:contextualSpacing/>
        <w:rPr>
          <w:rFonts w:ascii="Times New Roman" w:hAnsi="Times New Roman" w:cs="Times New Roman"/>
          <w:sz w:val="24"/>
          <w:szCs w:val="24"/>
        </w:rPr>
      </w:pPr>
      <w:r w:rsidRPr="00BC467A">
        <w:rPr>
          <w:rFonts w:ascii="Times New Roman" w:hAnsi="Times New Roman" w:cs="Times New Roman"/>
          <w:sz w:val="24"/>
          <w:szCs w:val="24"/>
        </w:rPr>
        <w:t>In light of the limitations of associative and contingency-based models, in recent years some researchers have argued that human causal reasoning and learning can be best explained within the Bayesian-inference framework. The crux of this perspective is that infant</w:t>
      </w:r>
      <w:r>
        <w:rPr>
          <w:rFonts w:ascii="Times New Roman" w:hAnsi="Times New Roman" w:cs="Times New Roman"/>
          <w:sz w:val="24"/>
          <w:szCs w:val="24"/>
        </w:rPr>
        <w:t>s</w:t>
      </w:r>
      <w:r w:rsidRPr="00BC467A">
        <w:rPr>
          <w:rFonts w:ascii="Times New Roman" w:hAnsi="Times New Roman" w:cs="Times New Roman"/>
          <w:sz w:val="24"/>
          <w:szCs w:val="24"/>
        </w:rPr>
        <w:t xml:space="preserve">, children and adults possess from birth an evolved causal system that reconstructs the causal relations in the world based on observed data in much the same way </w:t>
      </w:r>
      <w:r>
        <w:rPr>
          <w:rFonts w:ascii="Times New Roman" w:hAnsi="Times New Roman" w:cs="Times New Roman"/>
          <w:sz w:val="24"/>
          <w:szCs w:val="24"/>
        </w:rPr>
        <w:t xml:space="preserve">that the human visual system </w:t>
      </w:r>
      <w:r w:rsidRPr="00BC467A">
        <w:rPr>
          <w:rFonts w:ascii="Times New Roman" w:hAnsi="Times New Roman" w:cs="Times New Roman"/>
          <w:sz w:val="24"/>
          <w:szCs w:val="24"/>
        </w:rPr>
        <w:lastRenderedPageBreak/>
        <w:t>reconstructs the visual environment from two-dimensional retinal input (e.g., Gopnik et al., 2004; Gopnik &amp; Wellman, 2012). In addition to possessing a causal system that is</w:t>
      </w:r>
      <w:r>
        <w:rPr>
          <w:rFonts w:ascii="Times New Roman" w:hAnsi="Times New Roman" w:cs="Times New Roman"/>
          <w:sz w:val="24"/>
          <w:szCs w:val="24"/>
        </w:rPr>
        <w:t xml:space="preserve"> argued to be</w:t>
      </w:r>
      <w:r w:rsidRPr="00BC467A">
        <w:rPr>
          <w:rFonts w:ascii="Times New Roman" w:hAnsi="Times New Roman" w:cs="Times New Roman"/>
          <w:sz w:val="24"/>
          <w:szCs w:val="24"/>
        </w:rPr>
        <w:t xml:space="preserve"> present from birth or shortly thereafter, proponents of this perspective maintain that human learners use Bayesian inference</w:t>
      </w:r>
      <w:r>
        <w:rPr>
          <w:rFonts w:ascii="Times New Roman" w:hAnsi="Times New Roman" w:cs="Times New Roman"/>
          <w:sz w:val="24"/>
          <w:szCs w:val="24"/>
        </w:rPr>
        <w:t>—</w:t>
      </w:r>
      <w:r w:rsidRPr="00BC467A">
        <w:rPr>
          <w:rFonts w:ascii="Times New Roman" w:hAnsi="Times New Roman" w:cs="Times New Roman"/>
          <w:sz w:val="24"/>
          <w:szCs w:val="24"/>
        </w:rPr>
        <w:t>that is, a simple form of Bayes' rule</w:t>
      </w:r>
      <w:r>
        <w:rPr>
          <w:rFonts w:ascii="Times New Roman" w:hAnsi="Times New Roman" w:cs="Times New Roman"/>
          <w:sz w:val="24"/>
          <w:szCs w:val="24"/>
        </w:rPr>
        <w:t>—</w:t>
      </w:r>
      <w:r w:rsidRPr="00BC467A">
        <w:rPr>
          <w:rFonts w:ascii="Times New Roman" w:hAnsi="Times New Roman" w:cs="Times New Roman"/>
          <w:sz w:val="24"/>
          <w:szCs w:val="24"/>
        </w:rPr>
        <w:t xml:space="preserve">to choose the causal hypothesis that is most consistent with the observed data (for a detailed explanation of how humans use Bayes' rule to choose the most likely hypothesis see Gopnik et al., 2004). </w:t>
      </w:r>
    </w:p>
    <w:p w14:paraId="3873CC16" w14:textId="20A3820B" w:rsidR="00BC467A" w:rsidRDefault="00BC467A" w:rsidP="00C7016D">
      <w:pPr>
        <w:spacing w:line="480" w:lineRule="auto"/>
        <w:ind w:firstLine="576"/>
        <w:contextualSpacing/>
        <w:rPr>
          <w:rFonts w:ascii="Times New Roman" w:hAnsi="Times New Roman" w:cs="Times New Roman"/>
          <w:sz w:val="24"/>
          <w:szCs w:val="24"/>
        </w:rPr>
      </w:pPr>
      <w:r w:rsidRPr="00BC467A">
        <w:rPr>
          <w:rFonts w:ascii="Times New Roman" w:hAnsi="Times New Roman" w:cs="Times New Roman"/>
          <w:sz w:val="24"/>
          <w:szCs w:val="24"/>
        </w:rPr>
        <w:t>This perspective has garnered considerable attention in the literature for a number of reasons. First, it provides a better account of the base-rate findings discussed in the previous section for which associative- and contingency-based models fail to account. For example, this perspective can account for the finding that children (e.g., Sobel et al., 2004) and adults (e.g., Griffiths</w:t>
      </w:r>
      <w:r w:rsidR="00692551">
        <w:rPr>
          <w:rFonts w:ascii="Times New Roman" w:hAnsi="Times New Roman" w:cs="Times New Roman"/>
          <w:sz w:val="24"/>
          <w:szCs w:val="24"/>
        </w:rPr>
        <w:t xml:space="preserve"> et al.</w:t>
      </w:r>
      <w:r w:rsidRPr="00BC467A">
        <w:rPr>
          <w:rFonts w:ascii="Times New Roman" w:hAnsi="Times New Roman" w:cs="Times New Roman"/>
          <w:sz w:val="24"/>
          <w:szCs w:val="24"/>
        </w:rPr>
        <w:t>, 2011) attribute greater causality to causes that are common than to causes that are rare</w:t>
      </w:r>
      <w:r>
        <w:rPr>
          <w:rFonts w:ascii="Times New Roman" w:hAnsi="Times New Roman" w:cs="Times New Roman"/>
          <w:sz w:val="24"/>
          <w:szCs w:val="24"/>
        </w:rPr>
        <w:t xml:space="preserve">. </w:t>
      </w:r>
      <w:r w:rsidRPr="00BC467A">
        <w:rPr>
          <w:rFonts w:ascii="Times New Roman" w:hAnsi="Times New Roman" w:cs="Times New Roman"/>
          <w:sz w:val="24"/>
          <w:szCs w:val="24"/>
        </w:rPr>
        <w:t>This is because Bayesian models</w:t>
      </w:r>
      <w:r>
        <w:rPr>
          <w:rFonts w:ascii="Times New Roman" w:hAnsi="Times New Roman" w:cs="Times New Roman"/>
          <w:sz w:val="24"/>
          <w:szCs w:val="24"/>
        </w:rPr>
        <w:t>—</w:t>
      </w:r>
      <w:r w:rsidRPr="00BC467A">
        <w:rPr>
          <w:rFonts w:ascii="Times New Roman" w:hAnsi="Times New Roman" w:cs="Times New Roman"/>
          <w:sz w:val="24"/>
          <w:szCs w:val="24"/>
        </w:rPr>
        <w:t>but neither contingency-based model</w:t>
      </w:r>
      <w:r>
        <w:rPr>
          <w:rFonts w:ascii="Times New Roman" w:hAnsi="Times New Roman" w:cs="Times New Roman"/>
          <w:sz w:val="24"/>
          <w:szCs w:val="24"/>
        </w:rPr>
        <w:t>s nor associative-based models—</w:t>
      </w:r>
      <w:r w:rsidRPr="00BC467A">
        <w:rPr>
          <w:rFonts w:ascii="Times New Roman" w:hAnsi="Times New Roman" w:cs="Times New Roman"/>
          <w:sz w:val="24"/>
          <w:szCs w:val="24"/>
        </w:rPr>
        <w:t>incorporate priors that encode</w:t>
      </w:r>
      <w:r>
        <w:rPr>
          <w:rFonts w:ascii="Times New Roman" w:hAnsi="Times New Roman" w:cs="Times New Roman"/>
          <w:sz w:val="24"/>
          <w:szCs w:val="24"/>
        </w:rPr>
        <w:t xml:space="preserve"> the likelihood of a particular hypothesis independent of observed data.</w:t>
      </w:r>
      <w:r w:rsidRPr="00BC467A">
        <w:rPr>
          <w:rFonts w:ascii="Times New Roman" w:hAnsi="Times New Roman" w:cs="Times New Roman"/>
          <w:sz w:val="24"/>
          <w:szCs w:val="24"/>
        </w:rPr>
        <w:t xml:space="preserve"> Second, unlike associative- and contingency-based models that require that large amounts of data be experienced before </w:t>
      </w:r>
      <w:r>
        <w:rPr>
          <w:rFonts w:ascii="Times New Roman" w:hAnsi="Times New Roman" w:cs="Times New Roman"/>
          <w:sz w:val="24"/>
          <w:szCs w:val="24"/>
        </w:rPr>
        <w:t xml:space="preserve">accurate </w:t>
      </w:r>
      <w:r w:rsidRPr="00BC467A">
        <w:rPr>
          <w:rFonts w:ascii="Times New Roman" w:hAnsi="Times New Roman" w:cs="Times New Roman"/>
          <w:sz w:val="24"/>
          <w:szCs w:val="24"/>
        </w:rPr>
        <w:t xml:space="preserve">causal inferences can be made, </w:t>
      </w:r>
      <w:r>
        <w:rPr>
          <w:rFonts w:ascii="Times New Roman" w:hAnsi="Times New Roman" w:cs="Times New Roman"/>
          <w:sz w:val="24"/>
          <w:szCs w:val="24"/>
        </w:rPr>
        <w:t>this perspective</w:t>
      </w:r>
      <w:r w:rsidRPr="00BC467A">
        <w:rPr>
          <w:rFonts w:ascii="Times New Roman" w:hAnsi="Times New Roman" w:cs="Times New Roman"/>
          <w:sz w:val="24"/>
          <w:szCs w:val="24"/>
        </w:rPr>
        <w:t xml:space="preserve"> </w:t>
      </w:r>
      <w:r>
        <w:rPr>
          <w:rFonts w:ascii="Times New Roman" w:hAnsi="Times New Roman" w:cs="Times New Roman"/>
          <w:sz w:val="24"/>
          <w:szCs w:val="24"/>
        </w:rPr>
        <w:t>account</w:t>
      </w:r>
      <w:r w:rsidR="00DB638F">
        <w:rPr>
          <w:rFonts w:ascii="Times New Roman" w:hAnsi="Times New Roman" w:cs="Times New Roman"/>
          <w:sz w:val="24"/>
          <w:szCs w:val="24"/>
        </w:rPr>
        <w:t>s</w:t>
      </w:r>
      <w:r>
        <w:rPr>
          <w:rFonts w:ascii="Times New Roman" w:hAnsi="Times New Roman" w:cs="Times New Roman"/>
          <w:sz w:val="24"/>
          <w:szCs w:val="24"/>
        </w:rPr>
        <w:t xml:space="preserve"> for the finding that</w:t>
      </w:r>
      <w:r w:rsidRPr="00BC467A">
        <w:rPr>
          <w:rFonts w:ascii="Times New Roman" w:hAnsi="Times New Roman" w:cs="Times New Roman"/>
          <w:sz w:val="24"/>
          <w:szCs w:val="24"/>
        </w:rPr>
        <w:t xml:space="preserve"> children and adults </w:t>
      </w:r>
      <w:r>
        <w:rPr>
          <w:rFonts w:ascii="Times New Roman" w:hAnsi="Times New Roman" w:cs="Times New Roman"/>
          <w:sz w:val="24"/>
          <w:szCs w:val="24"/>
        </w:rPr>
        <w:t>make causal inferences</w:t>
      </w:r>
      <w:r w:rsidRPr="00BC467A">
        <w:rPr>
          <w:rFonts w:ascii="Times New Roman" w:hAnsi="Times New Roman" w:cs="Times New Roman"/>
          <w:sz w:val="24"/>
          <w:szCs w:val="24"/>
        </w:rPr>
        <w:t xml:space="preserve"> and design </w:t>
      </w:r>
      <w:r>
        <w:rPr>
          <w:rFonts w:ascii="Times New Roman" w:hAnsi="Times New Roman" w:cs="Times New Roman"/>
          <w:sz w:val="24"/>
          <w:szCs w:val="24"/>
        </w:rPr>
        <w:t xml:space="preserve">novel </w:t>
      </w:r>
      <w:r w:rsidRPr="00BC467A">
        <w:rPr>
          <w:rFonts w:ascii="Times New Roman" w:hAnsi="Times New Roman" w:cs="Times New Roman"/>
          <w:sz w:val="24"/>
          <w:szCs w:val="24"/>
        </w:rPr>
        <w:t xml:space="preserve">interventions </w:t>
      </w:r>
      <w:r>
        <w:rPr>
          <w:rFonts w:ascii="Times New Roman" w:hAnsi="Times New Roman" w:cs="Times New Roman"/>
          <w:sz w:val="24"/>
          <w:szCs w:val="24"/>
        </w:rPr>
        <w:t>to generate different outcomes based on</w:t>
      </w:r>
      <w:r w:rsidRPr="00BC467A">
        <w:rPr>
          <w:rFonts w:ascii="Times New Roman" w:hAnsi="Times New Roman" w:cs="Times New Roman"/>
          <w:sz w:val="24"/>
          <w:szCs w:val="24"/>
        </w:rPr>
        <w:t xml:space="preserve"> </w:t>
      </w:r>
      <w:r>
        <w:rPr>
          <w:rFonts w:ascii="Times New Roman" w:hAnsi="Times New Roman" w:cs="Times New Roman"/>
          <w:sz w:val="24"/>
          <w:szCs w:val="24"/>
        </w:rPr>
        <w:t>a single or small number of learning trials</w:t>
      </w:r>
      <w:r w:rsidRPr="00BC467A">
        <w:rPr>
          <w:rFonts w:ascii="Times New Roman" w:hAnsi="Times New Roman" w:cs="Times New Roman"/>
          <w:sz w:val="24"/>
          <w:szCs w:val="24"/>
        </w:rPr>
        <w:t xml:space="preserve"> (e.g., Sobel et al., 2004; Griffiths et al., 2011)</w:t>
      </w:r>
      <w:r>
        <w:rPr>
          <w:rFonts w:ascii="Times New Roman" w:hAnsi="Times New Roman" w:cs="Times New Roman"/>
          <w:sz w:val="24"/>
          <w:szCs w:val="24"/>
        </w:rPr>
        <w:t>; indeed, many fewer trials than would be required if adults reasoned according to associative or contingency models</w:t>
      </w:r>
      <w:r w:rsidRPr="00BC467A">
        <w:rPr>
          <w:rFonts w:ascii="Times New Roman" w:hAnsi="Times New Roman" w:cs="Times New Roman"/>
          <w:sz w:val="24"/>
          <w:szCs w:val="24"/>
        </w:rPr>
        <w:t xml:space="preserve">. This is because </w:t>
      </w:r>
      <w:r>
        <w:rPr>
          <w:rFonts w:ascii="Times New Roman" w:hAnsi="Times New Roman" w:cs="Times New Roman"/>
          <w:sz w:val="24"/>
          <w:szCs w:val="24"/>
        </w:rPr>
        <w:t>hypotheses in a theoretical hypothesis space—</w:t>
      </w:r>
      <w:r w:rsidRPr="00BC467A">
        <w:rPr>
          <w:rFonts w:ascii="Times New Roman" w:hAnsi="Times New Roman" w:cs="Times New Roman"/>
          <w:sz w:val="24"/>
          <w:szCs w:val="24"/>
        </w:rPr>
        <w:t>over which Bayesian inference is thought to operate</w:t>
      </w:r>
      <w:r>
        <w:rPr>
          <w:rFonts w:ascii="Times New Roman" w:hAnsi="Times New Roman" w:cs="Times New Roman"/>
          <w:sz w:val="24"/>
          <w:szCs w:val="24"/>
        </w:rPr>
        <w:t>—are</w:t>
      </w:r>
      <w:r w:rsidRPr="00BC467A">
        <w:rPr>
          <w:rFonts w:ascii="Times New Roman" w:hAnsi="Times New Roman" w:cs="Times New Roman"/>
          <w:sz w:val="24"/>
          <w:szCs w:val="24"/>
        </w:rPr>
        <w:t xml:space="preserve"> updated on a trial-by-trial basis rather than after a large number of learning trials have been presented. Third, this perspective explains how causal inferences are</w:t>
      </w:r>
      <w:r>
        <w:rPr>
          <w:rFonts w:ascii="Times New Roman" w:hAnsi="Times New Roman" w:cs="Times New Roman"/>
          <w:sz w:val="24"/>
          <w:szCs w:val="24"/>
        </w:rPr>
        <w:t xml:space="preserve"> made</w:t>
      </w:r>
      <w:r w:rsidRPr="00BC467A">
        <w:rPr>
          <w:rFonts w:ascii="Times New Roman" w:hAnsi="Times New Roman" w:cs="Times New Roman"/>
          <w:sz w:val="24"/>
          <w:szCs w:val="24"/>
        </w:rPr>
        <w:t xml:space="preserve"> from purely associative and correlational data based on causal interventions that can discriminate </w:t>
      </w:r>
      <w:r w:rsidRPr="00BC467A">
        <w:rPr>
          <w:rFonts w:ascii="Times New Roman" w:hAnsi="Times New Roman" w:cs="Times New Roman"/>
          <w:sz w:val="24"/>
          <w:szCs w:val="24"/>
        </w:rPr>
        <w:lastRenderedPageBreak/>
        <w:t xml:space="preserve">between competing causal hypotheses. In this way, the Bayesian inference perspective but neither the associative </w:t>
      </w:r>
      <w:r w:rsidR="005474BE">
        <w:rPr>
          <w:rFonts w:ascii="Times New Roman" w:hAnsi="Times New Roman" w:cs="Times New Roman"/>
          <w:sz w:val="24"/>
          <w:szCs w:val="24"/>
        </w:rPr>
        <w:t>n</w:t>
      </w:r>
      <w:r w:rsidRPr="00BC467A">
        <w:rPr>
          <w:rFonts w:ascii="Times New Roman" w:hAnsi="Times New Roman" w:cs="Times New Roman"/>
          <w:sz w:val="24"/>
          <w:szCs w:val="24"/>
        </w:rPr>
        <w:t xml:space="preserve">or </w:t>
      </w:r>
      <w:r w:rsidR="005474BE" w:rsidRPr="00BC467A">
        <w:rPr>
          <w:rFonts w:ascii="Times New Roman" w:hAnsi="Times New Roman" w:cs="Times New Roman"/>
          <w:sz w:val="24"/>
          <w:szCs w:val="24"/>
        </w:rPr>
        <w:t>contingency</w:t>
      </w:r>
      <w:r w:rsidRPr="00BC467A">
        <w:rPr>
          <w:rFonts w:ascii="Times New Roman" w:hAnsi="Times New Roman" w:cs="Times New Roman"/>
          <w:sz w:val="24"/>
          <w:szCs w:val="24"/>
        </w:rPr>
        <w:t xml:space="preserve"> perspectives</w:t>
      </w:r>
      <w:r w:rsidR="005474BE">
        <w:rPr>
          <w:rFonts w:ascii="Times New Roman" w:hAnsi="Times New Roman" w:cs="Times New Roman"/>
          <w:sz w:val="24"/>
          <w:szCs w:val="24"/>
        </w:rPr>
        <w:t xml:space="preserve"> </w:t>
      </w:r>
      <w:proofErr w:type="gramStart"/>
      <w:r w:rsidR="005474BE">
        <w:rPr>
          <w:rFonts w:ascii="Times New Roman" w:hAnsi="Times New Roman" w:cs="Times New Roman"/>
          <w:sz w:val="24"/>
          <w:szCs w:val="24"/>
        </w:rPr>
        <w:t>is</w:t>
      </w:r>
      <w:proofErr w:type="gramEnd"/>
      <w:r w:rsidR="005474BE">
        <w:rPr>
          <w:rFonts w:ascii="Times New Roman" w:hAnsi="Times New Roman" w:cs="Times New Roman"/>
          <w:sz w:val="24"/>
          <w:szCs w:val="24"/>
        </w:rPr>
        <w:t xml:space="preserve"> able to account for the</w:t>
      </w:r>
      <w:r w:rsidRPr="00BC467A">
        <w:rPr>
          <w:rFonts w:ascii="Times New Roman" w:hAnsi="Times New Roman" w:cs="Times New Roman"/>
          <w:sz w:val="24"/>
          <w:szCs w:val="24"/>
        </w:rPr>
        <w:t xml:space="preserve"> conditions under which learners can infer that a causal relation exist from correlational input.</w:t>
      </w:r>
    </w:p>
    <w:p w14:paraId="4D692C7A" w14:textId="77777777" w:rsidR="008936D8" w:rsidRDefault="008936D8" w:rsidP="00C7016D">
      <w:pPr>
        <w:spacing w:line="480" w:lineRule="auto"/>
        <w:ind w:firstLine="576"/>
        <w:contextualSpacing/>
        <w:rPr>
          <w:rFonts w:ascii="Times New Roman" w:hAnsi="Times New Roman" w:cs="Times New Roman"/>
          <w:sz w:val="24"/>
          <w:szCs w:val="24"/>
        </w:rPr>
      </w:pPr>
      <w:r w:rsidRPr="008936D8">
        <w:rPr>
          <w:rFonts w:ascii="Times New Roman" w:hAnsi="Times New Roman" w:cs="Times New Roman"/>
          <w:sz w:val="24"/>
          <w:szCs w:val="24"/>
        </w:rPr>
        <w:t>Despite the ability of this perspective to account for the causal-learning abilities of infants (</w:t>
      </w:r>
      <w:proofErr w:type="spellStart"/>
      <w:r w:rsidRPr="008936D8">
        <w:rPr>
          <w:rFonts w:ascii="Times New Roman" w:hAnsi="Times New Roman" w:cs="Times New Roman"/>
          <w:sz w:val="24"/>
          <w:szCs w:val="24"/>
        </w:rPr>
        <w:t>e.g</w:t>
      </w:r>
      <w:proofErr w:type="spellEnd"/>
      <w:r w:rsidRPr="008936D8">
        <w:rPr>
          <w:rFonts w:ascii="Times New Roman" w:hAnsi="Times New Roman" w:cs="Times New Roman"/>
          <w:sz w:val="24"/>
          <w:szCs w:val="24"/>
        </w:rPr>
        <w:t xml:space="preserve">, Sobel &amp; </w:t>
      </w:r>
      <w:proofErr w:type="spellStart"/>
      <w:r w:rsidRPr="008936D8">
        <w:rPr>
          <w:rFonts w:ascii="Times New Roman" w:hAnsi="Times New Roman" w:cs="Times New Roman"/>
          <w:sz w:val="24"/>
          <w:szCs w:val="24"/>
        </w:rPr>
        <w:t>Kirham</w:t>
      </w:r>
      <w:proofErr w:type="spellEnd"/>
      <w:r w:rsidRPr="008936D8">
        <w:rPr>
          <w:rFonts w:ascii="Times New Roman" w:hAnsi="Times New Roman" w:cs="Times New Roman"/>
          <w:sz w:val="24"/>
          <w:szCs w:val="24"/>
        </w:rPr>
        <w:t xml:space="preserve">, 2006, 2007; cf., Benton &amp; Rakison, 2016), children (e.g., Gopnik et al., 2001; Sobel et al., 2004), and adults (e.g., Griffiths et al., 2011), the notion that humans use Bayes' rule to reason about causal events is problematic for a number of important reasons. The first problem is that it is unclear where priors come from and what the nature of the mechanism or set of mechanisms is that underpins them. </w:t>
      </w:r>
      <w:r>
        <w:rPr>
          <w:rFonts w:ascii="Times New Roman" w:hAnsi="Times New Roman" w:cs="Times New Roman"/>
          <w:sz w:val="24"/>
          <w:szCs w:val="24"/>
        </w:rPr>
        <w:t xml:space="preserve">Although </w:t>
      </w:r>
      <w:r w:rsidRPr="008936D8">
        <w:rPr>
          <w:rFonts w:ascii="Times New Roman" w:hAnsi="Times New Roman" w:cs="Times New Roman"/>
          <w:sz w:val="24"/>
          <w:szCs w:val="24"/>
        </w:rPr>
        <w:t xml:space="preserve">some authors have argued that priors track the statistics in the environment and, as such, are ecologically valid (e.g., Griffiths &amp; </w:t>
      </w:r>
      <w:proofErr w:type="spellStart"/>
      <w:r w:rsidRPr="008936D8">
        <w:rPr>
          <w:rFonts w:ascii="Times New Roman" w:hAnsi="Times New Roman" w:cs="Times New Roman"/>
          <w:sz w:val="24"/>
          <w:szCs w:val="24"/>
        </w:rPr>
        <w:t>Tenenbaun</w:t>
      </w:r>
      <w:proofErr w:type="spellEnd"/>
      <w:r w:rsidRPr="008936D8">
        <w:rPr>
          <w:rFonts w:ascii="Times New Roman" w:hAnsi="Times New Roman" w:cs="Times New Roman"/>
          <w:sz w:val="24"/>
          <w:szCs w:val="24"/>
        </w:rPr>
        <w:t>, 2006), it is as yet unresolved whether such priors result from a domain-general associative learning mechanism (e.g., Rakison &amp; Lupyan, 2008) or from domain-specific modules, mechanisms, and systems that support causal learning and inference (e.g., Gopnik et al., 2004; Leslie, 1994, 1995).</w:t>
      </w:r>
    </w:p>
    <w:p w14:paraId="56DC1EE8" w14:textId="653199FF" w:rsidR="008936D8" w:rsidRDefault="008936D8" w:rsidP="00C7016D">
      <w:pPr>
        <w:spacing w:line="480" w:lineRule="auto"/>
        <w:ind w:firstLine="576"/>
        <w:contextualSpacing/>
        <w:rPr>
          <w:rFonts w:ascii="Times New Roman" w:hAnsi="Times New Roman" w:cs="Times New Roman"/>
          <w:sz w:val="24"/>
          <w:szCs w:val="24"/>
        </w:rPr>
      </w:pPr>
      <w:r w:rsidRPr="008936D8">
        <w:rPr>
          <w:rFonts w:ascii="Times New Roman" w:hAnsi="Times New Roman" w:cs="Times New Roman"/>
          <w:sz w:val="24"/>
          <w:szCs w:val="24"/>
        </w:rPr>
        <w:t xml:space="preserve">The second problem with this perspective concerns that notion of </w:t>
      </w:r>
      <w:r>
        <w:rPr>
          <w:rFonts w:ascii="Times New Roman" w:hAnsi="Times New Roman" w:cs="Times New Roman"/>
          <w:sz w:val="24"/>
          <w:szCs w:val="24"/>
        </w:rPr>
        <w:t xml:space="preserve">posterior probabilities. </w:t>
      </w:r>
      <w:r w:rsidRPr="008936D8">
        <w:rPr>
          <w:rFonts w:ascii="Times New Roman" w:hAnsi="Times New Roman" w:cs="Times New Roman"/>
          <w:sz w:val="24"/>
          <w:szCs w:val="24"/>
        </w:rPr>
        <w:t>In the context of Bayes’ rule, the posterior probability</w:t>
      </w:r>
      <w:r>
        <w:rPr>
          <w:rFonts w:ascii="Times New Roman" w:hAnsi="Times New Roman" w:cs="Times New Roman"/>
          <w:sz w:val="24"/>
          <w:szCs w:val="24"/>
        </w:rPr>
        <w:t xml:space="preserve"> is what learners are said to compute to determine the most likely hypothesis and is </w:t>
      </w:r>
      <w:r w:rsidRPr="008936D8">
        <w:rPr>
          <w:rFonts w:ascii="Times New Roman" w:hAnsi="Times New Roman" w:cs="Times New Roman"/>
          <w:sz w:val="24"/>
          <w:szCs w:val="24"/>
        </w:rPr>
        <w:t>proportional to the product of the prior probability and the likelihood based on observed data</w:t>
      </w:r>
      <w:r>
        <w:rPr>
          <w:rFonts w:ascii="Times New Roman" w:hAnsi="Times New Roman" w:cs="Times New Roman"/>
          <w:sz w:val="24"/>
          <w:szCs w:val="24"/>
        </w:rPr>
        <w:t xml:space="preserve">—that is, </w:t>
      </w:r>
      <w:proofErr w:type="gramStart"/>
      <w:r>
        <w:rPr>
          <w:rFonts w:ascii="Times New Roman" w:hAnsi="Times New Roman" w:cs="Times New Roman"/>
          <w:i/>
          <w:sz w:val="24"/>
          <w:szCs w:val="24"/>
        </w:rPr>
        <w:t>P</w:t>
      </w:r>
      <w:r>
        <w:rPr>
          <w:rFonts w:ascii="Times New Roman" w:hAnsi="Times New Roman" w:cs="Times New Roman"/>
          <w:sz w:val="24"/>
          <w:szCs w:val="24"/>
        </w:rPr>
        <w:t>(</w:t>
      </w:r>
      <w:proofErr w:type="gramEnd"/>
      <w:r>
        <w:rPr>
          <w:rFonts w:ascii="Times New Roman" w:hAnsi="Times New Roman" w:cs="Times New Roman"/>
          <w:i/>
          <w:sz w:val="24"/>
          <w:szCs w:val="24"/>
        </w:rPr>
        <w:t>H</w:t>
      </w:r>
      <w:r>
        <w:rPr>
          <w:rFonts w:ascii="Times New Roman" w:hAnsi="Times New Roman" w:cs="Times New Roman"/>
          <w:sz w:val="24"/>
          <w:szCs w:val="24"/>
        </w:rPr>
        <w:t>|</w:t>
      </w:r>
      <w:r>
        <w:rPr>
          <w:rFonts w:ascii="Times New Roman" w:hAnsi="Times New Roman" w:cs="Times New Roman"/>
          <w:i/>
          <w:sz w:val="24"/>
          <w:szCs w:val="24"/>
        </w:rPr>
        <w:t>D</w:t>
      </w:r>
      <w:r>
        <w:rPr>
          <w:rFonts w:ascii="Times New Roman" w:hAnsi="Times New Roman" w:cs="Times New Roman"/>
          <w:sz w:val="24"/>
          <w:szCs w:val="24"/>
        </w:rPr>
        <w:t>)</w:t>
      </w:r>
      <w:r>
        <w:rPr>
          <w:rFonts w:ascii="Times New Roman" w:hAnsi="Times New Roman" w:cs="Times New Roman"/>
          <w:sz w:val="24"/>
          <w:szCs w:val="24"/>
        </w:rPr>
        <w:sym w:font="Symbol" w:char="F0B5"/>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i/>
          <w:sz w:val="24"/>
          <w:szCs w:val="24"/>
        </w:rPr>
        <w:t>H</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i/>
          <w:sz w:val="24"/>
          <w:szCs w:val="24"/>
        </w:rPr>
        <w:t>D|H</w:t>
      </w:r>
      <w:r>
        <w:rPr>
          <w:rFonts w:ascii="Times New Roman" w:hAnsi="Times New Roman" w:cs="Times New Roman"/>
          <w:sz w:val="24"/>
          <w:szCs w:val="24"/>
        </w:rPr>
        <w:t>)</w:t>
      </w:r>
      <w:r w:rsidRPr="008936D8">
        <w:rPr>
          <w:rFonts w:ascii="Times New Roman" w:hAnsi="Times New Roman" w:cs="Times New Roman"/>
          <w:sz w:val="24"/>
          <w:szCs w:val="24"/>
        </w:rPr>
        <w:t xml:space="preserve"> (e.g., Gopnik et al., 2004). The</w:t>
      </w:r>
      <w:r>
        <w:rPr>
          <w:rFonts w:ascii="Times New Roman" w:hAnsi="Times New Roman" w:cs="Times New Roman"/>
          <w:sz w:val="24"/>
          <w:szCs w:val="24"/>
        </w:rPr>
        <w:t xml:space="preserve"> notion that humans represent the entire hypothesis space, much less compare and update each hypothesis with new data, is nonetheless problematic because it is computationally intractable and biologically implausible; in fact, this problem</w:t>
      </w:r>
      <w:r w:rsidRPr="008936D8">
        <w:rPr>
          <w:rFonts w:ascii="Times New Roman" w:hAnsi="Times New Roman" w:cs="Times New Roman"/>
          <w:sz w:val="24"/>
          <w:szCs w:val="24"/>
        </w:rPr>
        <w:t xml:space="preserve"> has been called the “search problem” (e.g., Gopnik &amp; Wellman, 2012; Gopnik et al., 2004). If there are a small number of potential causes, then the problem of enumerating over all hypotheses and comparing the data to </w:t>
      </w:r>
      <w:r w:rsidRPr="008936D8">
        <w:rPr>
          <w:rFonts w:ascii="Times New Roman" w:hAnsi="Times New Roman" w:cs="Times New Roman"/>
          <w:sz w:val="24"/>
          <w:szCs w:val="24"/>
        </w:rPr>
        <w:lastRenderedPageBreak/>
        <w:t xml:space="preserve">each hypothesis is a relatively trivial one. </w:t>
      </w:r>
      <w:r>
        <w:rPr>
          <w:rFonts w:ascii="Times New Roman" w:hAnsi="Times New Roman" w:cs="Times New Roman"/>
          <w:sz w:val="24"/>
          <w:szCs w:val="24"/>
        </w:rPr>
        <w:t>However, t</w:t>
      </w:r>
      <w:r w:rsidRPr="008936D8">
        <w:rPr>
          <w:rFonts w:ascii="Times New Roman" w:hAnsi="Times New Roman" w:cs="Times New Roman"/>
          <w:sz w:val="24"/>
          <w:szCs w:val="24"/>
        </w:rPr>
        <w:t xml:space="preserve">he problem becomes </w:t>
      </w:r>
      <w:r>
        <w:rPr>
          <w:rFonts w:ascii="Times New Roman" w:hAnsi="Times New Roman" w:cs="Times New Roman"/>
          <w:sz w:val="24"/>
          <w:szCs w:val="24"/>
        </w:rPr>
        <w:t>apparent</w:t>
      </w:r>
      <w:r w:rsidRPr="008936D8">
        <w:rPr>
          <w:rFonts w:ascii="Times New Roman" w:hAnsi="Times New Roman" w:cs="Times New Roman"/>
          <w:sz w:val="24"/>
          <w:szCs w:val="24"/>
        </w:rPr>
        <w:t xml:space="preserve"> as the number of potential causes increases</w:t>
      </w:r>
      <w:r>
        <w:rPr>
          <w:rFonts w:ascii="Times New Roman" w:hAnsi="Times New Roman" w:cs="Times New Roman"/>
          <w:sz w:val="24"/>
          <w:szCs w:val="24"/>
        </w:rPr>
        <w:t>. Indeed, as the number of candidate causes increases</w:t>
      </w:r>
      <w:r w:rsidRPr="008936D8">
        <w:rPr>
          <w:rFonts w:ascii="Times New Roman" w:hAnsi="Times New Roman" w:cs="Times New Roman"/>
          <w:sz w:val="24"/>
          <w:szCs w:val="24"/>
        </w:rPr>
        <w:t xml:space="preserve">, the number of potential comparisons grows superexponentially. </w:t>
      </w:r>
      <w:r w:rsidR="00C71055">
        <w:rPr>
          <w:rFonts w:ascii="Times New Roman" w:hAnsi="Times New Roman" w:cs="Times New Roman"/>
          <w:sz w:val="24"/>
          <w:szCs w:val="24"/>
        </w:rPr>
        <w:t>Nonetheless, s</w:t>
      </w:r>
      <w:r w:rsidRPr="008936D8">
        <w:rPr>
          <w:rFonts w:ascii="Times New Roman" w:hAnsi="Times New Roman" w:cs="Times New Roman"/>
          <w:sz w:val="24"/>
          <w:szCs w:val="24"/>
        </w:rPr>
        <w:t>olutions to the search space problem have been offered</w:t>
      </w:r>
      <w:r w:rsidR="00C71055">
        <w:rPr>
          <w:rFonts w:ascii="Times New Roman" w:hAnsi="Times New Roman" w:cs="Times New Roman"/>
          <w:sz w:val="24"/>
          <w:szCs w:val="24"/>
        </w:rPr>
        <w:t xml:space="preserve">. For example, some have argued that humans use a version of “simulated annealing”—in which one’s search strategy “cools off” or becomes less noisy with experience—to reduce the search space </w:t>
      </w:r>
      <w:r w:rsidR="00C71055" w:rsidRPr="008936D8">
        <w:rPr>
          <w:rFonts w:ascii="Times New Roman" w:hAnsi="Times New Roman" w:cs="Times New Roman"/>
          <w:sz w:val="24"/>
          <w:szCs w:val="24"/>
        </w:rPr>
        <w:t>(e.g. Lucas, Bridgers, Griffiths, &amp; Gopnik, 2014; cf., Frank, Goldwater, Griffiths, &amp; Tenenbaum, 2010)</w:t>
      </w:r>
      <w:r w:rsidR="00C71055">
        <w:rPr>
          <w:rFonts w:ascii="Times New Roman" w:hAnsi="Times New Roman" w:cs="Times New Roman"/>
          <w:sz w:val="24"/>
          <w:szCs w:val="24"/>
        </w:rPr>
        <w:t>.</w:t>
      </w:r>
      <w:r w:rsidRPr="008936D8">
        <w:rPr>
          <w:rFonts w:ascii="Times New Roman" w:hAnsi="Times New Roman" w:cs="Times New Roman"/>
          <w:sz w:val="24"/>
          <w:szCs w:val="24"/>
        </w:rPr>
        <w:t xml:space="preserve"> </w:t>
      </w:r>
      <w:r w:rsidR="00C71055">
        <w:rPr>
          <w:rFonts w:ascii="Times New Roman" w:hAnsi="Times New Roman" w:cs="Times New Roman"/>
          <w:sz w:val="24"/>
          <w:szCs w:val="24"/>
        </w:rPr>
        <w:t xml:space="preserve">Others have argued that human reasoners </w:t>
      </w:r>
      <w:r w:rsidR="00EB6978">
        <w:rPr>
          <w:rFonts w:ascii="Times New Roman" w:hAnsi="Times New Roman" w:cs="Times New Roman"/>
          <w:sz w:val="24"/>
          <w:szCs w:val="24"/>
        </w:rPr>
        <w:t>adopt a</w:t>
      </w:r>
      <w:r w:rsidR="00C71055">
        <w:rPr>
          <w:rFonts w:ascii="Times New Roman" w:hAnsi="Times New Roman" w:cs="Times New Roman"/>
          <w:sz w:val="24"/>
          <w:szCs w:val="24"/>
        </w:rPr>
        <w:t xml:space="preserve"> win-stay-los</w:t>
      </w:r>
      <w:r w:rsidR="00692551">
        <w:rPr>
          <w:rFonts w:ascii="Times New Roman" w:hAnsi="Times New Roman" w:cs="Times New Roman"/>
          <w:sz w:val="24"/>
          <w:szCs w:val="24"/>
        </w:rPr>
        <w:t>e</w:t>
      </w:r>
      <w:r w:rsidR="00C71055">
        <w:rPr>
          <w:rFonts w:ascii="Times New Roman" w:hAnsi="Times New Roman" w:cs="Times New Roman"/>
          <w:sz w:val="24"/>
          <w:szCs w:val="24"/>
        </w:rPr>
        <w:t xml:space="preserve"> shift </w:t>
      </w:r>
      <w:r w:rsidR="00EB6978">
        <w:rPr>
          <w:rFonts w:ascii="Times New Roman" w:hAnsi="Times New Roman" w:cs="Times New Roman"/>
          <w:sz w:val="24"/>
          <w:szCs w:val="24"/>
        </w:rPr>
        <w:t>strategy—in which the “winning” hypothesis is the one that is most consistent with the data—to reduce the hypothesis space</w:t>
      </w:r>
      <w:r w:rsidRPr="008936D8">
        <w:rPr>
          <w:rFonts w:ascii="Times New Roman" w:hAnsi="Times New Roman" w:cs="Times New Roman"/>
          <w:sz w:val="24"/>
          <w:szCs w:val="24"/>
        </w:rPr>
        <w:t xml:space="preserve"> (e.g., Bonawitz, Denison, Griffiths, &amp; Gopnik, 2014; Denison, Bonawitz, Gopnik, &amp; Grif</w:t>
      </w:r>
      <w:r w:rsidR="00EB6978">
        <w:rPr>
          <w:rFonts w:ascii="Times New Roman" w:hAnsi="Times New Roman" w:cs="Times New Roman"/>
          <w:sz w:val="24"/>
          <w:szCs w:val="24"/>
        </w:rPr>
        <w:t>fiths, 2010). Still others have argued that merely explaining a causal system can help to reduce the hypothesis space because explanations tend to support generalizations with the broadest scope</w:t>
      </w:r>
      <w:r w:rsidRPr="008936D8">
        <w:rPr>
          <w:rFonts w:ascii="Times New Roman" w:hAnsi="Times New Roman" w:cs="Times New Roman"/>
          <w:sz w:val="24"/>
          <w:szCs w:val="24"/>
        </w:rPr>
        <w:t xml:space="preserve"> (e.g., Walker, </w:t>
      </w:r>
      <w:proofErr w:type="spellStart"/>
      <w:r w:rsidRPr="008936D8">
        <w:rPr>
          <w:rFonts w:ascii="Times New Roman" w:hAnsi="Times New Roman" w:cs="Times New Roman"/>
          <w:sz w:val="24"/>
          <w:szCs w:val="24"/>
        </w:rPr>
        <w:t>Lombrozo</w:t>
      </w:r>
      <w:proofErr w:type="spellEnd"/>
      <w:r w:rsidRPr="008936D8">
        <w:rPr>
          <w:rFonts w:ascii="Times New Roman" w:hAnsi="Times New Roman" w:cs="Times New Roman"/>
          <w:sz w:val="24"/>
          <w:szCs w:val="24"/>
        </w:rPr>
        <w:t xml:space="preserve">, </w:t>
      </w:r>
      <w:proofErr w:type="spellStart"/>
      <w:r w:rsidRPr="008936D8">
        <w:rPr>
          <w:rFonts w:ascii="Times New Roman" w:hAnsi="Times New Roman" w:cs="Times New Roman"/>
          <w:sz w:val="24"/>
          <w:szCs w:val="24"/>
        </w:rPr>
        <w:t>Legare</w:t>
      </w:r>
      <w:proofErr w:type="spellEnd"/>
      <w:r w:rsidRPr="008936D8">
        <w:rPr>
          <w:rFonts w:ascii="Times New Roman" w:hAnsi="Times New Roman" w:cs="Times New Roman"/>
          <w:sz w:val="24"/>
          <w:szCs w:val="24"/>
        </w:rPr>
        <w:t xml:space="preserve">, &amp; Gopnik, 2014). </w:t>
      </w:r>
      <w:r w:rsidR="00EB6978">
        <w:rPr>
          <w:rFonts w:ascii="Times New Roman" w:hAnsi="Times New Roman" w:cs="Times New Roman"/>
          <w:sz w:val="24"/>
          <w:szCs w:val="24"/>
        </w:rPr>
        <w:t>However,</w:t>
      </w:r>
      <w:r w:rsidRPr="008936D8">
        <w:rPr>
          <w:rFonts w:ascii="Times New Roman" w:hAnsi="Times New Roman" w:cs="Times New Roman"/>
          <w:sz w:val="24"/>
          <w:szCs w:val="24"/>
        </w:rPr>
        <w:t xml:space="preserve"> these accounts are </w:t>
      </w:r>
      <w:r w:rsidR="003D192E">
        <w:rPr>
          <w:rFonts w:ascii="Times New Roman" w:hAnsi="Times New Roman" w:cs="Times New Roman"/>
          <w:sz w:val="24"/>
          <w:szCs w:val="24"/>
        </w:rPr>
        <w:t>limited</w:t>
      </w:r>
      <w:r w:rsidRPr="008936D8">
        <w:rPr>
          <w:rFonts w:ascii="Times New Roman" w:hAnsi="Times New Roman" w:cs="Times New Roman"/>
          <w:sz w:val="24"/>
          <w:szCs w:val="24"/>
        </w:rPr>
        <w:t xml:space="preserve"> because they lack biological plausibility, make untested assumptions about the nature of the </w:t>
      </w:r>
      <w:r w:rsidR="003D192E" w:rsidRPr="008936D8">
        <w:rPr>
          <w:rFonts w:ascii="Times New Roman" w:hAnsi="Times New Roman" w:cs="Times New Roman"/>
          <w:sz w:val="24"/>
          <w:szCs w:val="24"/>
        </w:rPr>
        <w:t>underlying causal</w:t>
      </w:r>
      <w:r w:rsidRPr="008936D8">
        <w:rPr>
          <w:rFonts w:ascii="Times New Roman" w:hAnsi="Times New Roman" w:cs="Times New Roman"/>
          <w:sz w:val="24"/>
          <w:szCs w:val="24"/>
        </w:rPr>
        <w:t xml:space="preserve"> representation, or lack direct empirical support.</w:t>
      </w:r>
    </w:p>
    <w:p w14:paraId="559A9B46" w14:textId="77777777" w:rsidR="003D192E" w:rsidRDefault="003D192E" w:rsidP="00C7016D">
      <w:pPr>
        <w:spacing w:line="480" w:lineRule="auto"/>
        <w:ind w:firstLine="576"/>
        <w:contextualSpacing/>
        <w:rPr>
          <w:rFonts w:ascii="Times New Roman" w:hAnsi="Times New Roman" w:cs="Times New Roman"/>
          <w:sz w:val="24"/>
          <w:szCs w:val="24"/>
        </w:rPr>
      </w:pPr>
      <w:r w:rsidRPr="003D192E">
        <w:rPr>
          <w:rFonts w:ascii="Times New Roman" w:hAnsi="Times New Roman" w:cs="Times New Roman"/>
          <w:sz w:val="24"/>
          <w:szCs w:val="24"/>
        </w:rPr>
        <w:t>The third problem is that it is an open question whether causal events are represented as causal graphical models (discussed in detail below) or learned associations</w:t>
      </w:r>
      <w:r>
        <w:rPr>
          <w:rFonts w:ascii="Times New Roman" w:hAnsi="Times New Roman" w:cs="Times New Roman"/>
          <w:sz w:val="24"/>
          <w:szCs w:val="24"/>
        </w:rPr>
        <w:t xml:space="preserve"> between low-level perceptual features</w:t>
      </w:r>
      <w:r w:rsidRPr="003D192E">
        <w:rPr>
          <w:rFonts w:ascii="Times New Roman" w:hAnsi="Times New Roman" w:cs="Times New Roman"/>
          <w:sz w:val="24"/>
          <w:szCs w:val="24"/>
        </w:rPr>
        <w:t xml:space="preserve">. This is an especially acute problem because if it is argued that humans use Bayes' rule to reason over graph-like causal structures, then it must be the case, and </w:t>
      </w:r>
      <w:r>
        <w:rPr>
          <w:rFonts w:ascii="Times New Roman" w:hAnsi="Times New Roman" w:cs="Times New Roman"/>
          <w:sz w:val="24"/>
          <w:szCs w:val="24"/>
        </w:rPr>
        <w:t>must</w:t>
      </w:r>
      <w:r w:rsidRPr="003D192E">
        <w:rPr>
          <w:rFonts w:ascii="Times New Roman" w:hAnsi="Times New Roman" w:cs="Times New Roman"/>
          <w:sz w:val="24"/>
          <w:szCs w:val="24"/>
        </w:rPr>
        <w:t xml:space="preserve"> be shown empirically, that causal events are represented as causal graphs in the first place. </w:t>
      </w:r>
      <w:r>
        <w:rPr>
          <w:rFonts w:ascii="Times New Roman" w:hAnsi="Times New Roman" w:cs="Times New Roman"/>
          <w:sz w:val="24"/>
          <w:szCs w:val="24"/>
        </w:rPr>
        <w:t>Given these key limitations, this account must</w:t>
      </w:r>
      <w:r w:rsidRPr="003D192E">
        <w:rPr>
          <w:rFonts w:ascii="Times New Roman" w:hAnsi="Times New Roman" w:cs="Times New Roman"/>
          <w:sz w:val="24"/>
          <w:szCs w:val="24"/>
        </w:rPr>
        <w:t xml:space="preserve"> be interpreted cautiously as a viable model of human causal learning.</w:t>
      </w:r>
    </w:p>
    <w:p w14:paraId="2743A2F9" w14:textId="77777777" w:rsidR="00FF068E" w:rsidRDefault="00FF068E" w:rsidP="00C7016D">
      <w:pPr>
        <w:pStyle w:val="Heading2"/>
        <w:ind w:left="0"/>
      </w:pPr>
      <w:bookmarkStart w:id="15" w:name="_Toc522727404"/>
      <w:r>
        <w:lastRenderedPageBreak/>
        <w:t>Causal Graphical Models</w:t>
      </w:r>
      <w:bookmarkEnd w:id="15"/>
    </w:p>
    <w:p w14:paraId="68CFFC6D" w14:textId="77777777" w:rsidR="00FF068E" w:rsidRDefault="00FF068E" w:rsidP="00C7016D">
      <w:pPr>
        <w:spacing w:line="480" w:lineRule="auto"/>
        <w:ind w:firstLine="576"/>
        <w:contextualSpacing/>
        <w:rPr>
          <w:rFonts w:ascii="Times New Roman" w:hAnsi="Times New Roman" w:cs="Times New Roman"/>
          <w:sz w:val="24"/>
          <w:szCs w:val="24"/>
        </w:rPr>
      </w:pPr>
      <w:r w:rsidRPr="00FF068E">
        <w:rPr>
          <w:rFonts w:ascii="Times New Roman" w:hAnsi="Times New Roman" w:cs="Times New Roman"/>
          <w:sz w:val="24"/>
          <w:szCs w:val="24"/>
        </w:rPr>
        <w:t>As was discussed in the previous section, proponents of the Bayesian inference perspective maintain that human learners use Bayes' rule to choose the causal hypothesis that is most consistent with, and thus is the most likely to have generated, the observed data. In particular, it is argued that learners represent causal events as causal-graphical models and that they use Bayes' rule to choose the CGM that has the highest posterior probability; that is, the CGM that is most consistent with the causal data.</w:t>
      </w:r>
    </w:p>
    <w:p w14:paraId="1B05AE1E" w14:textId="77777777" w:rsidR="00A74FEE" w:rsidRDefault="00FF068E" w:rsidP="00C7016D">
      <w:pPr>
        <w:spacing w:line="480" w:lineRule="auto"/>
        <w:ind w:firstLine="576"/>
        <w:contextualSpacing/>
        <w:rPr>
          <w:rFonts w:ascii="Times New Roman" w:hAnsi="Times New Roman" w:cs="Times New Roman"/>
          <w:sz w:val="24"/>
          <w:szCs w:val="24"/>
        </w:rPr>
      </w:pPr>
      <w:r w:rsidRPr="00FF068E">
        <w:rPr>
          <w:rFonts w:ascii="Times New Roman" w:hAnsi="Times New Roman" w:cs="Times New Roman"/>
          <w:sz w:val="24"/>
          <w:szCs w:val="24"/>
        </w:rPr>
        <w:t>A CGM is an abstract representation of the causal relations among and between random variables. These random variables</w:t>
      </w:r>
      <w:r w:rsidR="001F675C">
        <w:rPr>
          <w:rFonts w:ascii="Times New Roman" w:hAnsi="Times New Roman" w:cs="Times New Roman"/>
          <w:sz w:val="24"/>
          <w:szCs w:val="24"/>
        </w:rPr>
        <w:t>—</w:t>
      </w:r>
      <w:r w:rsidRPr="00FF068E">
        <w:rPr>
          <w:rFonts w:ascii="Times New Roman" w:hAnsi="Times New Roman" w:cs="Times New Roman"/>
          <w:sz w:val="24"/>
          <w:szCs w:val="24"/>
        </w:rPr>
        <w:t>which are represented as nodes in a CGM structure</w:t>
      </w:r>
      <w:r w:rsidR="001F675C">
        <w:rPr>
          <w:rFonts w:ascii="Times New Roman" w:hAnsi="Times New Roman" w:cs="Times New Roman"/>
          <w:sz w:val="24"/>
          <w:szCs w:val="24"/>
        </w:rPr>
        <w:t>—</w:t>
      </w:r>
      <w:r w:rsidRPr="00FF068E">
        <w:rPr>
          <w:rFonts w:ascii="Times New Roman" w:hAnsi="Times New Roman" w:cs="Times New Roman"/>
          <w:sz w:val="24"/>
          <w:szCs w:val="24"/>
        </w:rPr>
        <w:t xml:space="preserve">may represent objects, events, or entities and encode probability distributions such that a change in the probability distribution of a first variable will alter the probability distribution of a second variable assuming a dependence between both variables. </w:t>
      </w:r>
      <w:r w:rsidR="00B70706">
        <w:rPr>
          <w:rFonts w:ascii="Times New Roman" w:hAnsi="Times New Roman" w:cs="Times New Roman"/>
          <w:sz w:val="24"/>
          <w:szCs w:val="24"/>
        </w:rPr>
        <w:t>These random variables</w:t>
      </w:r>
      <w:r w:rsidRPr="00FF068E">
        <w:rPr>
          <w:rFonts w:ascii="Times New Roman" w:hAnsi="Times New Roman" w:cs="Times New Roman"/>
          <w:sz w:val="24"/>
          <w:szCs w:val="24"/>
        </w:rPr>
        <w:t xml:space="preserve"> are connected to other random variables via directed edges (i.e., arrows)</w:t>
      </w:r>
      <w:r w:rsidR="00B00579">
        <w:rPr>
          <w:rFonts w:ascii="Times New Roman" w:hAnsi="Times New Roman" w:cs="Times New Roman"/>
          <w:sz w:val="24"/>
          <w:szCs w:val="24"/>
        </w:rPr>
        <w:t xml:space="preserve">, which encode </w:t>
      </w:r>
      <w:r w:rsidRPr="00FF068E">
        <w:rPr>
          <w:rFonts w:ascii="Times New Roman" w:hAnsi="Times New Roman" w:cs="Times New Roman"/>
          <w:sz w:val="24"/>
          <w:szCs w:val="24"/>
        </w:rPr>
        <w:t>causal directionality. In Figure 1</w:t>
      </w:r>
      <w:r w:rsidR="00B00579">
        <w:rPr>
          <w:rFonts w:ascii="Times New Roman" w:hAnsi="Times New Roman" w:cs="Times New Roman"/>
          <w:sz w:val="24"/>
          <w:szCs w:val="24"/>
        </w:rPr>
        <w:t>A</w:t>
      </w:r>
      <w:r w:rsidRPr="00FF068E">
        <w:rPr>
          <w:rFonts w:ascii="Times New Roman" w:hAnsi="Times New Roman" w:cs="Times New Roman"/>
          <w:sz w:val="24"/>
          <w:szCs w:val="24"/>
        </w:rPr>
        <w:t xml:space="preserve">, for example, A is connected to B by an edge that is directed into B. That the arrow is directed into B from A and not the reverse indicates (a) that A is the cause of B and (b) that A is the parent of B, which is the child of </w:t>
      </w:r>
      <w:r w:rsidR="00A74FEE">
        <w:rPr>
          <w:rFonts w:ascii="Times New Roman" w:hAnsi="Times New Roman" w:cs="Times New Roman"/>
          <w:sz w:val="24"/>
          <w:szCs w:val="24"/>
        </w:rPr>
        <w:t>A</w:t>
      </w:r>
      <w:r w:rsidRPr="00FF068E">
        <w:rPr>
          <w:rFonts w:ascii="Times New Roman" w:hAnsi="Times New Roman" w:cs="Times New Roman"/>
          <w:sz w:val="24"/>
          <w:szCs w:val="24"/>
        </w:rPr>
        <w:t xml:space="preserve">. </w:t>
      </w:r>
    </w:p>
    <w:p w14:paraId="1CD62B2E" w14:textId="77777777" w:rsidR="007D1393" w:rsidRDefault="007D1393" w:rsidP="00C7016D">
      <w:pPr>
        <w:keepNext/>
        <w:spacing w:line="480" w:lineRule="auto"/>
        <w:contextualSpacing/>
        <w:jc w:val="center"/>
      </w:pPr>
      <w:r>
        <w:rPr>
          <w:noProof/>
        </w:rPr>
        <w:lastRenderedPageBreak/>
        <w:drawing>
          <wp:inline distT="0" distB="0" distL="0" distR="0" wp14:anchorId="4580032D" wp14:editId="6C4D967B">
            <wp:extent cx="3578397" cy="2639833"/>
            <wp:effectExtent l="0" t="0" r="3175" b="825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85065" cy="2644752"/>
                    </a:xfrm>
                    <a:prstGeom prst="rect">
                      <a:avLst/>
                    </a:prstGeom>
                  </pic:spPr>
                </pic:pic>
              </a:graphicData>
            </a:graphic>
          </wp:inline>
        </w:drawing>
      </w:r>
    </w:p>
    <w:p w14:paraId="5F435681" w14:textId="4C1B4DD2" w:rsidR="007D1393" w:rsidRDefault="007D1393" w:rsidP="00C7016D">
      <w:pPr>
        <w:pStyle w:val="Caption"/>
        <w:rPr>
          <w:rFonts w:ascii="Times New Roman" w:hAnsi="Times New Roman" w:cs="Times New Roman"/>
          <w:b w:val="0"/>
          <w:color w:val="auto"/>
          <w:sz w:val="24"/>
          <w:szCs w:val="24"/>
        </w:rPr>
      </w:pPr>
      <w:proofErr w:type="gramStart"/>
      <w:r w:rsidRPr="007D1393">
        <w:rPr>
          <w:rFonts w:ascii="Times New Roman" w:hAnsi="Times New Roman" w:cs="Times New Roman"/>
          <w:b w:val="0"/>
          <w:color w:val="auto"/>
          <w:sz w:val="24"/>
          <w:szCs w:val="24"/>
        </w:rPr>
        <w:t>Fig. 1.</w:t>
      </w:r>
      <w:proofErr w:type="gramEnd"/>
      <w:r w:rsidRPr="007D1393">
        <w:rPr>
          <w:rFonts w:ascii="Times New Roman" w:hAnsi="Times New Roman" w:cs="Times New Roman"/>
          <w:b w:val="0"/>
          <w:color w:val="auto"/>
          <w:sz w:val="24"/>
          <w:szCs w:val="24"/>
        </w:rPr>
        <w:t xml:space="preserve"> Examples of </w:t>
      </w:r>
      <w:r w:rsidR="00A723A1">
        <w:rPr>
          <w:rFonts w:ascii="Times New Roman" w:hAnsi="Times New Roman" w:cs="Times New Roman"/>
          <w:b w:val="0"/>
          <w:color w:val="auto"/>
          <w:sz w:val="24"/>
          <w:szCs w:val="24"/>
        </w:rPr>
        <w:t xml:space="preserve">(A) </w:t>
      </w:r>
      <w:r w:rsidRPr="007D1393">
        <w:rPr>
          <w:rFonts w:ascii="Times New Roman" w:hAnsi="Times New Roman" w:cs="Times New Roman"/>
          <w:b w:val="0"/>
          <w:color w:val="auto"/>
          <w:sz w:val="24"/>
          <w:szCs w:val="24"/>
        </w:rPr>
        <w:t>a standard launching event sequence t</w:t>
      </w:r>
      <w:r w:rsidR="00A723A1">
        <w:rPr>
          <w:rFonts w:ascii="Times New Roman" w:hAnsi="Times New Roman" w:cs="Times New Roman"/>
          <w:b w:val="0"/>
          <w:color w:val="auto"/>
          <w:sz w:val="24"/>
          <w:szCs w:val="24"/>
        </w:rPr>
        <w:t xml:space="preserve">hat is composed of two objects, (B) </w:t>
      </w:r>
      <w:r w:rsidRPr="007D1393">
        <w:rPr>
          <w:rFonts w:ascii="Times New Roman" w:hAnsi="Times New Roman" w:cs="Times New Roman"/>
          <w:b w:val="0"/>
          <w:color w:val="auto"/>
          <w:sz w:val="24"/>
          <w:szCs w:val="24"/>
        </w:rPr>
        <w:t>a single causal chain tha</w:t>
      </w:r>
      <w:r w:rsidR="00A723A1">
        <w:rPr>
          <w:rFonts w:ascii="Times New Roman" w:hAnsi="Times New Roman" w:cs="Times New Roman"/>
          <w:b w:val="0"/>
          <w:color w:val="auto"/>
          <w:sz w:val="24"/>
          <w:szCs w:val="24"/>
        </w:rPr>
        <w:t xml:space="preserve">t is composed of three objects, </w:t>
      </w:r>
      <w:r w:rsidRPr="007D1393">
        <w:rPr>
          <w:rFonts w:ascii="Times New Roman" w:hAnsi="Times New Roman" w:cs="Times New Roman"/>
          <w:b w:val="0"/>
          <w:color w:val="auto"/>
          <w:sz w:val="24"/>
          <w:szCs w:val="24"/>
        </w:rPr>
        <w:t xml:space="preserve">and </w:t>
      </w:r>
      <w:r w:rsidR="00A723A1">
        <w:rPr>
          <w:rFonts w:ascii="Times New Roman" w:hAnsi="Times New Roman" w:cs="Times New Roman"/>
          <w:b w:val="0"/>
          <w:color w:val="auto"/>
          <w:sz w:val="24"/>
          <w:szCs w:val="24"/>
        </w:rPr>
        <w:t xml:space="preserve">(C) </w:t>
      </w:r>
      <w:r w:rsidRPr="007D1393">
        <w:rPr>
          <w:rFonts w:ascii="Times New Roman" w:hAnsi="Times New Roman" w:cs="Times New Roman"/>
          <w:b w:val="0"/>
          <w:color w:val="auto"/>
          <w:sz w:val="24"/>
          <w:szCs w:val="24"/>
        </w:rPr>
        <w:t>two causal chains each of which</w:t>
      </w:r>
      <w:r w:rsidR="00A723A1">
        <w:rPr>
          <w:rFonts w:ascii="Times New Roman" w:hAnsi="Times New Roman" w:cs="Times New Roman"/>
          <w:b w:val="0"/>
          <w:color w:val="auto"/>
          <w:sz w:val="24"/>
          <w:szCs w:val="24"/>
        </w:rPr>
        <w:t xml:space="preserve"> are composed of three objects</w:t>
      </w:r>
      <w:r w:rsidRPr="007D1393">
        <w:rPr>
          <w:rFonts w:ascii="Times New Roman" w:hAnsi="Times New Roman" w:cs="Times New Roman"/>
          <w:b w:val="0"/>
          <w:color w:val="auto"/>
          <w:sz w:val="24"/>
          <w:szCs w:val="24"/>
        </w:rPr>
        <w:t>.</w:t>
      </w:r>
    </w:p>
    <w:p w14:paraId="51EA2278" w14:textId="77777777" w:rsidR="007D1393" w:rsidRPr="007D1393" w:rsidRDefault="007D1393" w:rsidP="00C7016D"/>
    <w:p w14:paraId="0E13D6DD" w14:textId="42CF1144" w:rsidR="00FF068E" w:rsidRDefault="00EE41A9"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If</w:t>
      </w:r>
      <w:r w:rsidR="00FF068E" w:rsidRPr="00FF068E">
        <w:rPr>
          <w:rFonts w:ascii="Times New Roman" w:hAnsi="Times New Roman" w:cs="Times New Roman"/>
          <w:sz w:val="24"/>
          <w:szCs w:val="24"/>
        </w:rPr>
        <w:t xml:space="preserve"> a third random variable was added to the CGM in Figure 1</w:t>
      </w:r>
      <w:r>
        <w:rPr>
          <w:rFonts w:ascii="Times New Roman" w:hAnsi="Times New Roman" w:cs="Times New Roman"/>
          <w:sz w:val="24"/>
          <w:szCs w:val="24"/>
        </w:rPr>
        <w:t>—</w:t>
      </w:r>
      <w:r w:rsidR="00FF068E" w:rsidRPr="00FF068E">
        <w:rPr>
          <w:rFonts w:ascii="Times New Roman" w:hAnsi="Times New Roman" w:cs="Times New Roman"/>
          <w:sz w:val="24"/>
          <w:szCs w:val="24"/>
        </w:rPr>
        <w:t>suc</w:t>
      </w:r>
      <w:r>
        <w:rPr>
          <w:rFonts w:ascii="Times New Roman" w:hAnsi="Times New Roman" w:cs="Times New Roman"/>
          <w:sz w:val="24"/>
          <w:szCs w:val="24"/>
        </w:rPr>
        <w:t xml:space="preserve">h </w:t>
      </w:r>
      <w:r w:rsidR="00FF068E" w:rsidRPr="00FF068E">
        <w:rPr>
          <w:rFonts w:ascii="Times New Roman" w:hAnsi="Times New Roman" w:cs="Times New Roman"/>
          <w:sz w:val="24"/>
          <w:szCs w:val="24"/>
        </w:rPr>
        <w:t xml:space="preserve">as in Figure </w:t>
      </w:r>
      <w:r>
        <w:rPr>
          <w:rFonts w:ascii="Times New Roman" w:hAnsi="Times New Roman" w:cs="Times New Roman"/>
          <w:sz w:val="24"/>
          <w:szCs w:val="24"/>
        </w:rPr>
        <w:t>1B—</w:t>
      </w:r>
      <w:r w:rsidR="00FF068E" w:rsidRPr="00FF068E">
        <w:rPr>
          <w:rFonts w:ascii="Times New Roman" w:hAnsi="Times New Roman" w:cs="Times New Roman"/>
          <w:sz w:val="24"/>
          <w:szCs w:val="24"/>
        </w:rPr>
        <w:t xml:space="preserve">such that A is connected to B via an edge that is directed into B from A and B is connected to C via an edge that is directed into C, then A is the ancestor of C, B is the parent of C, and C is the child of B </w:t>
      </w:r>
      <w:r w:rsidR="00EE4488">
        <w:rPr>
          <w:rFonts w:ascii="Times New Roman" w:hAnsi="Times New Roman" w:cs="Times New Roman"/>
          <w:sz w:val="24"/>
          <w:szCs w:val="24"/>
        </w:rPr>
        <w:t>and</w:t>
      </w:r>
      <w:r w:rsidR="00FF068E" w:rsidRPr="00FF068E">
        <w:rPr>
          <w:rFonts w:ascii="Times New Roman" w:hAnsi="Times New Roman" w:cs="Times New Roman"/>
          <w:sz w:val="24"/>
          <w:szCs w:val="24"/>
        </w:rPr>
        <w:t xml:space="preserve"> the descendent of A. For graphs in which, for example, A is the sole variable, A is simultaneously its own ancestor and descendent. Finally, because A is the sole parent in Figures </w:t>
      </w:r>
      <w:r w:rsidR="00217871">
        <w:rPr>
          <w:rFonts w:ascii="Times New Roman" w:hAnsi="Times New Roman" w:cs="Times New Roman"/>
          <w:sz w:val="24"/>
          <w:szCs w:val="24"/>
        </w:rPr>
        <w:t>1A and 1B</w:t>
      </w:r>
      <w:r w:rsidR="00FF068E" w:rsidRPr="00FF068E">
        <w:rPr>
          <w:rFonts w:ascii="Times New Roman" w:hAnsi="Times New Roman" w:cs="Times New Roman"/>
          <w:sz w:val="24"/>
          <w:szCs w:val="24"/>
        </w:rPr>
        <w:t>, A is said to be an exogenous variable. However, B in Figure 1</w:t>
      </w:r>
      <w:r w:rsidR="00217871">
        <w:rPr>
          <w:rFonts w:ascii="Times New Roman" w:hAnsi="Times New Roman" w:cs="Times New Roman"/>
          <w:sz w:val="24"/>
          <w:szCs w:val="24"/>
        </w:rPr>
        <w:t>A</w:t>
      </w:r>
      <w:r w:rsidR="00FF068E" w:rsidRPr="00FF068E">
        <w:rPr>
          <w:rFonts w:ascii="Times New Roman" w:hAnsi="Times New Roman" w:cs="Times New Roman"/>
          <w:sz w:val="24"/>
          <w:szCs w:val="24"/>
        </w:rPr>
        <w:t xml:space="preserve"> and B and C in Figure </w:t>
      </w:r>
      <w:r w:rsidR="00217871">
        <w:rPr>
          <w:rFonts w:ascii="Times New Roman" w:hAnsi="Times New Roman" w:cs="Times New Roman"/>
          <w:sz w:val="24"/>
          <w:szCs w:val="24"/>
        </w:rPr>
        <w:t>1B</w:t>
      </w:r>
      <w:r w:rsidR="00FF068E" w:rsidRPr="00FF068E">
        <w:rPr>
          <w:rFonts w:ascii="Times New Roman" w:hAnsi="Times New Roman" w:cs="Times New Roman"/>
          <w:sz w:val="24"/>
          <w:szCs w:val="24"/>
        </w:rPr>
        <w:t xml:space="preserve"> are said to be endogenous variables because edges are directed into each of them</w:t>
      </w:r>
      <w:r w:rsidR="007C6EC9">
        <w:rPr>
          <w:rFonts w:ascii="Times New Roman" w:hAnsi="Times New Roman" w:cs="Times New Roman"/>
          <w:sz w:val="24"/>
          <w:szCs w:val="24"/>
        </w:rPr>
        <w:t xml:space="preserve"> and, as such, their states are set by their parents</w:t>
      </w:r>
      <w:r w:rsidR="00FF068E" w:rsidRPr="00FF068E">
        <w:rPr>
          <w:rFonts w:ascii="Times New Roman" w:hAnsi="Times New Roman" w:cs="Times New Roman"/>
          <w:sz w:val="24"/>
          <w:szCs w:val="24"/>
        </w:rPr>
        <w:t>. In general, altering the probability distribution of exogenous variables will alter the probability of the endogenous variables to which it is directly or indirectly connected.</w:t>
      </w:r>
    </w:p>
    <w:p w14:paraId="5AA97918" w14:textId="5BE006E4" w:rsidR="00B544F9" w:rsidRDefault="00B544F9" w:rsidP="00C7016D">
      <w:pPr>
        <w:spacing w:line="480" w:lineRule="auto"/>
        <w:ind w:firstLine="576"/>
        <w:contextualSpacing/>
        <w:rPr>
          <w:rFonts w:ascii="Times New Roman" w:hAnsi="Times New Roman" w:cs="Times New Roman"/>
          <w:sz w:val="24"/>
          <w:szCs w:val="24"/>
        </w:rPr>
      </w:pPr>
      <w:r w:rsidRPr="00B544F9">
        <w:rPr>
          <w:rFonts w:ascii="Times New Roman" w:hAnsi="Times New Roman" w:cs="Times New Roman"/>
          <w:sz w:val="24"/>
          <w:szCs w:val="24"/>
        </w:rPr>
        <w:t xml:space="preserve">CGMs are of particular import for two reasons. First, as was mentioned in the preceding section, they support causal intervention. Indeed, some researchers have even argued that </w:t>
      </w:r>
      <w:r w:rsidRPr="00B544F9">
        <w:rPr>
          <w:rFonts w:ascii="Times New Roman" w:hAnsi="Times New Roman" w:cs="Times New Roman"/>
          <w:sz w:val="24"/>
          <w:szCs w:val="24"/>
        </w:rPr>
        <w:lastRenderedPageBreak/>
        <w:t xml:space="preserve">intervention is the </w:t>
      </w:r>
      <w:r w:rsidR="005B64AC" w:rsidRPr="005B64AC">
        <w:rPr>
          <w:rFonts w:ascii="Times New Roman" w:hAnsi="Times New Roman" w:cs="Times New Roman"/>
          <w:i/>
          <w:sz w:val="24"/>
          <w:szCs w:val="24"/>
        </w:rPr>
        <w:t>sine qua non</w:t>
      </w:r>
      <w:r w:rsidRPr="00B544F9">
        <w:rPr>
          <w:rFonts w:ascii="Times New Roman" w:hAnsi="Times New Roman" w:cs="Times New Roman"/>
          <w:sz w:val="24"/>
          <w:szCs w:val="24"/>
        </w:rPr>
        <w:t xml:space="preserve"> of causal reasoning because it is a viable mechanism that supports theory formation (e.g. Gopnik &amp; Schulz, 2004), it enables learners to determine the effects of interventions on particular variables (e.g., Gopnik et al., 2001; Sobel et al., 2004), to determine  whether and to what extent an intervention on one variable affects another (e.g., Steyvers</w:t>
      </w:r>
      <w:r w:rsidR="00A22B11">
        <w:rPr>
          <w:rFonts w:ascii="Times New Roman" w:hAnsi="Times New Roman" w:cs="Times New Roman"/>
          <w:sz w:val="24"/>
          <w:szCs w:val="24"/>
        </w:rPr>
        <w:t xml:space="preserve"> et al., </w:t>
      </w:r>
      <w:r w:rsidRPr="00B544F9">
        <w:rPr>
          <w:rFonts w:ascii="Times New Roman" w:hAnsi="Times New Roman" w:cs="Times New Roman"/>
          <w:sz w:val="24"/>
          <w:szCs w:val="24"/>
        </w:rPr>
        <w:t xml:space="preserve">2003), to determine what would have happened if a different intervention than the current one was undertaken (e.g., Sobel, 2004; </w:t>
      </w:r>
      <w:r w:rsidR="005910DE">
        <w:rPr>
          <w:rFonts w:ascii="Times New Roman" w:hAnsi="Times New Roman" w:cs="Times New Roman"/>
          <w:sz w:val="24"/>
          <w:szCs w:val="24"/>
        </w:rPr>
        <w:t>Harris et al.</w:t>
      </w:r>
      <w:r w:rsidRPr="00B544F9">
        <w:rPr>
          <w:rFonts w:ascii="Times New Roman" w:hAnsi="Times New Roman" w:cs="Times New Roman"/>
          <w:sz w:val="24"/>
          <w:szCs w:val="24"/>
        </w:rPr>
        <w:t>, 1996), and to distinguish correlational relationships from causal relationships which is the goal of science and for learning how the world works.  Thus, if one believes, but cannot be certain, that the CGM in Figure 1</w:t>
      </w:r>
      <w:r>
        <w:rPr>
          <w:rFonts w:ascii="Times New Roman" w:hAnsi="Times New Roman" w:cs="Times New Roman"/>
          <w:sz w:val="24"/>
          <w:szCs w:val="24"/>
        </w:rPr>
        <w:t>A</w:t>
      </w:r>
      <w:r w:rsidRPr="00B544F9">
        <w:rPr>
          <w:rFonts w:ascii="Times New Roman" w:hAnsi="Times New Roman" w:cs="Times New Roman"/>
          <w:sz w:val="24"/>
          <w:szCs w:val="24"/>
        </w:rPr>
        <w:t xml:space="preserve"> describes the</w:t>
      </w:r>
      <w:r>
        <w:rPr>
          <w:rFonts w:ascii="Times New Roman" w:hAnsi="Times New Roman" w:cs="Times New Roman"/>
          <w:sz w:val="24"/>
          <w:szCs w:val="24"/>
        </w:rPr>
        <w:t xml:space="preserve"> true</w:t>
      </w:r>
      <w:r w:rsidRPr="00B544F9">
        <w:rPr>
          <w:rFonts w:ascii="Times New Roman" w:hAnsi="Times New Roman" w:cs="Times New Roman"/>
          <w:sz w:val="24"/>
          <w:szCs w:val="24"/>
        </w:rPr>
        <w:t xml:space="preserve"> </w:t>
      </w:r>
      <w:r>
        <w:rPr>
          <w:rFonts w:ascii="Times New Roman" w:hAnsi="Times New Roman" w:cs="Times New Roman"/>
          <w:sz w:val="24"/>
          <w:szCs w:val="24"/>
        </w:rPr>
        <w:t xml:space="preserve">causal relation between the </w:t>
      </w:r>
      <w:r w:rsidR="0024001B">
        <w:rPr>
          <w:rFonts w:ascii="Times New Roman" w:hAnsi="Times New Roman" w:cs="Times New Roman"/>
          <w:sz w:val="24"/>
          <w:szCs w:val="24"/>
        </w:rPr>
        <w:t>two</w:t>
      </w:r>
      <w:r>
        <w:rPr>
          <w:rFonts w:ascii="Times New Roman" w:hAnsi="Times New Roman" w:cs="Times New Roman"/>
          <w:sz w:val="24"/>
          <w:szCs w:val="24"/>
        </w:rPr>
        <w:t xml:space="preserve"> variables, </w:t>
      </w:r>
      <w:r w:rsidRPr="00B544F9">
        <w:rPr>
          <w:rFonts w:ascii="Times New Roman" w:hAnsi="Times New Roman" w:cs="Times New Roman"/>
          <w:sz w:val="24"/>
          <w:szCs w:val="24"/>
        </w:rPr>
        <w:t xml:space="preserve">he or she can choose to intervene on A to determine whether such an intervention changes the state of B (or vice versa). </w:t>
      </w:r>
    </w:p>
    <w:p w14:paraId="435DED98" w14:textId="4D87F1D7" w:rsidR="00A20A0E" w:rsidRDefault="00A20A0E" w:rsidP="00C7016D">
      <w:pPr>
        <w:spacing w:line="480" w:lineRule="auto"/>
        <w:ind w:firstLine="576"/>
        <w:contextualSpacing/>
        <w:rPr>
          <w:rFonts w:ascii="Times New Roman" w:hAnsi="Times New Roman" w:cs="Times New Roman"/>
          <w:sz w:val="24"/>
          <w:szCs w:val="24"/>
        </w:rPr>
      </w:pPr>
      <w:r w:rsidRPr="00A20A0E">
        <w:rPr>
          <w:rFonts w:ascii="Times New Roman" w:hAnsi="Times New Roman" w:cs="Times New Roman"/>
          <w:sz w:val="24"/>
          <w:szCs w:val="24"/>
        </w:rPr>
        <w:t xml:space="preserve">Second, CGMs are important </w:t>
      </w:r>
      <w:r w:rsidR="000B6292">
        <w:rPr>
          <w:rFonts w:ascii="Times New Roman" w:hAnsi="Times New Roman" w:cs="Times New Roman"/>
          <w:sz w:val="24"/>
          <w:szCs w:val="24"/>
        </w:rPr>
        <w:t xml:space="preserve">to consider here </w:t>
      </w:r>
      <w:r w:rsidRPr="00A20A0E">
        <w:rPr>
          <w:rFonts w:ascii="Times New Roman" w:hAnsi="Times New Roman" w:cs="Times New Roman"/>
          <w:sz w:val="24"/>
          <w:szCs w:val="24"/>
        </w:rPr>
        <w:t xml:space="preserve">because </w:t>
      </w:r>
      <w:r w:rsidR="000B6292">
        <w:rPr>
          <w:rFonts w:ascii="Times New Roman" w:hAnsi="Times New Roman" w:cs="Times New Roman"/>
          <w:sz w:val="24"/>
          <w:szCs w:val="24"/>
        </w:rPr>
        <w:t>one of the goals</w:t>
      </w:r>
      <w:r w:rsidRPr="00A20A0E">
        <w:rPr>
          <w:rFonts w:ascii="Times New Roman" w:hAnsi="Times New Roman" w:cs="Times New Roman"/>
          <w:sz w:val="24"/>
          <w:szCs w:val="24"/>
        </w:rPr>
        <w:t xml:space="preserve"> of the present</w:t>
      </w:r>
      <w:r w:rsidR="000B6292">
        <w:rPr>
          <w:rFonts w:ascii="Times New Roman" w:hAnsi="Times New Roman" w:cs="Times New Roman"/>
          <w:sz w:val="24"/>
          <w:szCs w:val="24"/>
        </w:rPr>
        <w:t xml:space="preserve"> series of</w:t>
      </w:r>
      <w:r w:rsidRPr="00A20A0E">
        <w:rPr>
          <w:rFonts w:ascii="Times New Roman" w:hAnsi="Times New Roman" w:cs="Times New Roman"/>
          <w:sz w:val="24"/>
          <w:szCs w:val="24"/>
        </w:rPr>
        <w:t xml:space="preserve"> experiments is to determine whether and to what extent humans represent causal events as </w:t>
      </w:r>
      <w:r w:rsidR="000B6292">
        <w:rPr>
          <w:rFonts w:ascii="Times New Roman" w:hAnsi="Times New Roman" w:cs="Times New Roman"/>
          <w:sz w:val="24"/>
          <w:szCs w:val="24"/>
        </w:rPr>
        <w:t>CGMs</w:t>
      </w:r>
      <w:r w:rsidRPr="00A20A0E">
        <w:rPr>
          <w:rFonts w:ascii="Times New Roman" w:hAnsi="Times New Roman" w:cs="Times New Roman"/>
          <w:sz w:val="24"/>
          <w:szCs w:val="24"/>
        </w:rPr>
        <w:t xml:space="preserve"> or learned </w:t>
      </w:r>
      <w:r w:rsidR="000B6292">
        <w:rPr>
          <w:rFonts w:ascii="Times New Roman" w:hAnsi="Times New Roman" w:cs="Times New Roman"/>
          <w:sz w:val="24"/>
          <w:szCs w:val="24"/>
        </w:rPr>
        <w:t>associations between low-level perceptual cues</w:t>
      </w:r>
      <w:r w:rsidRPr="00A20A0E">
        <w:rPr>
          <w:rFonts w:ascii="Times New Roman" w:hAnsi="Times New Roman" w:cs="Times New Roman"/>
          <w:sz w:val="24"/>
          <w:szCs w:val="24"/>
        </w:rPr>
        <w:t xml:space="preserve">. </w:t>
      </w:r>
      <w:r w:rsidR="000B6292">
        <w:rPr>
          <w:rFonts w:ascii="Times New Roman" w:hAnsi="Times New Roman" w:cs="Times New Roman"/>
          <w:sz w:val="24"/>
          <w:szCs w:val="24"/>
        </w:rPr>
        <w:t>I have written</w:t>
      </w:r>
      <w:r w:rsidRPr="00A20A0E">
        <w:rPr>
          <w:rFonts w:ascii="Times New Roman" w:hAnsi="Times New Roman" w:cs="Times New Roman"/>
          <w:sz w:val="24"/>
          <w:szCs w:val="24"/>
        </w:rPr>
        <w:t xml:space="preserve"> elsewhere (e.g., Benton &amp; Rakison, under review) that causal perception and </w:t>
      </w:r>
      <w:r w:rsidR="0060171B" w:rsidRPr="00A20A0E">
        <w:rPr>
          <w:rFonts w:ascii="Times New Roman" w:hAnsi="Times New Roman" w:cs="Times New Roman"/>
          <w:sz w:val="24"/>
          <w:szCs w:val="24"/>
        </w:rPr>
        <w:t>causal</w:t>
      </w:r>
      <w:r w:rsidRPr="00A20A0E">
        <w:rPr>
          <w:rFonts w:ascii="Times New Roman" w:hAnsi="Times New Roman" w:cs="Times New Roman"/>
          <w:sz w:val="24"/>
          <w:szCs w:val="24"/>
        </w:rPr>
        <w:t xml:space="preserve"> reasoning are underpinned by the same underlying domain-general associative learning mechanism and that </w:t>
      </w:r>
      <w:r w:rsidR="00F03CBC">
        <w:rPr>
          <w:rFonts w:ascii="Times New Roman" w:hAnsi="Times New Roman" w:cs="Times New Roman"/>
          <w:sz w:val="24"/>
          <w:szCs w:val="24"/>
        </w:rPr>
        <w:t>both abilities rely on, and make use of, the same sources of perceptual cues and features. The crux of this account is</w:t>
      </w:r>
      <w:r w:rsidRPr="00A20A0E">
        <w:rPr>
          <w:rFonts w:ascii="Times New Roman" w:hAnsi="Times New Roman" w:cs="Times New Roman"/>
          <w:sz w:val="24"/>
          <w:szCs w:val="24"/>
        </w:rPr>
        <w:t xml:space="preserve"> that infants, children, and adults</w:t>
      </w:r>
      <w:r w:rsidR="009B7FE4">
        <w:rPr>
          <w:rFonts w:ascii="Times New Roman" w:hAnsi="Times New Roman" w:cs="Times New Roman"/>
          <w:sz w:val="24"/>
          <w:szCs w:val="24"/>
        </w:rPr>
        <w:t>—</w:t>
      </w:r>
      <w:r w:rsidRPr="00A20A0E">
        <w:rPr>
          <w:rFonts w:ascii="Times New Roman" w:hAnsi="Times New Roman" w:cs="Times New Roman"/>
          <w:sz w:val="24"/>
          <w:szCs w:val="24"/>
        </w:rPr>
        <w:t>via a domain-general associative learning mechanism</w:t>
      </w:r>
      <w:r w:rsidR="009B7FE4">
        <w:rPr>
          <w:rFonts w:ascii="Times New Roman" w:hAnsi="Times New Roman" w:cs="Times New Roman"/>
          <w:sz w:val="24"/>
          <w:szCs w:val="24"/>
        </w:rPr>
        <w:t>—</w:t>
      </w:r>
      <w:r w:rsidRPr="00A20A0E">
        <w:rPr>
          <w:rFonts w:ascii="Times New Roman" w:hAnsi="Times New Roman" w:cs="Times New Roman"/>
          <w:sz w:val="24"/>
          <w:szCs w:val="24"/>
        </w:rPr>
        <w:t>represent causal events in terms of: (</w:t>
      </w:r>
      <w:r w:rsidR="009B7FE4">
        <w:rPr>
          <w:rFonts w:ascii="Times New Roman" w:hAnsi="Times New Roman" w:cs="Times New Roman"/>
          <w:sz w:val="24"/>
          <w:szCs w:val="24"/>
        </w:rPr>
        <w:t>a</w:t>
      </w:r>
      <w:r w:rsidRPr="00A20A0E">
        <w:rPr>
          <w:rFonts w:ascii="Times New Roman" w:hAnsi="Times New Roman" w:cs="Times New Roman"/>
          <w:sz w:val="24"/>
          <w:szCs w:val="24"/>
        </w:rPr>
        <w:t>) the cues of space, time, and frequency (i.e., how often the effect happens in the presence of a candidate cause) as well as in terms of the perceptual</w:t>
      </w:r>
      <w:r w:rsidR="001C120F">
        <w:rPr>
          <w:rFonts w:ascii="Times New Roman" w:hAnsi="Times New Roman" w:cs="Times New Roman"/>
          <w:sz w:val="24"/>
          <w:szCs w:val="24"/>
        </w:rPr>
        <w:t>—or surface—</w:t>
      </w:r>
      <w:r w:rsidRPr="00A20A0E">
        <w:rPr>
          <w:rFonts w:ascii="Times New Roman" w:hAnsi="Times New Roman" w:cs="Times New Roman"/>
          <w:sz w:val="24"/>
          <w:szCs w:val="24"/>
        </w:rPr>
        <w:t>features of objects that participate in causal events and (</w:t>
      </w:r>
      <w:r w:rsidR="00E463F6">
        <w:rPr>
          <w:rFonts w:ascii="Times New Roman" w:hAnsi="Times New Roman" w:cs="Times New Roman"/>
          <w:sz w:val="24"/>
          <w:szCs w:val="24"/>
        </w:rPr>
        <w:t>b</w:t>
      </w:r>
      <w:r w:rsidRPr="00A20A0E">
        <w:rPr>
          <w:rFonts w:ascii="Times New Roman" w:hAnsi="Times New Roman" w:cs="Times New Roman"/>
          <w:sz w:val="24"/>
          <w:szCs w:val="24"/>
        </w:rPr>
        <w:t xml:space="preserve">) the associative relation among and between these cues. Thus, rather than causal perception and causal reasoning being functions of a causal schema (e.g., Mandler, 1992), innate causal modules (e.g., Leslie, 1994, 1995; Newman, Choi, Wynn, &amp; Scholl, 2008), skeletal causal systems (e.g., </w:t>
      </w:r>
      <w:r w:rsidRPr="00A20A0E">
        <w:rPr>
          <w:rFonts w:ascii="Times New Roman" w:hAnsi="Times New Roman" w:cs="Times New Roman"/>
          <w:sz w:val="24"/>
          <w:szCs w:val="24"/>
        </w:rPr>
        <w:lastRenderedPageBreak/>
        <w:t xml:space="preserve">Gelman, 1995), or </w:t>
      </w:r>
      <w:r w:rsidR="00F526FC">
        <w:rPr>
          <w:rFonts w:ascii="Times New Roman" w:hAnsi="Times New Roman" w:cs="Times New Roman"/>
          <w:sz w:val="24"/>
          <w:szCs w:val="24"/>
        </w:rPr>
        <w:t>CGMs</w:t>
      </w:r>
      <w:r w:rsidRPr="00A20A0E">
        <w:rPr>
          <w:rFonts w:ascii="Times New Roman" w:hAnsi="Times New Roman" w:cs="Times New Roman"/>
          <w:sz w:val="24"/>
          <w:szCs w:val="24"/>
        </w:rPr>
        <w:t xml:space="preserve"> (e.g., Gopnik et al., 2004), </w:t>
      </w:r>
      <w:r w:rsidR="00AE787A">
        <w:rPr>
          <w:rFonts w:ascii="Times New Roman" w:hAnsi="Times New Roman" w:cs="Times New Roman"/>
          <w:sz w:val="24"/>
          <w:szCs w:val="24"/>
        </w:rPr>
        <w:t xml:space="preserve">humans’ representations of causal events rely on and make use of the associative relation between low-level perceptual cues and features. </w:t>
      </w:r>
    </w:p>
    <w:p w14:paraId="7355AB9B" w14:textId="3DD29C2E" w:rsidR="007356FF" w:rsidRDefault="007356FF" w:rsidP="00C7016D">
      <w:pPr>
        <w:spacing w:line="480" w:lineRule="auto"/>
        <w:ind w:firstLine="576"/>
        <w:contextualSpacing/>
        <w:rPr>
          <w:rFonts w:ascii="Times New Roman" w:hAnsi="Times New Roman" w:cs="Times New Roman"/>
          <w:sz w:val="24"/>
          <w:szCs w:val="24"/>
        </w:rPr>
      </w:pPr>
      <w:r w:rsidRPr="007356FF">
        <w:rPr>
          <w:rFonts w:ascii="Times New Roman" w:hAnsi="Times New Roman" w:cs="Times New Roman"/>
          <w:sz w:val="24"/>
          <w:szCs w:val="24"/>
        </w:rPr>
        <w:t>In terms of a causal launching sequence that is composed of two objects, for example, the view is that learners associate the movements of the second object</w:t>
      </w:r>
      <w:r w:rsidR="00C17A78">
        <w:rPr>
          <w:rFonts w:ascii="Times New Roman" w:hAnsi="Times New Roman" w:cs="Times New Roman"/>
          <w:sz w:val="24"/>
          <w:szCs w:val="24"/>
        </w:rPr>
        <w:t>—</w:t>
      </w:r>
      <w:r w:rsidRPr="007356FF">
        <w:rPr>
          <w:rFonts w:ascii="Times New Roman" w:hAnsi="Times New Roman" w:cs="Times New Roman"/>
          <w:sz w:val="24"/>
          <w:szCs w:val="24"/>
        </w:rPr>
        <w:t xml:space="preserve">including whether this objects moves after a delay or in the </w:t>
      </w:r>
      <w:r w:rsidR="00C17A78" w:rsidRPr="007356FF">
        <w:rPr>
          <w:rFonts w:ascii="Times New Roman" w:hAnsi="Times New Roman" w:cs="Times New Roman"/>
          <w:sz w:val="24"/>
          <w:szCs w:val="24"/>
        </w:rPr>
        <w:t>presence</w:t>
      </w:r>
      <w:r w:rsidRPr="007356FF">
        <w:rPr>
          <w:rFonts w:ascii="Times New Roman" w:hAnsi="Times New Roman" w:cs="Times New Roman"/>
          <w:sz w:val="24"/>
          <w:szCs w:val="24"/>
        </w:rPr>
        <w:t xml:space="preserve"> of a spatial gap</w:t>
      </w:r>
      <w:r w:rsidR="00C17A78">
        <w:rPr>
          <w:rFonts w:ascii="Times New Roman" w:hAnsi="Times New Roman" w:cs="Times New Roman"/>
          <w:sz w:val="24"/>
          <w:szCs w:val="24"/>
        </w:rPr>
        <w:t>—</w:t>
      </w:r>
      <w:r w:rsidRPr="007356FF">
        <w:rPr>
          <w:rFonts w:ascii="Times New Roman" w:hAnsi="Times New Roman" w:cs="Times New Roman"/>
          <w:sz w:val="24"/>
          <w:szCs w:val="24"/>
        </w:rPr>
        <w:t>with the cessation of movement of the first object. In addition, because the</w:t>
      </w:r>
      <w:r w:rsidR="00C17A78">
        <w:rPr>
          <w:rFonts w:ascii="Times New Roman" w:hAnsi="Times New Roman" w:cs="Times New Roman"/>
          <w:sz w:val="24"/>
          <w:szCs w:val="24"/>
        </w:rPr>
        <w:t xml:space="preserve"> surface features of the</w:t>
      </w:r>
      <w:r w:rsidRPr="007356FF">
        <w:rPr>
          <w:rFonts w:ascii="Times New Roman" w:hAnsi="Times New Roman" w:cs="Times New Roman"/>
          <w:sz w:val="24"/>
          <w:szCs w:val="24"/>
        </w:rPr>
        <w:t xml:space="preserve"> first and second objects presumably differ in such sequences</w:t>
      </w:r>
      <w:r w:rsidR="00C17A78">
        <w:rPr>
          <w:rFonts w:ascii="Times New Roman" w:hAnsi="Times New Roman" w:cs="Times New Roman"/>
          <w:sz w:val="24"/>
          <w:szCs w:val="24"/>
        </w:rPr>
        <w:t>—</w:t>
      </w:r>
      <w:r w:rsidRPr="007356FF">
        <w:rPr>
          <w:rFonts w:ascii="Times New Roman" w:hAnsi="Times New Roman" w:cs="Times New Roman"/>
          <w:sz w:val="24"/>
          <w:szCs w:val="24"/>
        </w:rPr>
        <w:t>though not always (see Newman et al., 2008 and Scholl &amp; Nakayama, 2004 for examples of exceptions)</w:t>
      </w:r>
      <w:r w:rsidR="00C17A78">
        <w:rPr>
          <w:rFonts w:ascii="Times New Roman" w:hAnsi="Times New Roman" w:cs="Times New Roman"/>
          <w:sz w:val="24"/>
          <w:szCs w:val="24"/>
        </w:rPr>
        <w:t>—</w:t>
      </w:r>
      <w:r w:rsidRPr="007356FF">
        <w:rPr>
          <w:rFonts w:ascii="Times New Roman" w:hAnsi="Times New Roman" w:cs="Times New Roman"/>
          <w:sz w:val="24"/>
          <w:szCs w:val="24"/>
        </w:rPr>
        <w:t>the perceptual identity of the second object is associated with the movement of the second object and</w:t>
      </w:r>
      <w:r w:rsidR="00C17A78">
        <w:rPr>
          <w:rFonts w:ascii="Times New Roman" w:hAnsi="Times New Roman" w:cs="Times New Roman"/>
          <w:sz w:val="24"/>
          <w:szCs w:val="24"/>
        </w:rPr>
        <w:t xml:space="preserve"> likewise for the first object</w:t>
      </w:r>
      <w:r w:rsidRPr="007356FF">
        <w:rPr>
          <w:rFonts w:ascii="Times New Roman" w:hAnsi="Times New Roman" w:cs="Times New Roman"/>
          <w:sz w:val="24"/>
          <w:szCs w:val="24"/>
        </w:rPr>
        <w:t xml:space="preserve">. In principle, this association could then lead to expectations on the part of the infant, child, or adult about the identity and kind of motion that a second object will engage in when </w:t>
      </w:r>
      <w:r w:rsidR="00C17A78">
        <w:rPr>
          <w:rFonts w:ascii="Times New Roman" w:hAnsi="Times New Roman" w:cs="Times New Roman"/>
          <w:sz w:val="24"/>
          <w:szCs w:val="24"/>
        </w:rPr>
        <w:t>the</w:t>
      </w:r>
      <w:r w:rsidRPr="007356FF">
        <w:rPr>
          <w:rFonts w:ascii="Times New Roman" w:hAnsi="Times New Roman" w:cs="Times New Roman"/>
          <w:sz w:val="24"/>
          <w:szCs w:val="24"/>
        </w:rPr>
        <w:t xml:space="preserve"> first object is presented</w:t>
      </w:r>
      <w:r w:rsidR="006D144F">
        <w:rPr>
          <w:rFonts w:ascii="Times New Roman" w:hAnsi="Times New Roman" w:cs="Times New Roman"/>
          <w:sz w:val="24"/>
          <w:szCs w:val="24"/>
        </w:rPr>
        <w:t xml:space="preserve"> and about the causal identity of both objects—that is, whether they are agents or recipients</w:t>
      </w:r>
      <w:r w:rsidRPr="007356FF">
        <w:rPr>
          <w:rFonts w:ascii="Times New Roman" w:hAnsi="Times New Roman" w:cs="Times New Roman"/>
          <w:sz w:val="24"/>
          <w:szCs w:val="24"/>
        </w:rPr>
        <w:t xml:space="preserve">. This associative link is important from the perspective of prediction because the presence of one object—which looks and moves in a certain way—will lead to an expectation about whether or not the second object will move in the presence of a delay or gap, </w:t>
      </w:r>
      <w:r w:rsidR="003561D0">
        <w:rPr>
          <w:rFonts w:ascii="Times New Roman" w:hAnsi="Times New Roman" w:cs="Times New Roman"/>
          <w:sz w:val="24"/>
          <w:szCs w:val="24"/>
        </w:rPr>
        <w:t xml:space="preserve">about the order in which both objects will begin to move, </w:t>
      </w:r>
      <w:r w:rsidRPr="007356FF">
        <w:rPr>
          <w:rFonts w:ascii="Times New Roman" w:hAnsi="Times New Roman" w:cs="Times New Roman"/>
          <w:sz w:val="24"/>
          <w:szCs w:val="24"/>
        </w:rPr>
        <w:t>about the identity of the second object, and about whether or not the event is causal based on the presence or absence of contiguity relations (see Rakison &amp; Lupyan, 2008 for a closely related idea) and can inform later causal interventions (e.g., Sobel et al., 2004). In plain, rather than causal events being represented as CGMs, I argue that causal events are represented as learned associations</w:t>
      </w:r>
      <w:r w:rsidR="000D7246">
        <w:rPr>
          <w:rFonts w:ascii="Times New Roman" w:hAnsi="Times New Roman" w:cs="Times New Roman"/>
          <w:sz w:val="24"/>
          <w:szCs w:val="24"/>
        </w:rPr>
        <w:t>—</w:t>
      </w:r>
      <w:r w:rsidR="00642793">
        <w:rPr>
          <w:rFonts w:ascii="Times New Roman" w:hAnsi="Times New Roman" w:cs="Times New Roman"/>
          <w:sz w:val="24"/>
          <w:szCs w:val="24"/>
        </w:rPr>
        <w:t>which</w:t>
      </w:r>
      <w:r w:rsidRPr="007356FF">
        <w:rPr>
          <w:rFonts w:ascii="Times New Roman" w:hAnsi="Times New Roman" w:cs="Times New Roman"/>
          <w:sz w:val="24"/>
          <w:szCs w:val="24"/>
        </w:rPr>
        <w:t xml:space="preserve"> </w:t>
      </w:r>
      <w:proofErr w:type="gramStart"/>
      <w:r w:rsidRPr="007356FF">
        <w:rPr>
          <w:rFonts w:ascii="Times New Roman" w:hAnsi="Times New Roman" w:cs="Times New Roman"/>
          <w:sz w:val="24"/>
          <w:szCs w:val="24"/>
        </w:rPr>
        <w:t>encode,</w:t>
      </w:r>
      <w:proofErr w:type="gramEnd"/>
      <w:r w:rsidRPr="007356FF">
        <w:rPr>
          <w:rFonts w:ascii="Times New Roman" w:hAnsi="Times New Roman" w:cs="Times New Roman"/>
          <w:sz w:val="24"/>
          <w:szCs w:val="24"/>
        </w:rPr>
        <w:t xml:space="preserve"> spatial, temporal, covariational, and perceptual cues</w:t>
      </w:r>
      <w:r w:rsidR="000D7246">
        <w:rPr>
          <w:rFonts w:ascii="Times New Roman" w:hAnsi="Times New Roman" w:cs="Times New Roman"/>
          <w:sz w:val="24"/>
          <w:szCs w:val="24"/>
        </w:rPr>
        <w:t>—</w:t>
      </w:r>
      <w:r w:rsidRPr="007356FF">
        <w:rPr>
          <w:rFonts w:ascii="Times New Roman" w:hAnsi="Times New Roman" w:cs="Times New Roman"/>
          <w:sz w:val="24"/>
          <w:szCs w:val="24"/>
        </w:rPr>
        <w:t>between objects and entities.</w:t>
      </w:r>
    </w:p>
    <w:p w14:paraId="039296C8" w14:textId="77777777" w:rsidR="00642793" w:rsidRDefault="00642793"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Second</w:t>
      </w:r>
      <w:r w:rsidRPr="00D05246">
        <w:rPr>
          <w:rFonts w:ascii="Times New Roman" w:hAnsi="Times New Roman" w:cs="Times New Roman"/>
          <w:sz w:val="24"/>
          <w:szCs w:val="24"/>
        </w:rPr>
        <w:t>, and perhaps most importantly in the context of the present experiments, CG</w:t>
      </w:r>
      <w:r>
        <w:rPr>
          <w:rFonts w:ascii="Times New Roman" w:hAnsi="Times New Roman" w:cs="Times New Roman"/>
          <w:sz w:val="24"/>
          <w:szCs w:val="24"/>
        </w:rPr>
        <w:t>Ms are important because they instantiate</w:t>
      </w:r>
      <w:r w:rsidRPr="00D05246">
        <w:rPr>
          <w:rFonts w:ascii="Times New Roman" w:hAnsi="Times New Roman" w:cs="Times New Roman"/>
          <w:sz w:val="24"/>
          <w:szCs w:val="24"/>
        </w:rPr>
        <w:t xml:space="preserve"> conditional independence relations between variables such </w:t>
      </w:r>
      <w:r w:rsidRPr="00D05246">
        <w:rPr>
          <w:rFonts w:ascii="Times New Roman" w:hAnsi="Times New Roman" w:cs="Times New Roman"/>
          <w:sz w:val="24"/>
          <w:szCs w:val="24"/>
        </w:rPr>
        <w:lastRenderedPageBreak/>
        <w:t>that some varia</w:t>
      </w:r>
      <w:r>
        <w:rPr>
          <w:rFonts w:ascii="Times New Roman" w:hAnsi="Times New Roman" w:cs="Times New Roman"/>
          <w:sz w:val="24"/>
          <w:szCs w:val="24"/>
        </w:rPr>
        <w:t xml:space="preserve">bles will be probabilistically </w:t>
      </w:r>
      <w:r w:rsidRPr="00D05246">
        <w:rPr>
          <w:rFonts w:ascii="Times New Roman" w:hAnsi="Times New Roman" w:cs="Times New Roman"/>
          <w:sz w:val="24"/>
          <w:szCs w:val="24"/>
        </w:rPr>
        <w:t xml:space="preserve">independent of other variables conditioned on the state of </w:t>
      </w:r>
      <w:r>
        <w:rPr>
          <w:rFonts w:ascii="Times New Roman" w:hAnsi="Times New Roman" w:cs="Times New Roman"/>
          <w:sz w:val="24"/>
          <w:szCs w:val="24"/>
        </w:rPr>
        <w:t>their</w:t>
      </w:r>
      <w:r w:rsidRPr="00D05246">
        <w:rPr>
          <w:rFonts w:ascii="Times New Roman" w:hAnsi="Times New Roman" w:cs="Times New Roman"/>
          <w:sz w:val="24"/>
          <w:szCs w:val="24"/>
        </w:rPr>
        <w:t xml:space="preserve"> parents. </w:t>
      </w:r>
      <w:r>
        <w:rPr>
          <w:rFonts w:ascii="Times New Roman" w:hAnsi="Times New Roman" w:cs="Times New Roman"/>
          <w:sz w:val="24"/>
          <w:szCs w:val="24"/>
        </w:rPr>
        <w:t xml:space="preserve">In Figure 1B, for example, C is </w:t>
      </w:r>
      <w:r w:rsidRPr="00D05246">
        <w:rPr>
          <w:rFonts w:ascii="Times New Roman" w:hAnsi="Times New Roman" w:cs="Times New Roman"/>
          <w:sz w:val="24"/>
          <w:szCs w:val="24"/>
        </w:rPr>
        <w:t xml:space="preserve">probabilistically independent of </w:t>
      </w:r>
      <w:proofErr w:type="gramStart"/>
      <w:r w:rsidRPr="00D05246">
        <w:rPr>
          <w:rFonts w:ascii="Times New Roman" w:hAnsi="Times New Roman" w:cs="Times New Roman"/>
          <w:sz w:val="24"/>
          <w:szCs w:val="24"/>
        </w:rPr>
        <w:t>A</w:t>
      </w:r>
      <w:proofErr w:type="gramEnd"/>
      <w:r w:rsidRPr="00D05246">
        <w:rPr>
          <w:rFonts w:ascii="Times New Roman" w:hAnsi="Times New Roman" w:cs="Times New Roman"/>
          <w:sz w:val="24"/>
          <w:szCs w:val="24"/>
        </w:rPr>
        <w:t xml:space="preserve"> conditioned on its parent B. This aspect of CGMs is known as the </w:t>
      </w:r>
      <w:r>
        <w:rPr>
          <w:rFonts w:ascii="Times New Roman" w:hAnsi="Times New Roman" w:cs="Times New Roman"/>
          <w:sz w:val="24"/>
          <w:szCs w:val="24"/>
        </w:rPr>
        <w:t xml:space="preserve">causal </w:t>
      </w:r>
      <w:r w:rsidRPr="00D05246">
        <w:rPr>
          <w:rFonts w:ascii="Times New Roman" w:hAnsi="Times New Roman" w:cs="Times New Roman"/>
          <w:sz w:val="24"/>
          <w:szCs w:val="24"/>
        </w:rPr>
        <w:t>Ma</w:t>
      </w:r>
      <w:r>
        <w:rPr>
          <w:rFonts w:ascii="Times New Roman" w:hAnsi="Times New Roman" w:cs="Times New Roman"/>
          <w:sz w:val="24"/>
          <w:szCs w:val="24"/>
        </w:rPr>
        <w:t xml:space="preserve">rkov </w:t>
      </w:r>
      <w:r w:rsidRPr="00D05246">
        <w:rPr>
          <w:rFonts w:ascii="Times New Roman" w:hAnsi="Times New Roman" w:cs="Times New Roman"/>
          <w:sz w:val="24"/>
          <w:szCs w:val="24"/>
        </w:rPr>
        <w:t>condition and can be expressed for</w:t>
      </w:r>
      <w:r>
        <w:rPr>
          <w:rFonts w:ascii="Times New Roman" w:hAnsi="Times New Roman" w:cs="Times New Roman"/>
          <w:sz w:val="24"/>
          <w:szCs w:val="24"/>
        </w:rPr>
        <w:t xml:space="preserve">mally by the following equation that defines a joint-probability distribution over all </w:t>
      </w:r>
      <w:r>
        <w:rPr>
          <w:rFonts w:ascii="Times New Roman" w:hAnsi="Times New Roman" w:cs="Times New Roman"/>
          <w:i/>
          <w:sz w:val="24"/>
          <w:szCs w:val="24"/>
        </w:rPr>
        <w:t xml:space="preserve">n </w:t>
      </w:r>
      <w:r>
        <w:rPr>
          <w:rFonts w:ascii="Times New Roman" w:hAnsi="Times New Roman" w:cs="Times New Roman"/>
          <w:sz w:val="24"/>
          <w:szCs w:val="24"/>
        </w:rPr>
        <w:t>state variables:</w:t>
      </w:r>
    </w:p>
    <w:p w14:paraId="29AF2826" w14:textId="77777777" w:rsidR="00642793" w:rsidRDefault="00642793" w:rsidP="00C7016D">
      <w:pPr>
        <w:spacing w:line="480" w:lineRule="auto"/>
        <w:ind w:firstLine="720"/>
        <w:contextualSpacing/>
        <w:rPr>
          <w:rFonts w:ascii="Times New Roman" w:eastAsiaTheme="minorEastAsia" w:hAnsi="Times New Roman" w:cs="Times New Roman"/>
        </w:rPr>
      </w:pP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 xml:space="preserve"> </m:t>
        </m:r>
      </m:oMath>
      <w:r w:rsidRPr="0017223C">
        <w:rPr>
          <w:rFonts w:ascii="Times New Roman" w:hAnsi="Times New Roman" w:cs="Times New Roman"/>
        </w:rPr>
        <w:t>=</w:t>
      </w:r>
      <w:r>
        <w:rPr>
          <w:rFonts w:ascii="Times New Roman" w:hAnsi="Times New Roman" w:cs="Times New Roman"/>
        </w:rPr>
        <w:t xml:space="preserve"> </w:t>
      </w:r>
      <m:oMath>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parents(</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m:t>
            </m:r>
          </m:e>
        </m:nary>
      </m:oMath>
      <w:r>
        <w:rPr>
          <w:rFonts w:ascii="Times New Roman" w:eastAsiaTheme="minorEastAsia" w:hAnsi="Times New Roman" w:cs="Times New Roman"/>
        </w:rPr>
        <w:t>,</w:t>
      </w:r>
    </w:p>
    <w:p w14:paraId="3FA3FF73" w14:textId="298E747E" w:rsidR="00642793" w:rsidRDefault="00642793" w:rsidP="00C7016D">
      <w:pPr>
        <w:spacing w:line="480" w:lineRule="auto"/>
        <w:contextualSpacing/>
        <w:rPr>
          <w:rFonts w:ascii="Times New Roman" w:hAnsi="Times New Roman" w:cs="Times New Roman"/>
          <w:sz w:val="24"/>
          <w:szCs w:val="24"/>
        </w:rPr>
      </w:pPr>
      <w:proofErr w:type="gramStart"/>
      <w:r w:rsidRPr="00445CF4">
        <w:rPr>
          <w:rFonts w:ascii="Times New Roman" w:hAnsi="Times New Roman" w:cs="Times New Roman"/>
          <w:sz w:val="24"/>
          <w:szCs w:val="24"/>
        </w:rPr>
        <w:t>where</w:t>
      </w:r>
      <w:proofErr w:type="gramEnd"/>
      <w:r w:rsidRPr="00445CF4">
        <w:rPr>
          <w:rFonts w:ascii="Times New Roman" w:hAnsi="Times New Roman" w:cs="Times New Roman"/>
          <w:sz w:val="24"/>
          <w:szCs w:val="24"/>
        </w:rPr>
        <w:t xml:space="preserve"> each term, </w:t>
      </w:r>
      <w:r w:rsidRPr="00445CF4">
        <w:rPr>
          <w:rFonts w:ascii="Times New Roman" w:hAnsi="Times New Roman" w:cs="Times New Roman"/>
          <w:i/>
          <w:sz w:val="24"/>
          <w:szCs w:val="24"/>
        </w:rPr>
        <w:t>P</w:t>
      </w:r>
      <w:r w:rsidRPr="00445CF4">
        <w:rPr>
          <w:rFonts w:ascii="Times New Roman" w:hAnsi="Times New Roman" w:cs="Times New Roman"/>
          <w:sz w:val="24"/>
          <w:szCs w:val="24"/>
        </w:rPr>
        <w:t>(</w:t>
      </w:r>
      <w:proofErr w:type="spellStart"/>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|parents</w:t>
      </w:r>
      <w:proofErr w:type="spellEnd"/>
      <w:r w:rsidRPr="00445CF4">
        <w:rPr>
          <w:rFonts w:ascii="Times New Roman" w:hAnsi="Times New Roman" w:cs="Times New Roman"/>
          <w:sz w:val="24"/>
          <w:szCs w:val="24"/>
        </w:rPr>
        <w:t>(</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encodes local causal relations between one no</w:t>
      </w:r>
      <w:r>
        <w:rPr>
          <w:rFonts w:ascii="Times New Roman" w:hAnsi="Times New Roman" w:cs="Times New Roman"/>
          <w:sz w:val="24"/>
          <w:szCs w:val="24"/>
        </w:rPr>
        <w:t xml:space="preserve">de </w:t>
      </w:r>
      <w:r w:rsidRPr="0083396B">
        <w:rPr>
          <w:rFonts w:ascii="Times New Roman" w:hAnsi="Times New Roman" w:cs="Times New Roman"/>
          <w:i/>
          <w:sz w:val="24"/>
          <w:szCs w:val="24"/>
        </w:rPr>
        <w:t>X</w:t>
      </w:r>
      <w:r w:rsidRPr="0083396B">
        <w:rPr>
          <w:rFonts w:ascii="Times New Roman" w:hAnsi="Times New Roman" w:cs="Times New Roman"/>
          <w:i/>
          <w:sz w:val="24"/>
          <w:szCs w:val="24"/>
          <w:vertAlign w:val="subscript"/>
        </w:rPr>
        <w:t>i</w:t>
      </w:r>
      <w:r>
        <w:rPr>
          <w:rFonts w:ascii="Times New Roman" w:hAnsi="Times New Roman" w:cs="Times New Roman"/>
          <w:sz w:val="24"/>
          <w:szCs w:val="24"/>
        </w:rPr>
        <w:t xml:space="preserve"> and its parents, parents</w:t>
      </w:r>
      <w:r w:rsidRPr="00445CF4">
        <w:rPr>
          <w:rFonts w:ascii="Times New Roman" w:hAnsi="Times New Roman" w:cs="Times New Roman"/>
          <w:sz w:val="24"/>
          <w:szCs w:val="24"/>
        </w:rPr>
        <w:t>(</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xml:space="preserve">), and where the value of node </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xml:space="preserve"> is a function of the states of its parents(</w:t>
      </w:r>
      <w:r w:rsidRPr="00445CF4">
        <w:rPr>
          <w:rFonts w:ascii="Times New Roman" w:hAnsi="Times New Roman" w:cs="Times New Roman"/>
          <w:i/>
          <w:sz w:val="24"/>
          <w:szCs w:val="24"/>
        </w:rPr>
        <w:t>X</w:t>
      </w:r>
      <w:r w:rsidRPr="00445CF4">
        <w:rPr>
          <w:rFonts w:ascii="Times New Roman" w:hAnsi="Times New Roman" w:cs="Times New Roman"/>
          <w:i/>
          <w:sz w:val="24"/>
          <w:szCs w:val="24"/>
          <w:vertAlign w:val="subscript"/>
        </w:rPr>
        <w:t>i</w:t>
      </w:r>
      <w:r w:rsidRPr="00445CF4">
        <w:rPr>
          <w:rFonts w:ascii="Times New Roman" w:hAnsi="Times New Roman" w:cs="Times New Roman"/>
          <w:sz w:val="24"/>
          <w:szCs w:val="24"/>
        </w:rPr>
        <w:t>). N</w:t>
      </w:r>
      <w:r>
        <w:rPr>
          <w:rFonts w:ascii="Times New Roman" w:hAnsi="Times New Roman" w:cs="Times New Roman"/>
          <w:sz w:val="24"/>
          <w:szCs w:val="24"/>
        </w:rPr>
        <w:t xml:space="preserve">ote that because each node in </w:t>
      </w:r>
      <w:r w:rsidRPr="00445CF4">
        <w:rPr>
          <w:rFonts w:ascii="Times New Roman" w:hAnsi="Times New Roman" w:cs="Times New Roman"/>
          <w:sz w:val="24"/>
          <w:szCs w:val="24"/>
        </w:rPr>
        <w:t xml:space="preserve">a CGM </w:t>
      </w:r>
      <w:r>
        <w:rPr>
          <w:rFonts w:ascii="Times New Roman" w:hAnsi="Times New Roman" w:cs="Times New Roman"/>
          <w:sz w:val="24"/>
          <w:szCs w:val="24"/>
        </w:rPr>
        <w:t>instantiates</w:t>
      </w:r>
      <w:r w:rsidRPr="00445CF4">
        <w:rPr>
          <w:rFonts w:ascii="Times New Roman" w:hAnsi="Times New Roman" w:cs="Times New Roman"/>
          <w:sz w:val="24"/>
          <w:szCs w:val="24"/>
        </w:rPr>
        <w:t xml:space="preserve"> a particular probability distribution, the equation above defines a </w:t>
      </w:r>
      <w:r>
        <w:rPr>
          <w:rFonts w:ascii="Times New Roman" w:hAnsi="Times New Roman" w:cs="Times New Roman"/>
          <w:sz w:val="24"/>
          <w:szCs w:val="24"/>
        </w:rPr>
        <w:t xml:space="preserve">joint probability distribution </w:t>
      </w:r>
      <w:r w:rsidRPr="00445CF4">
        <w:rPr>
          <w:rFonts w:ascii="Times New Roman" w:hAnsi="Times New Roman" w:cs="Times New Roman"/>
          <w:sz w:val="24"/>
          <w:szCs w:val="24"/>
        </w:rPr>
        <w:t xml:space="preserve">over all </w:t>
      </w:r>
      <w:r w:rsidRPr="0083396B">
        <w:rPr>
          <w:rFonts w:ascii="Times New Roman" w:hAnsi="Times New Roman" w:cs="Times New Roman"/>
          <w:i/>
          <w:sz w:val="24"/>
          <w:szCs w:val="24"/>
        </w:rPr>
        <w:t>n</w:t>
      </w:r>
      <w:r w:rsidRPr="00445CF4">
        <w:rPr>
          <w:rFonts w:ascii="Times New Roman" w:hAnsi="Times New Roman" w:cs="Times New Roman"/>
          <w:sz w:val="24"/>
          <w:szCs w:val="24"/>
        </w:rPr>
        <w:t xml:space="preserve"> state variables in a CGM. </w:t>
      </w:r>
    </w:p>
    <w:p w14:paraId="118BC578" w14:textId="76ACF1F6" w:rsidR="00642793" w:rsidRDefault="00A4303D" w:rsidP="00C7016D">
      <w:pPr>
        <w:spacing w:line="480" w:lineRule="auto"/>
        <w:ind w:firstLine="720"/>
        <w:contextualSpacing/>
        <w:rPr>
          <w:rFonts w:ascii="Times New Roman" w:hAnsi="Times New Roman" w:cs="Times New Roman"/>
          <w:sz w:val="24"/>
          <w:szCs w:val="24"/>
        </w:rPr>
      </w:pPr>
      <w:r w:rsidRPr="00A4303D">
        <w:rPr>
          <w:rFonts w:ascii="Times New Roman" w:hAnsi="Times New Roman" w:cs="Times New Roman"/>
          <w:sz w:val="24"/>
          <w:szCs w:val="24"/>
        </w:rPr>
        <w:t xml:space="preserve">The Markov condition is important for yet another reason; that is, learners who are sensitive to and can encode the Markov condition in causal sequences should be unable to distinguish sequences that instantiate the same condition based on purely observational data and assuming both that the joint-probability distributions are multivariate Gaussian and that the variables that comprise a sequence are discrete-valued. </w:t>
      </w:r>
      <w:r w:rsidR="00950400">
        <w:rPr>
          <w:rFonts w:ascii="Times New Roman" w:hAnsi="Times New Roman" w:cs="Times New Roman"/>
          <w:sz w:val="24"/>
          <w:szCs w:val="24"/>
        </w:rPr>
        <w:t xml:space="preserve">Sequences that instantiate the same condition—that </w:t>
      </w:r>
      <w:proofErr w:type="gramStart"/>
      <w:r w:rsidR="00950400">
        <w:rPr>
          <w:rFonts w:ascii="Times New Roman" w:hAnsi="Times New Roman" w:cs="Times New Roman"/>
          <w:sz w:val="24"/>
          <w:szCs w:val="24"/>
        </w:rPr>
        <w:t>is, that encapsulate the same full set of conditional independencies—such</w:t>
      </w:r>
      <w:proofErr w:type="gramEnd"/>
      <w:r w:rsidR="00950400">
        <w:rPr>
          <w:rFonts w:ascii="Times New Roman" w:hAnsi="Times New Roman" w:cs="Times New Roman"/>
          <w:sz w:val="24"/>
          <w:szCs w:val="24"/>
        </w:rPr>
        <w:t xml:space="preserve"> as the sequences in Figure 1C are said to form Markov-equivalence classes.</w:t>
      </w:r>
      <w:r w:rsidR="00C07AF7" w:rsidRPr="00C07AF7">
        <w:rPr>
          <w:rFonts w:ascii="Times New Roman" w:hAnsi="Times New Roman" w:cs="Times New Roman"/>
          <w:sz w:val="24"/>
          <w:szCs w:val="24"/>
        </w:rPr>
        <w:t xml:space="preserve"> </w:t>
      </w:r>
      <w:r w:rsidR="00642793">
        <w:rPr>
          <w:rFonts w:ascii="Times New Roman" w:hAnsi="Times New Roman" w:cs="Times New Roman"/>
          <w:sz w:val="24"/>
          <w:szCs w:val="24"/>
        </w:rPr>
        <w:t xml:space="preserve">Thus, if learners are </w:t>
      </w:r>
      <w:r w:rsidR="00642793" w:rsidRPr="00445CF4">
        <w:rPr>
          <w:rFonts w:ascii="Times New Roman" w:hAnsi="Times New Roman" w:cs="Times New Roman"/>
          <w:sz w:val="24"/>
          <w:szCs w:val="24"/>
        </w:rPr>
        <w:t xml:space="preserve">sensitive to the Markov </w:t>
      </w:r>
      <w:r w:rsidR="00642793">
        <w:rPr>
          <w:rFonts w:ascii="Times New Roman" w:hAnsi="Times New Roman" w:cs="Times New Roman"/>
          <w:sz w:val="24"/>
          <w:szCs w:val="24"/>
        </w:rPr>
        <w:t xml:space="preserve">condition and can recognize when causal structures instantiate the same condition, </w:t>
      </w:r>
      <w:r w:rsidR="00642793" w:rsidRPr="00445CF4">
        <w:rPr>
          <w:rFonts w:ascii="Times New Roman" w:hAnsi="Times New Roman" w:cs="Times New Roman"/>
          <w:sz w:val="24"/>
          <w:szCs w:val="24"/>
        </w:rPr>
        <w:t>then the</w:t>
      </w:r>
      <w:r w:rsidR="00642793">
        <w:rPr>
          <w:rFonts w:ascii="Times New Roman" w:hAnsi="Times New Roman" w:cs="Times New Roman"/>
          <w:sz w:val="24"/>
          <w:szCs w:val="24"/>
        </w:rPr>
        <w:t xml:space="preserve">y should treat both sequences in Figure 1C </w:t>
      </w:r>
      <w:r w:rsidR="00642793" w:rsidRPr="00445CF4">
        <w:rPr>
          <w:rFonts w:ascii="Times New Roman" w:hAnsi="Times New Roman" w:cs="Times New Roman"/>
          <w:sz w:val="24"/>
          <w:szCs w:val="24"/>
        </w:rPr>
        <w:t>as equivalent</w:t>
      </w:r>
      <w:r w:rsidR="00642793">
        <w:rPr>
          <w:rFonts w:ascii="Times New Roman" w:hAnsi="Times New Roman" w:cs="Times New Roman"/>
          <w:sz w:val="24"/>
          <w:szCs w:val="24"/>
        </w:rPr>
        <w:t xml:space="preserve"> because they express the same set of conditional independencies</w:t>
      </w:r>
      <w:r w:rsidR="00642793" w:rsidRPr="00445CF4">
        <w:rPr>
          <w:rFonts w:ascii="Times New Roman" w:hAnsi="Times New Roman" w:cs="Times New Roman"/>
          <w:sz w:val="24"/>
          <w:szCs w:val="24"/>
        </w:rPr>
        <w:t xml:space="preserve">. </w:t>
      </w:r>
      <w:r w:rsidR="00642793">
        <w:rPr>
          <w:rFonts w:ascii="Times New Roman" w:hAnsi="Times New Roman" w:cs="Times New Roman"/>
          <w:sz w:val="24"/>
          <w:szCs w:val="24"/>
        </w:rPr>
        <w:t>Learners should also</w:t>
      </w:r>
      <w:r w:rsidR="00642793" w:rsidRPr="00445CF4">
        <w:rPr>
          <w:rFonts w:ascii="Times New Roman" w:hAnsi="Times New Roman" w:cs="Times New Roman"/>
          <w:sz w:val="24"/>
          <w:szCs w:val="24"/>
        </w:rPr>
        <w:t xml:space="preserve"> treat both sequences equivalently b</w:t>
      </w:r>
      <w:r w:rsidR="00642793">
        <w:rPr>
          <w:rFonts w:ascii="Times New Roman" w:hAnsi="Times New Roman" w:cs="Times New Roman"/>
          <w:sz w:val="24"/>
          <w:szCs w:val="24"/>
        </w:rPr>
        <w:t xml:space="preserve">ecause both structures produce </w:t>
      </w:r>
      <w:r w:rsidR="00642793" w:rsidRPr="00445CF4">
        <w:rPr>
          <w:rFonts w:ascii="Times New Roman" w:hAnsi="Times New Roman" w:cs="Times New Roman"/>
          <w:sz w:val="24"/>
          <w:szCs w:val="24"/>
        </w:rPr>
        <w:t>the same pattern</w:t>
      </w:r>
      <w:r w:rsidR="00642793">
        <w:rPr>
          <w:rFonts w:ascii="Times New Roman" w:hAnsi="Times New Roman" w:cs="Times New Roman"/>
          <w:sz w:val="24"/>
          <w:szCs w:val="24"/>
        </w:rPr>
        <w:t>s</w:t>
      </w:r>
      <w:r w:rsidR="00642793" w:rsidRPr="00445CF4">
        <w:rPr>
          <w:rFonts w:ascii="Times New Roman" w:hAnsi="Times New Roman" w:cs="Times New Roman"/>
          <w:sz w:val="24"/>
          <w:szCs w:val="24"/>
        </w:rPr>
        <w:t xml:space="preserve"> of data; namely, in the absence of important cues to causal structur</w:t>
      </w:r>
      <w:r w:rsidR="00642793">
        <w:rPr>
          <w:rFonts w:ascii="Times New Roman" w:hAnsi="Times New Roman" w:cs="Times New Roman"/>
          <w:sz w:val="24"/>
          <w:szCs w:val="24"/>
        </w:rPr>
        <w:t xml:space="preserve">e such as temporal priority or </w:t>
      </w:r>
      <w:r w:rsidR="00642793" w:rsidRPr="00445CF4">
        <w:rPr>
          <w:rFonts w:ascii="Times New Roman" w:hAnsi="Times New Roman" w:cs="Times New Roman"/>
          <w:sz w:val="24"/>
          <w:szCs w:val="24"/>
        </w:rPr>
        <w:t xml:space="preserve">contiguity, both sequences will </w:t>
      </w:r>
      <w:r w:rsidR="00642793" w:rsidRPr="00445CF4">
        <w:rPr>
          <w:rFonts w:ascii="Times New Roman" w:hAnsi="Times New Roman" w:cs="Times New Roman"/>
          <w:sz w:val="24"/>
          <w:szCs w:val="24"/>
        </w:rPr>
        <w:lastRenderedPageBreak/>
        <w:t>produce either of two patterns of data: either all of the nodes will be on or none of the nodes will be on in both sequences and hence should be indistinguishable</w:t>
      </w:r>
      <w:r w:rsidR="00642793">
        <w:rPr>
          <w:rFonts w:ascii="Times New Roman" w:hAnsi="Times New Roman" w:cs="Times New Roman"/>
          <w:sz w:val="24"/>
          <w:szCs w:val="24"/>
        </w:rPr>
        <w:t xml:space="preserve"> on the basis of pure observation</w:t>
      </w:r>
      <w:r w:rsidR="00642793" w:rsidRPr="00445CF4">
        <w:rPr>
          <w:rFonts w:ascii="Times New Roman" w:hAnsi="Times New Roman" w:cs="Times New Roman"/>
          <w:sz w:val="24"/>
          <w:szCs w:val="24"/>
        </w:rPr>
        <w:t>.</w:t>
      </w:r>
      <w:r w:rsidR="00642793">
        <w:rPr>
          <w:rStyle w:val="FootnoteReference"/>
          <w:rFonts w:ascii="Times New Roman" w:hAnsi="Times New Roman" w:cs="Times New Roman"/>
          <w:sz w:val="24"/>
          <w:szCs w:val="24"/>
        </w:rPr>
        <w:footnoteReference w:id="3"/>
      </w:r>
      <w:r w:rsidR="00642793" w:rsidRPr="00445CF4">
        <w:rPr>
          <w:rFonts w:ascii="Times New Roman" w:hAnsi="Times New Roman" w:cs="Times New Roman"/>
          <w:sz w:val="24"/>
          <w:szCs w:val="24"/>
        </w:rPr>
        <w:t xml:space="preserve"> </w:t>
      </w:r>
    </w:p>
    <w:p w14:paraId="09F90880" w14:textId="75C8A5E1" w:rsidR="00961843" w:rsidRPr="00961843" w:rsidRDefault="00961843" w:rsidP="00C7016D">
      <w:pPr>
        <w:spacing w:line="480" w:lineRule="auto"/>
        <w:ind w:firstLine="720"/>
        <w:contextualSpacing/>
        <w:rPr>
          <w:rFonts w:ascii="Times New Roman" w:hAnsi="Times New Roman" w:cs="Times New Roman"/>
          <w:sz w:val="24"/>
          <w:szCs w:val="24"/>
        </w:rPr>
      </w:pPr>
      <w:r w:rsidRPr="00961843">
        <w:rPr>
          <w:rFonts w:ascii="Times New Roman" w:hAnsi="Times New Roman" w:cs="Times New Roman"/>
          <w:sz w:val="24"/>
          <w:szCs w:val="24"/>
        </w:rPr>
        <w:t xml:space="preserve">Evidence that children are sensitive to the Markov condition ostensibly derives from research that has used the blicket-detector </w:t>
      </w:r>
      <w:r>
        <w:rPr>
          <w:rFonts w:ascii="Times New Roman" w:hAnsi="Times New Roman" w:cs="Times New Roman"/>
          <w:sz w:val="24"/>
          <w:szCs w:val="24"/>
        </w:rPr>
        <w:t>paradigm</w:t>
      </w:r>
      <w:r w:rsidRPr="00961843">
        <w:rPr>
          <w:rFonts w:ascii="Times New Roman" w:hAnsi="Times New Roman" w:cs="Times New Roman"/>
          <w:sz w:val="24"/>
          <w:szCs w:val="24"/>
        </w:rPr>
        <w:t>.</w:t>
      </w:r>
      <w:r>
        <w:rPr>
          <w:rFonts w:ascii="Times New Roman" w:hAnsi="Times New Roman" w:cs="Times New Roman"/>
          <w:sz w:val="24"/>
          <w:szCs w:val="24"/>
        </w:rPr>
        <w:t xml:space="preserve"> </w:t>
      </w:r>
      <w:r w:rsidR="00A4563C">
        <w:rPr>
          <w:rFonts w:ascii="Times New Roman" w:hAnsi="Times New Roman" w:cs="Times New Roman"/>
          <w:sz w:val="24"/>
          <w:szCs w:val="24"/>
        </w:rPr>
        <w:t>Note that a</w:t>
      </w:r>
      <w:r>
        <w:rPr>
          <w:rFonts w:ascii="Times New Roman" w:hAnsi="Times New Roman" w:cs="Times New Roman"/>
          <w:sz w:val="24"/>
          <w:szCs w:val="24"/>
        </w:rPr>
        <w:t xml:space="preserve"> blicket detector is a machine </w:t>
      </w:r>
      <w:r w:rsidR="00A4563C">
        <w:rPr>
          <w:rFonts w:ascii="Times New Roman" w:hAnsi="Times New Roman" w:cs="Times New Roman"/>
          <w:sz w:val="24"/>
          <w:szCs w:val="24"/>
        </w:rPr>
        <w:t>lights up and plays music</w:t>
      </w:r>
      <w:r>
        <w:rPr>
          <w:rFonts w:ascii="Times New Roman" w:hAnsi="Times New Roman" w:cs="Times New Roman"/>
          <w:sz w:val="24"/>
          <w:szCs w:val="24"/>
        </w:rPr>
        <w:t xml:space="preserve"> when blickets</w:t>
      </w:r>
      <w:r w:rsidR="008302D8">
        <w:rPr>
          <w:rFonts w:ascii="Times New Roman" w:hAnsi="Times New Roman" w:cs="Times New Roman"/>
          <w:sz w:val="24"/>
          <w:szCs w:val="24"/>
        </w:rPr>
        <w:t xml:space="preserve"> are placed on its surface but not when non-blickets are placed on it.</w:t>
      </w:r>
      <w:r w:rsidRPr="00961843">
        <w:rPr>
          <w:rFonts w:ascii="Times New Roman" w:hAnsi="Times New Roman" w:cs="Times New Roman"/>
          <w:sz w:val="24"/>
          <w:szCs w:val="24"/>
        </w:rPr>
        <w:t xml:space="preserve"> </w:t>
      </w:r>
      <w:r w:rsidR="00922723">
        <w:rPr>
          <w:rFonts w:ascii="Times New Roman" w:hAnsi="Times New Roman" w:cs="Times New Roman"/>
          <w:sz w:val="24"/>
          <w:szCs w:val="24"/>
        </w:rPr>
        <w:t>Although</w:t>
      </w:r>
      <w:r w:rsidR="00C06B83">
        <w:rPr>
          <w:rFonts w:ascii="Times New Roman" w:hAnsi="Times New Roman" w:cs="Times New Roman"/>
          <w:sz w:val="24"/>
          <w:szCs w:val="24"/>
        </w:rPr>
        <w:t xml:space="preserve"> children’s causal reasoning abilities have been tested in different conditions using this paradigm</w:t>
      </w:r>
      <w:r w:rsidR="00922723">
        <w:rPr>
          <w:rFonts w:ascii="Times New Roman" w:hAnsi="Times New Roman" w:cs="Times New Roman"/>
          <w:sz w:val="24"/>
          <w:szCs w:val="24"/>
        </w:rPr>
        <w:t>,</w:t>
      </w:r>
      <w:r w:rsidR="00835FE4">
        <w:rPr>
          <w:rFonts w:ascii="Times New Roman" w:hAnsi="Times New Roman" w:cs="Times New Roman"/>
          <w:sz w:val="24"/>
          <w:szCs w:val="24"/>
        </w:rPr>
        <w:t xml:space="preserve"> </w:t>
      </w:r>
      <w:r w:rsidR="00C06B83">
        <w:rPr>
          <w:rFonts w:ascii="Times New Roman" w:hAnsi="Times New Roman" w:cs="Times New Roman"/>
          <w:sz w:val="24"/>
          <w:szCs w:val="24"/>
        </w:rPr>
        <w:t>the two conditions</w:t>
      </w:r>
      <w:r w:rsidR="00347F9F">
        <w:rPr>
          <w:rFonts w:ascii="Times New Roman" w:hAnsi="Times New Roman" w:cs="Times New Roman"/>
          <w:sz w:val="24"/>
          <w:szCs w:val="24"/>
        </w:rPr>
        <w:t xml:space="preserve"> I will focus briefly on here are the indirect-screening off condition and the one-cause condition.</w:t>
      </w:r>
      <w:r w:rsidR="004E7FEA">
        <w:rPr>
          <w:rFonts w:ascii="Times New Roman" w:hAnsi="Times New Roman" w:cs="Times New Roman"/>
          <w:sz w:val="24"/>
          <w:szCs w:val="24"/>
        </w:rPr>
        <w:t xml:space="preserve"> This research has shown </w:t>
      </w:r>
      <w:r w:rsidR="00EA4C20">
        <w:rPr>
          <w:rFonts w:ascii="Times New Roman" w:hAnsi="Times New Roman" w:cs="Times New Roman"/>
          <w:sz w:val="24"/>
          <w:szCs w:val="24"/>
        </w:rPr>
        <w:t>that in</w:t>
      </w:r>
      <w:r w:rsidR="00C06B83">
        <w:rPr>
          <w:rFonts w:ascii="Times New Roman" w:hAnsi="Times New Roman" w:cs="Times New Roman"/>
          <w:sz w:val="24"/>
          <w:szCs w:val="24"/>
        </w:rPr>
        <w:t xml:space="preserve"> the indirect-screening off condition</w:t>
      </w:r>
      <w:r w:rsidR="004E7FEA">
        <w:rPr>
          <w:rFonts w:ascii="Times New Roman" w:hAnsi="Times New Roman" w:cs="Times New Roman"/>
          <w:sz w:val="24"/>
          <w:szCs w:val="24"/>
        </w:rPr>
        <w:t xml:space="preserve">—in which </w:t>
      </w:r>
      <w:r w:rsidRPr="00961843">
        <w:rPr>
          <w:rFonts w:ascii="Times New Roman" w:hAnsi="Times New Roman" w:cs="Times New Roman"/>
          <w:sz w:val="24"/>
          <w:szCs w:val="24"/>
        </w:rPr>
        <w:t xml:space="preserve">children first observe that objects A and B </w:t>
      </w:r>
      <w:r w:rsidR="004E7FEA">
        <w:rPr>
          <w:rFonts w:ascii="Times New Roman" w:hAnsi="Times New Roman" w:cs="Times New Roman"/>
          <w:sz w:val="24"/>
          <w:szCs w:val="24"/>
        </w:rPr>
        <w:t xml:space="preserve">together </w:t>
      </w:r>
      <w:r w:rsidRPr="00961843">
        <w:rPr>
          <w:rFonts w:ascii="Times New Roman" w:hAnsi="Times New Roman" w:cs="Times New Roman"/>
          <w:sz w:val="24"/>
          <w:szCs w:val="24"/>
        </w:rPr>
        <w:t>make the blicket detector light up when</w:t>
      </w:r>
      <w:r w:rsidR="004E7FEA">
        <w:rPr>
          <w:rFonts w:ascii="Times New Roman" w:hAnsi="Times New Roman" w:cs="Times New Roman"/>
          <w:sz w:val="24"/>
          <w:szCs w:val="24"/>
        </w:rPr>
        <w:t xml:space="preserve"> placed on the surface of the detector and that A fails to make the detector activate when placed alone on the surface</w:t>
      </w:r>
      <w:r w:rsidR="000D100B">
        <w:rPr>
          <w:rFonts w:ascii="Times New Roman" w:hAnsi="Times New Roman" w:cs="Times New Roman"/>
          <w:sz w:val="24"/>
          <w:szCs w:val="24"/>
        </w:rPr>
        <w:t>—</w:t>
      </w:r>
      <w:r w:rsidRPr="00961843">
        <w:rPr>
          <w:rFonts w:ascii="Times New Roman" w:hAnsi="Times New Roman" w:cs="Times New Roman"/>
          <w:sz w:val="24"/>
          <w:szCs w:val="24"/>
        </w:rPr>
        <w:t>4-year-olds will place object B, but not object A, on the detector (e.g., Sobel et al., 2004). Likewise, in a one-cause condition</w:t>
      </w:r>
      <w:r w:rsidR="000D100B">
        <w:rPr>
          <w:rFonts w:ascii="Times New Roman" w:hAnsi="Times New Roman" w:cs="Times New Roman"/>
          <w:sz w:val="24"/>
          <w:szCs w:val="24"/>
        </w:rPr>
        <w:t>—</w:t>
      </w:r>
      <w:r w:rsidRPr="00961843">
        <w:rPr>
          <w:rFonts w:ascii="Times New Roman" w:hAnsi="Times New Roman" w:cs="Times New Roman"/>
          <w:sz w:val="24"/>
          <w:szCs w:val="24"/>
        </w:rPr>
        <w:t>in which children observe that A alone makes the detector activate, that B alone fails to make the detector activate, and then that A and B together make the detector activate</w:t>
      </w:r>
      <w:r w:rsidR="000D100B">
        <w:rPr>
          <w:rFonts w:ascii="Times New Roman" w:hAnsi="Times New Roman" w:cs="Times New Roman"/>
          <w:sz w:val="24"/>
          <w:szCs w:val="24"/>
        </w:rPr>
        <w:t>—</w:t>
      </w:r>
      <w:r w:rsidRPr="00961843">
        <w:rPr>
          <w:rFonts w:ascii="Times New Roman" w:hAnsi="Times New Roman" w:cs="Times New Roman"/>
          <w:sz w:val="24"/>
          <w:szCs w:val="24"/>
        </w:rPr>
        <w:t>4-year-olds will place object A, but not object B, on the detector when asked to make it go (e.g., Gopnik et al., 2001). Sobel et al. (2004) and Gopnik et al. (2001) interpreted these findings to mean that children can encode conditional independencies in causal event sequences; that is, children</w:t>
      </w:r>
      <w:r w:rsidR="003813EC">
        <w:rPr>
          <w:rFonts w:ascii="Times New Roman" w:hAnsi="Times New Roman" w:cs="Times New Roman"/>
          <w:sz w:val="24"/>
          <w:szCs w:val="24"/>
        </w:rPr>
        <w:t xml:space="preserve"> are sensitive to the Markov condition because they</w:t>
      </w:r>
      <w:r w:rsidRPr="00961843">
        <w:rPr>
          <w:rFonts w:ascii="Times New Roman" w:hAnsi="Times New Roman" w:cs="Times New Roman"/>
          <w:sz w:val="24"/>
          <w:szCs w:val="24"/>
        </w:rPr>
        <w:t xml:space="preserve"> recognized that the effect was </w:t>
      </w:r>
      <w:r w:rsidR="003813EC" w:rsidRPr="00961843">
        <w:rPr>
          <w:rFonts w:ascii="Times New Roman" w:hAnsi="Times New Roman" w:cs="Times New Roman"/>
          <w:sz w:val="24"/>
          <w:szCs w:val="24"/>
        </w:rPr>
        <w:t>independent</w:t>
      </w:r>
      <w:r w:rsidRPr="00961843">
        <w:rPr>
          <w:rFonts w:ascii="Times New Roman" w:hAnsi="Times New Roman" w:cs="Times New Roman"/>
          <w:sz w:val="24"/>
          <w:szCs w:val="24"/>
        </w:rPr>
        <w:t xml:space="preserve"> of A conditional on B in the indirect-screening off condition and that the effect was independent of B conditional on A in the one-cause condition. </w:t>
      </w:r>
    </w:p>
    <w:p w14:paraId="27009532" w14:textId="1A885697" w:rsidR="00E8527A" w:rsidRDefault="00961843" w:rsidP="00C7016D">
      <w:pPr>
        <w:spacing w:line="480" w:lineRule="auto"/>
        <w:ind w:firstLine="720"/>
        <w:contextualSpacing/>
        <w:rPr>
          <w:rFonts w:ascii="Times New Roman" w:hAnsi="Times New Roman" w:cs="Times New Roman"/>
          <w:sz w:val="24"/>
          <w:szCs w:val="24"/>
        </w:rPr>
      </w:pPr>
      <w:r w:rsidRPr="00961843">
        <w:rPr>
          <w:rFonts w:ascii="Times New Roman" w:hAnsi="Times New Roman" w:cs="Times New Roman"/>
          <w:sz w:val="24"/>
          <w:szCs w:val="24"/>
        </w:rPr>
        <w:lastRenderedPageBreak/>
        <w:t>However, these results should be interpreted cautiously</w:t>
      </w:r>
      <w:r w:rsidR="00C55B86">
        <w:rPr>
          <w:rFonts w:ascii="Times New Roman" w:hAnsi="Times New Roman" w:cs="Times New Roman"/>
          <w:sz w:val="24"/>
          <w:szCs w:val="24"/>
        </w:rPr>
        <w:t xml:space="preserve"> for </w:t>
      </w:r>
      <w:r w:rsidR="007C39EF">
        <w:rPr>
          <w:rFonts w:ascii="Times New Roman" w:hAnsi="Times New Roman" w:cs="Times New Roman"/>
          <w:sz w:val="24"/>
          <w:szCs w:val="24"/>
        </w:rPr>
        <w:t>four</w:t>
      </w:r>
      <w:r w:rsidR="00C55B86">
        <w:rPr>
          <w:rFonts w:ascii="Times New Roman" w:hAnsi="Times New Roman" w:cs="Times New Roman"/>
          <w:sz w:val="24"/>
          <w:szCs w:val="24"/>
        </w:rPr>
        <w:t xml:space="preserve"> reasons. First,</w:t>
      </w:r>
      <w:r w:rsidRPr="00961843">
        <w:rPr>
          <w:rFonts w:ascii="Times New Roman" w:hAnsi="Times New Roman" w:cs="Times New Roman"/>
          <w:sz w:val="24"/>
          <w:szCs w:val="24"/>
        </w:rPr>
        <w:t xml:space="preserve"> it is unclear whether the 4-year-olds would be sensitive to the Markov condition if the experimenters did not use causal language to describe the task. For example, the children were told that only blickets make the machine go and that their job was to determine which objects were blickets based on different patterns of activation. The use of such causal language could well have </w:t>
      </w:r>
      <w:r w:rsidR="00C55B86">
        <w:rPr>
          <w:rFonts w:ascii="Times New Roman" w:hAnsi="Times New Roman" w:cs="Times New Roman"/>
          <w:sz w:val="24"/>
          <w:szCs w:val="24"/>
        </w:rPr>
        <w:t>directed</w:t>
      </w:r>
      <w:r w:rsidRPr="00961843">
        <w:rPr>
          <w:rFonts w:ascii="Times New Roman" w:hAnsi="Times New Roman" w:cs="Times New Roman"/>
          <w:sz w:val="24"/>
          <w:szCs w:val="24"/>
        </w:rPr>
        <w:t xml:space="preserve"> children's attention to the conditional</w:t>
      </w:r>
      <w:r w:rsidR="00084F7F">
        <w:rPr>
          <w:rFonts w:ascii="Times New Roman" w:hAnsi="Times New Roman" w:cs="Times New Roman"/>
          <w:sz w:val="24"/>
          <w:szCs w:val="24"/>
        </w:rPr>
        <w:t>-</w:t>
      </w:r>
      <w:r w:rsidRPr="00961843">
        <w:rPr>
          <w:rFonts w:ascii="Times New Roman" w:hAnsi="Times New Roman" w:cs="Times New Roman"/>
          <w:sz w:val="24"/>
          <w:szCs w:val="24"/>
        </w:rPr>
        <w:t>independence relations (i.e., to the Markov condition) between the candidate blickets in the indirect screening-off and one-cause conditions.</w:t>
      </w:r>
      <w:r w:rsidR="006906D7">
        <w:rPr>
          <w:rFonts w:ascii="Times New Roman" w:hAnsi="Times New Roman" w:cs="Times New Roman"/>
          <w:sz w:val="24"/>
          <w:szCs w:val="24"/>
        </w:rPr>
        <w:t xml:space="preserve"> </w:t>
      </w:r>
      <w:r w:rsidRPr="00961843">
        <w:rPr>
          <w:rFonts w:ascii="Times New Roman" w:hAnsi="Times New Roman" w:cs="Times New Roman"/>
          <w:sz w:val="24"/>
          <w:szCs w:val="24"/>
        </w:rPr>
        <w:t>Thus, it is an open question whether children can encode the Markov condition and can form Markov equivalence classes when non-causal language is used to describe otherwise causal tasks.</w:t>
      </w:r>
    </w:p>
    <w:p w14:paraId="7B60FEBE" w14:textId="11D65BC4" w:rsidR="00411863" w:rsidRDefault="00E8527A"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Second, because </w:t>
      </w:r>
      <w:r w:rsidR="00B97C4D">
        <w:rPr>
          <w:rFonts w:ascii="Times New Roman" w:hAnsi="Times New Roman" w:cs="Times New Roman"/>
          <w:sz w:val="24"/>
          <w:szCs w:val="24"/>
        </w:rPr>
        <w:t xml:space="preserve">the primary goal of </w:t>
      </w:r>
      <w:r w:rsidR="006A0289">
        <w:rPr>
          <w:rFonts w:ascii="Times New Roman" w:hAnsi="Times New Roman" w:cs="Times New Roman"/>
          <w:sz w:val="24"/>
          <w:szCs w:val="24"/>
        </w:rPr>
        <w:t xml:space="preserve">the studies by </w:t>
      </w:r>
      <w:r>
        <w:rPr>
          <w:rFonts w:ascii="Times New Roman" w:hAnsi="Times New Roman" w:cs="Times New Roman"/>
          <w:sz w:val="24"/>
          <w:szCs w:val="24"/>
        </w:rPr>
        <w:t>Sobel et al. (2004) and Gopnik et al. (2001)</w:t>
      </w:r>
      <w:r w:rsidR="00B97C4D">
        <w:rPr>
          <w:rFonts w:ascii="Times New Roman" w:hAnsi="Times New Roman" w:cs="Times New Roman"/>
          <w:sz w:val="24"/>
          <w:szCs w:val="24"/>
        </w:rPr>
        <w:t xml:space="preserve"> w</w:t>
      </w:r>
      <w:r w:rsidR="00956E49">
        <w:rPr>
          <w:rFonts w:ascii="Times New Roman" w:hAnsi="Times New Roman" w:cs="Times New Roman"/>
          <w:sz w:val="24"/>
          <w:szCs w:val="24"/>
        </w:rPr>
        <w:t>as</w:t>
      </w:r>
      <w:r w:rsidR="00B97C4D">
        <w:rPr>
          <w:rFonts w:ascii="Times New Roman" w:hAnsi="Times New Roman" w:cs="Times New Roman"/>
          <w:sz w:val="24"/>
          <w:szCs w:val="24"/>
        </w:rPr>
        <w:t xml:space="preserve"> to examine</w:t>
      </w:r>
      <w:r w:rsidR="006A0289">
        <w:rPr>
          <w:rFonts w:ascii="Times New Roman" w:hAnsi="Times New Roman" w:cs="Times New Roman"/>
          <w:sz w:val="24"/>
          <w:szCs w:val="24"/>
        </w:rPr>
        <w:t xml:space="preserve"> how children reason about causes in different </w:t>
      </w:r>
      <w:r w:rsidR="00956E49">
        <w:rPr>
          <w:rFonts w:ascii="Times New Roman" w:hAnsi="Times New Roman" w:cs="Times New Roman"/>
          <w:sz w:val="24"/>
          <w:szCs w:val="24"/>
        </w:rPr>
        <w:t>condition</w:t>
      </w:r>
      <w:r w:rsidR="0026419B">
        <w:rPr>
          <w:rFonts w:ascii="Times New Roman" w:hAnsi="Times New Roman" w:cs="Times New Roman"/>
          <w:sz w:val="24"/>
          <w:szCs w:val="24"/>
        </w:rPr>
        <w:t>s</w:t>
      </w:r>
      <w:r w:rsidR="00956E49">
        <w:rPr>
          <w:rFonts w:ascii="Times New Roman" w:hAnsi="Times New Roman" w:cs="Times New Roman"/>
          <w:sz w:val="24"/>
          <w:szCs w:val="24"/>
        </w:rPr>
        <w:t xml:space="preserve"> rather than to examine children’s sensitivity to the Markov condition</w:t>
      </w:r>
      <w:r w:rsidR="008B331E">
        <w:rPr>
          <w:rFonts w:ascii="Times New Roman" w:hAnsi="Times New Roman" w:cs="Times New Roman"/>
          <w:sz w:val="24"/>
          <w:szCs w:val="24"/>
        </w:rPr>
        <w:t xml:space="preserve"> per se</w:t>
      </w:r>
      <w:r w:rsidR="005D0DD1">
        <w:rPr>
          <w:rFonts w:ascii="Times New Roman" w:hAnsi="Times New Roman" w:cs="Times New Roman"/>
          <w:sz w:val="24"/>
          <w:szCs w:val="24"/>
        </w:rPr>
        <w:t>,</w:t>
      </w:r>
      <w:r>
        <w:rPr>
          <w:rFonts w:ascii="Times New Roman" w:hAnsi="Times New Roman" w:cs="Times New Roman"/>
          <w:sz w:val="24"/>
          <w:szCs w:val="24"/>
        </w:rPr>
        <w:t xml:space="preserve"> </w:t>
      </w:r>
      <w:r w:rsidR="00A86CA1">
        <w:rPr>
          <w:rFonts w:ascii="Times New Roman" w:hAnsi="Times New Roman" w:cs="Times New Roman"/>
          <w:sz w:val="24"/>
          <w:szCs w:val="24"/>
        </w:rPr>
        <w:t xml:space="preserve">one must </w:t>
      </w:r>
      <w:r w:rsidR="00D97ACD">
        <w:rPr>
          <w:rFonts w:ascii="Times New Roman" w:hAnsi="Times New Roman" w:cs="Times New Roman"/>
          <w:sz w:val="24"/>
          <w:szCs w:val="24"/>
        </w:rPr>
        <w:t xml:space="preserve">be cautious </w:t>
      </w:r>
      <w:r w:rsidR="00FB564D">
        <w:rPr>
          <w:rFonts w:ascii="Times New Roman" w:hAnsi="Times New Roman" w:cs="Times New Roman"/>
          <w:sz w:val="24"/>
          <w:szCs w:val="24"/>
        </w:rPr>
        <w:t>about concluding that children are sensitive to the Markov condition</w:t>
      </w:r>
      <w:r w:rsidR="0038709D">
        <w:rPr>
          <w:rFonts w:ascii="Times New Roman" w:hAnsi="Times New Roman" w:cs="Times New Roman"/>
          <w:sz w:val="24"/>
          <w:szCs w:val="24"/>
        </w:rPr>
        <w:t>; that is, because</w:t>
      </w:r>
      <w:r w:rsidR="00EC08ED">
        <w:rPr>
          <w:rFonts w:ascii="Times New Roman" w:hAnsi="Times New Roman" w:cs="Times New Roman"/>
          <w:sz w:val="24"/>
          <w:szCs w:val="24"/>
        </w:rPr>
        <w:t xml:space="preserve"> the Markov condition was not experimentally manipulated in either study, </w:t>
      </w:r>
      <w:r w:rsidR="003358AA">
        <w:rPr>
          <w:rFonts w:ascii="Times New Roman" w:hAnsi="Times New Roman" w:cs="Times New Roman"/>
          <w:sz w:val="24"/>
          <w:szCs w:val="24"/>
        </w:rPr>
        <w:t>no strong conclusions can be made</w:t>
      </w:r>
      <w:r w:rsidR="00EC08ED">
        <w:rPr>
          <w:rFonts w:ascii="Times New Roman" w:hAnsi="Times New Roman" w:cs="Times New Roman"/>
          <w:sz w:val="24"/>
          <w:szCs w:val="24"/>
        </w:rPr>
        <w:t xml:space="preserve"> </w:t>
      </w:r>
      <w:r w:rsidR="00DD7C31">
        <w:rPr>
          <w:rFonts w:ascii="Times New Roman" w:hAnsi="Times New Roman" w:cs="Times New Roman"/>
          <w:sz w:val="24"/>
          <w:szCs w:val="24"/>
        </w:rPr>
        <w:t>about</w:t>
      </w:r>
      <w:r w:rsidR="007C39EF">
        <w:rPr>
          <w:rFonts w:ascii="Times New Roman" w:hAnsi="Times New Roman" w:cs="Times New Roman"/>
          <w:sz w:val="24"/>
          <w:szCs w:val="24"/>
        </w:rPr>
        <w:t xml:space="preserve"> whether, and to what extent, children are sensitive to the Markov condition.</w:t>
      </w:r>
      <w:r w:rsidR="00DD7C31">
        <w:rPr>
          <w:rFonts w:ascii="Times New Roman" w:hAnsi="Times New Roman" w:cs="Times New Roman"/>
          <w:sz w:val="24"/>
          <w:szCs w:val="24"/>
        </w:rPr>
        <w:t xml:space="preserve"> </w:t>
      </w:r>
    </w:p>
    <w:p w14:paraId="16D3ACEC" w14:textId="10041B6C" w:rsidR="003E61A1" w:rsidRDefault="007C39EF"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Third</w:t>
      </w:r>
      <w:r w:rsidR="00084F7F">
        <w:rPr>
          <w:rFonts w:ascii="Times New Roman" w:hAnsi="Times New Roman" w:cs="Times New Roman"/>
          <w:sz w:val="24"/>
          <w:szCs w:val="24"/>
        </w:rPr>
        <w:t>, i</w:t>
      </w:r>
      <w:r w:rsidR="00961843" w:rsidRPr="00961843">
        <w:rPr>
          <w:rFonts w:ascii="Times New Roman" w:hAnsi="Times New Roman" w:cs="Times New Roman"/>
          <w:sz w:val="24"/>
          <w:szCs w:val="24"/>
        </w:rPr>
        <w:t xml:space="preserve">t is </w:t>
      </w:r>
      <w:r w:rsidR="00084F7F">
        <w:rPr>
          <w:rFonts w:ascii="Times New Roman" w:hAnsi="Times New Roman" w:cs="Times New Roman"/>
          <w:sz w:val="24"/>
          <w:szCs w:val="24"/>
        </w:rPr>
        <w:t>an open question</w:t>
      </w:r>
      <w:r w:rsidR="00961843" w:rsidRPr="00961843">
        <w:rPr>
          <w:rFonts w:ascii="Times New Roman" w:hAnsi="Times New Roman" w:cs="Times New Roman"/>
          <w:sz w:val="24"/>
          <w:szCs w:val="24"/>
        </w:rPr>
        <w:t xml:space="preserve"> whether children's sensitivity to the Markov condition is robust to low-level perceptual changes such as changes to the spatiotemporal features of the causal events; that is, it is unclear whether</w:t>
      </w:r>
      <w:r w:rsidR="00071F73">
        <w:rPr>
          <w:rFonts w:ascii="Times New Roman" w:hAnsi="Times New Roman" w:cs="Times New Roman"/>
          <w:sz w:val="24"/>
          <w:szCs w:val="24"/>
        </w:rPr>
        <w:t xml:space="preserve"> children’s sensitivity to the Markov condition will </w:t>
      </w:r>
      <w:r w:rsidR="009A6D0C">
        <w:rPr>
          <w:rFonts w:ascii="Times New Roman" w:hAnsi="Times New Roman" w:cs="Times New Roman"/>
          <w:sz w:val="24"/>
          <w:szCs w:val="24"/>
        </w:rPr>
        <w:t>persist when salient perceptual manipulations</w:t>
      </w:r>
      <w:r w:rsidR="001628AA">
        <w:rPr>
          <w:rFonts w:ascii="Times New Roman" w:hAnsi="Times New Roman" w:cs="Times New Roman"/>
          <w:sz w:val="24"/>
          <w:szCs w:val="24"/>
        </w:rPr>
        <w:t>—such as manipulations to the spatiotemporal relations between and among elements—</w:t>
      </w:r>
      <w:r w:rsidR="009A6D0C">
        <w:rPr>
          <w:rFonts w:ascii="Times New Roman" w:hAnsi="Times New Roman" w:cs="Times New Roman"/>
          <w:sz w:val="24"/>
          <w:szCs w:val="24"/>
        </w:rPr>
        <w:t>are made to the causal events about which they are asked to reason</w:t>
      </w:r>
      <w:r w:rsidR="00961843" w:rsidRPr="00961843">
        <w:rPr>
          <w:rFonts w:ascii="Times New Roman" w:hAnsi="Times New Roman" w:cs="Times New Roman"/>
          <w:sz w:val="24"/>
          <w:szCs w:val="24"/>
        </w:rPr>
        <w:t xml:space="preserve">. </w:t>
      </w:r>
      <w:r w:rsidR="00AD20DE">
        <w:rPr>
          <w:rFonts w:ascii="Times New Roman" w:hAnsi="Times New Roman" w:cs="Times New Roman"/>
          <w:sz w:val="24"/>
          <w:szCs w:val="24"/>
        </w:rPr>
        <w:t xml:space="preserve">Despite the fact that there is a paucity of research </w:t>
      </w:r>
      <w:r w:rsidR="00200338">
        <w:rPr>
          <w:rFonts w:ascii="Times New Roman" w:hAnsi="Times New Roman" w:cs="Times New Roman"/>
          <w:sz w:val="24"/>
          <w:szCs w:val="24"/>
        </w:rPr>
        <w:t>to clarify this issue</w:t>
      </w:r>
      <w:r w:rsidR="007742CC">
        <w:rPr>
          <w:rFonts w:ascii="Times New Roman" w:hAnsi="Times New Roman" w:cs="Times New Roman"/>
          <w:sz w:val="24"/>
          <w:szCs w:val="24"/>
        </w:rPr>
        <w:t xml:space="preserve">, there is reason to believe that children’s representation of causal events </w:t>
      </w:r>
      <w:r w:rsidR="00101851">
        <w:rPr>
          <w:rFonts w:ascii="Times New Roman" w:hAnsi="Times New Roman" w:cs="Times New Roman"/>
          <w:sz w:val="24"/>
          <w:szCs w:val="24"/>
        </w:rPr>
        <w:t>may be</w:t>
      </w:r>
      <w:r w:rsidR="007742CC">
        <w:rPr>
          <w:rFonts w:ascii="Times New Roman" w:hAnsi="Times New Roman" w:cs="Times New Roman"/>
          <w:sz w:val="24"/>
          <w:szCs w:val="24"/>
        </w:rPr>
        <w:t xml:space="preserve"> grounded in low-level </w:t>
      </w:r>
      <w:r w:rsidR="007742CC">
        <w:rPr>
          <w:rFonts w:ascii="Times New Roman" w:hAnsi="Times New Roman" w:cs="Times New Roman"/>
          <w:sz w:val="24"/>
          <w:szCs w:val="24"/>
        </w:rPr>
        <w:lastRenderedPageBreak/>
        <w:t xml:space="preserve">perceptual features rather </w:t>
      </w:r>
      <w:r w:rsidR="00130377">
        <w:rPr>
          <w:rFonts w:ascii="Times New Roman" w:hAnsi="Times New Roman" w:cs="Times New Roman"/>
          <w:sz w:val="24"/>
          <w:szCs w:val="24"/>
        </w:rPr>
        <w:t xml:space="preserve">in terms of </w:t>
      </w:r>
      <w:r w:rsidR="008F2BB5">
        <w:rPr>
          <w:rFonts w:ascii="Times New Roman" w:hAnsi="Times New Roman" w:cs="Times New Roman"/>
          <w:sz w:val="24"/>
          <w:szCs w:val="24"/>
        </w:rPr>
        <w:t>the underlying conditional-independence relations (i.e., that Markov condition)</w:t>
      </w:r>
      <w:r w:rsidR="00936895">
        <w:rPr>
          <w:rFonts w:ascii="Times New Roman" w:hAnsi="Times New Roman" w:cs="Times New Roman"/>
          <w:sz w:val="24"/>
          <w:szCs w:val="24"/>
        </w:rPr>
        <w:t xml:space="preserve">. </w:t>
      </w:r>
      <w:r w:rsidR="00E90EA3">
        <w:rPr>
          <w:rFonts w:ascii="Times New Roman" w:hAnsi="Times New Roman" w:cs="Times New Roman"/>
          <w:sz w:val="24"/>
          <w:szCs w:val="24"/>
        </w:rPr>
        <w:t xml:space="preserve">One study by </w:t>
      </w:r>
      <w:r w:rsidR="00936895">
        <w:rPr>
          <w:rFonts w:ascii="Times New Roman" w:hAnsi="Times New Roman" w:cs="Times New Roman"/>
          <w:sz w:val="24"/>
          <w:szCs w:val="24"/>
        </w:rPr>
        <w:t>Kushnir and Gopnik (2007)</w:t>
      </w:r>
      <w:r w:rsidR="00996D33">
        <w:rPr>
          <w:rFonts w:ascii="Times New Roman" w:hAnsi="Times New Roman" w:cs="Times New Roman"/>
          <w:sz w:val="24"/>
          <w:szCs w:val="24"/>
        </w:rPr>
        <w:t>, for example, showed</w:t>
      </w:r>
      <w:r w:rsidR="00936895">
        <w:rPr>
          <w:rFonts w:ascii="Times New Roman" w:hAnsi="Times New Roman" w:cs="Times New Roman"/>
          <w:sz w:val="24"/>
          <w:szCs w:val="24"/>
        </w:rPr>
        <w:t xml:space="preserve"> that 3-year-olds</w:t>
      </w:r>
      <w:r w:rsidR="00961843" w:rsidRPr="00961843">
        <w:rPr>
          <w:rFonts w:ascii="Times New Roman" w:hAnsi="Times New Roman" w:cs="Times New Roman"/>
          <w:sz w:val="24"/>
          <w:szCs w:val="24"/>
        </w:rPr>
        <w:t xml:space="preserve"> ar</w:t>
      </w:r>
      <w:r w:rsidR="003E641A">
        <w:rPr>
          <w:rFonts w:ascii="Times New Roman" w:hAnsi="Times New Roman" w:cs="Times New Roman"/>
          <w:sz w:val="24"/>
          <w:szCs w:val="24"/>
        </w:rPr>
        <w:t xml:space="preserve">e less willing than 4-year-olds to attribute causality to objects that generate effects at </w:t>
      </w:r>
      <w:r w:rsidR="005D608C">
        <w:rPr>
          <w:rFonts w:ascii="Times New Roman" w:hAnsi="Times New Roman" w:cs="Times New Roman"/>
          <w:sz w:val="24"/>
          <w:szCs w:val="24"/>
        </w:rPr>
        <w:t xml:space="preserve">a </w:t>
      </w:r>
      <w:r w:rsidR="003E641A">
        <w:rPr>
          <w:rFonts w:ascii="Times New Roman" w:hAnsi="Times New Roman" w:cs="Times New Roman"/>
          <w:sz w:val="24"/>
          <w:szCs w:val="24"/>
        </w:rPr>
        <w:t>distance</w:t>
      </w:r>
      <w:r w:rsidR="00EA5AF1">
        <w:rPr>
          <w:rFonts w:ascii="Times New Roman" w:hAnsi="Times New Roman" w:cs="Times New Roman"/>
          <w:sz w:val="24"/>
          <w:szCs w:val="24"/>
        </w:rPr>
        <w:t xml:space="preserve"> than to objects that generate effects through physical contact.</w:t>
      </w:r>
      <w:r w:rsidR="003E641A">
        <w:rPr>
          <w:rFonts w:ascii="Times New Roman" w:hAnsi="Times New Roman" w:cs="Times New Roman"/>
          <w:sz w:val="24"/>
          <w:szCs w:val="24"/>
        </w:rPr>
        <w:t xml:space="preserve"> </w:t>
      </w:r>
      <w:r w:rsidR="00961843" w:rsidRPr="00961843">
        <w:rPr>
          <w:rFonts w:ascii="Times New Roman" w:hAnsi="Times New Roman" w:cs="Times New Roman"/>
          <w:sz w:val="24"/>
          <w:szCs w:val="24"/>
        </w:rPr>
        <w:t xml:space="preserve"> </w:t>
      </w:r>
    </w:p>
    <w:p w14:paraId="63CB5703" w14:textId="6473B36D" w:rsidR="00961843" w:rsidRDefault="000B3D49"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Finally, it is as yet</w:t>
      </w:r>
      <w:r w:rsidR="009B79C3">
        <w:rPr>
          <w:rFonts w:ascii="Times New Roman" w:hAnsi="Times New Roman" w:cs="Times New Roman"/>
          <w:sz w:val="24"/>
          <w:szCs w:val="24"/>
        </w:rPr>
        <w:t xml:space="preserve"> unknown</w:t>
      </w:r>
      <w:r>
        <w:rPr>
          <w:rFonts w:ascii="Times New Roman" w:hAnsi="Times New Roman" w:cs="Times New Roman"/>
          <w:sz w:val="24"/>
          <w:szCs w:val="24"/>
        </w:rPr>
        <w:t xml:space="preserve"> whether children </w:t>
      </w:r>
      <w:r w:rsidR="00411863">
        <w:rPr>
          <w:rFonts w:ascii="Times New Roman" w:hAnsi="Times New Roman" w:cs="Times New Roman"/>
          <w:sz w:val="24"/>
          <w:szCs w:val="24"/>
        </w:rPr>
        <w:t>are sensitive to Markov-equivalence classes.</w:t>
      </w:r>
      <w:r w:rsidR="00592792">
        <w:rPr>
          <w:rFonts w:ascii="Times New Roman" w:hAnsi="Times New Roman" w:cs="Times New Roman"/>
          <w:sz w:val="24"/>
          <w:szCs w:val="24"/>
        </w:rPr>
        <w:t xml:space="preserve"> </w:t>
      </w:r>
      <w:r w:rsidR="00D160E8">
        <w:rPr>
          <w:rFonts w:ascii="Times New Roman" w:hAnsi="Times New Roman" w:cs="Times New Roman"/>
          <w:sz w:val="24"/>
          <w:szCs w:val="24"/>
        </w:rPr>
        <w:t xml:space="preserve">Indeed, although the </w:t>
      </w:r>
      <w:r w:rsidR="00076F9A">
        <w:rPr>
          <w:rFonts w:ascii="Times New Roman" w:hAnsi="Times New Roman" w:cs="Times New Roman"/>
          <w:sz w:val="24"/>
          <w:szCs w:val="24"/>
        </w:rPr>
        <w:t>research by Sobel et al. (2004) and Gopnik et al. (2001) demonstrated that children may be sensitive to the Markov condition,</w:t>
      </w:r>
      <w:r w:rsidR="009D467F">
        <w:rPr>
          <w:rFonts w:ascii="Times New Roman" w:hAnsi="Times New Roman" w:cs="Times New Roman"/>
          <w:sz w:val="24"/>
          <w:szCs w:val="24"/>
        </w:rPr>
        <w:t xml:space="preserve"> neither study tested whether and to what extent children are sensitive to Markov-equivalence classes</w:t>
      </w:r>
      <w:r w:rsidR="00453B19">
        <w:rPr>
          <w:rFonts w:ascii="Times New Roman" w:hAnsi="Times New Roman" w:cs="Times New Roman"/>
          <w:sz w:val="24"/>
          <w:szCs w:val="24"/>
        </w:rPr>
        <w:t xml:space="preserve">. </w:t>
      </w:r>
      <w:r w:rsidR="0060453D">
        <w:rPr>
          <w:rFonts w:ascii="Times New Roman" w:hAnsi="Times New Roman" w:cs="Times New Roman"/>
          <w:sz w:val="24"/>
          <w:szCs w:val="24"/>
        </w:rPr>
        <w:t>This is because</w:t>
      </w:r>
      <w:r w:rsidR="00592792">
        <w:rPr>
          <w:rFonts w:ascii="Times New Roman" w:hAnsi="Times New Roman" w:cs="Times New Roman"/>
          <w:sz w:val="24"/>
          <w:szCs w:val="24"/>
        </w:rPr>
        <w:t xml:space="preserve"> </w:t>
      </w:r>
      <w:r w:rsidR="00657BBF">
        <w:rPr>
          <w:rFonts w:ascii="Times New Roman" w:hAnsi="Times New Roman" w:cs="Times New Roman"/>
          <w:sz w:val="24"/>
          <w:szCs w:val="24"/>
        </w:rPr>
        <w:t xml:space="preserve">in Sobel et al.’s (2004) and Gopnik et al.’s (2001) experiments </w:t>
      </w:r>
      <w:r w:rsidR="00592792">
        <w:rPr>
          <w:rFonts w:ascii="Times New Roman" w:hAnsi="Times New Roman" w:cs="Times New Roman"/>
          <w:sz w:val="24"/>
          <w:szCs w:val="24"/>
        </w:rPr>
        <w:t>children were asked only to reason about a single causal event rather than multiple causal events</w:t>
      </w:r>
      <w:r w:rsidR="00A72931">
        <w:rPr>
          <w:rFonts w:ascii="Times New Roman" w:hAnsi="Times New Roman" w:cs="Times New Roman"/>
          <w:sz w:val="24"/>
          <w:szCs w:val="24"/>
        </w:rPr>
        <w:t xml:space="preserve">. The reason it is important to </w:t>
      </w:r>
      <w:r w:rsidR="0011061F">
        <w:rPr>
          <w:rFonts w:ascii="Times New Roman" w:hAnsi="Times New Roman" w:cs="Times New Roman"/>
          <w:sz w:val="24"/>
          <w:szCs w:val="24"/>
        </w:rPr>
        <w:t>use multiple causal events</w:t>
      </w:r>
      <w:r w:rsidR="001330F0">
        <w:rPr>
          <w:rFonts w:ascii="Times New Roman" w:hAnsi="Times New Roman" w:cs="Times New Roman"/>
          <w:sz w:val="24"/>
          <w:szCs w:val="24"/>
        </w:rPr>
        <w:t xml:space="preserve"> is because it is possible to test to what extent any two (or more) events are Markov-equivalent.</w:t>
      </w:r>
      <w:r w:rsidR="0011061F">
        <w:rPr>
          <w:rFonts w:ascii="Times New Roman" w:hAnsi="Times New Roman" w:cs="Times New Roman"/>
          <w:sz w:val="24"/>
          <w:szCs w:val="24"/>
        </w:rPr>
        <w:t xml:space="preserve"> </w:t>
      </w:r>
    </w:p>
    <w:p w14:paraId="3A2350EE" w14:textId="30DD8CCC" w:rsidR="00642793" w:rsidRDefault="00642793" w:rsidP="00C7016D">
      <w:pPr>
        <w:spacing w:line="480" w:lineRule="auto"/>
        <w:ind w:firstLine="720"/>
        <w:contextualSpacing/>
        <w:rPr>
          <w:rFonts w:ascii="Times New Roman" w:hAnsi="Times New Roman" w:cs="Times New Roman"/>
          <w:sz w:val="24"/>
          <w:szCs w:val="24"/>
        </w:rPr>
      </w:pPr>
      <w:r w:rsidRPr="005B4FEA">
        <w:rPr>
          <w:rFonts w:ascii="Times New Roman" w:hAnsi="Times New Roman" w:cs="Times New Roman"/>
          <w:sz w:val="24"/>
          <w:szCs w:val="24"/>
        </w:rPr>
        <w:t xml:space="preserve">Evidence that adults may be sensitive to the Markov condition </w:t>
      </w:r>
      <w:r w:rsidR="00CF5EC5">
        <w:rPr>
          <w:rFonts w:ascii="Times New Roman" w:hAnsi="Times New Roman" w:cs="Times New Roman"/>
          <w:sz w:val="24"/>
          <w:szCs w:val="24"/>
        </w:rPr>
        <w:t>can be found in</w:t>
      </w:r>
      <w:r>
        <w:rPr>
          <w:rFonts w:ascii="Times New Roman" w:hAnsi="Times New Roman" w:cs="Times New Roman"/>
          <w:sz w:val="24"/>
          <w:szCs w:val="24"/>
        </w:rPr>
        <w:t xml:space="preserve"> Steyvers </w:t>
      </w:r>
      <w:r w:rsidRPr="001565C9">
        <w:rPr>
          <w:rFonts w:ascii="Times New Roman" w:hAnsi="Times New Roman" w:cs="Times New Roman"/>
          <w:sz w:val="24"/>
          <w:szCs w:val="24"/>
        </w:rPr>
        <w:t>et al</w:t>
      </w:r>
      <w:r w:rsidRPr="00DD73FC">
        <w:rPr>
          <w:rFonts w:ascii="Times New Roman" w:hAnsi="Times New Roman" w:cs="Times New Roman"/>
          <w:i/>
          <w:sz w:val="24"/>
          <w:szCs w:val="24"/>
        </w:rPr>
        <w:t>.</w:t>
      </w:r>
      <w:r>
        <w:rPr>
          <w:rFonts w:ascii="Times New Roman" w:hAnsi="Times New Roman" w:cs="Times New Roman"/>
          <w:sz w:val="24"/>
          <w:szCs w:val="24"/>
        </w:rPr>
        <w:t xml:space="preserve"> (2003; see also </w:t>
      </w:r>
      <w:r w:rsidRPr="005B4FEA">
        <w:rPr>
          <w:rFonts w:ascii="Times New Roman" w:hAnsi="Times New Roman" w:cs="Times New Roman"/>
          <w:sz w:val="24"/>
          <w:szCs w:val="24"/>
        </w:rPr>
        <w:t>Sobel &amp; Kir</w:t>
      </w:r>
      <w:r>
        <w:rPr>
          <w:rFonts w:ascii="Times New Roman" w:hAnsi="Times New Roman" w:cs="Times New Roman"/>
          <w:sz w:val="24"/>
          <w:szCs w:val="24"/>
        </w:rPr>
        <w:t>k</w:t>
      </w:r>
      <w:r w:rsidRPr="005B4FEA">
        <w:rPr>
          <w:rFonts w:ascii="Times New Roman" w:hAnsi="Times New Roman" w:cs="Times New Roman"/>
          <w:sz w:val="24"/>
          <w:szCs w:val="24"/>
        </w:rPr>
        <w:t>ham</w:t>
      </w:r>
      <w:r>
        <w:rPr>
          <w:rFonts w:ascii="Times New Roman" w:hAnsi="Times New Roman" w:cs="Times New Roman"/>
          <w:sz w:val="24"/>
          <w:szCs w:val="24"/>
        </w:rPr>
        <w:t xml:space="preserve">, </w:t>
      </w:r>
      <w:r w:rsidRPr="005B4FEA">
        <w:rPr>
          <w:rFonts w:ascii="Times New Roman" w:hAnsi="Times New Roman" w:cs="Times New Roman"/>
          <w:sz w:val="24"/>
          <w:szCs w:val="24"/>
        </w:rPr>
        <w:t xml:space="preserve">2006, 2007 </w:t>
      </w:r>
      <w:r>
        <w:rPr>
          <w:rFonts w:ascii="Times New Roman" w:hAnsi="Times New Roman" w:cs="Times New Roman"/>
          <w:sz w:val="24"/>
          <w:szCs w:val="24"/>
        </w:rPr>
        <w:t xml:space="preserve">and Gopnik </w:t>
      </w:r>
      <w:r w:rsidRPr="00DD73FC">
        <w:rPr>
          <w:rFonts w:ascii="Times New Roman" w:hAnsi="Times New Roman" w:cs="Times New Roman"/>
          <w:i/>
          <w:sz w:val="24"/>
          <w:szCs w:val="24"/>
        </w:rPr>
        <w:t>et al.</w:t>
      </w:r>
      <w:r>
        <w:rPr>
          <w:rFonts w:ascii="Times New Roman" w:hAnsi="Times New Roman" w:cs="Times New Roman"/>
          <w:sz w:val="24"/>
          <w:szCs w:val="24"/>
        </w:rPr>
        <w:t>,</w:t>
      </w:r>
      <w:r>
        <w:rPr>
          <w:rFonts w:ascii="Times New Roman" w:hAnsi="Times New Roman" w:cs="Times New Roman"/>
          <w:i/>
          <w:sz w:val="24"/>
          <w:szCs w:val="24"/>
        </w:rPr>
        <w:t xml:space="preserve"> </w:t>
      </w:r>
      <w:r w:rsidRPr="005B4FEA">
        <w:rPr>
          <w:rFonts w:ascii="Times New Roman" w:hAnsi="Times New Roman" w:cs="Times New Roman"/>
          <w:sz w:val="24"/>
          <w:szCs w:val="24"/>
        </w:rPr>
        <w:t xml:space="preserve">2001 </w:t>
      </w:r>
      <w:r>
        <w:rPr>
          <w:rFonts w:ascii="Times New Roman" w:hAnsi="Times New Roman" w:cs="Times New Roman"/>
          <w:sz w:val="24"/>
          <w:szCs w:val="24"/>
        </w:rPr>
        <w:t>for work with infants and children on this issue). They</w:t>
      </w:r>
      <w:r w:rsidRPr="005B4FEA">
        <w:rPr>
          <w:rFonts w:ascii="Times New Roman" w:hAnsi="Times New Roman" w:cs="Times New Roman"/>
          <w:sz w:val="24"/>
          <w:szCs w:val="24"/>
        </w:rPr>
        <w:t xml:space="preserve"> demonstra</w:t>
      </w:r>
      <w:r>
        <w:rPr>
          <w:rFonts w:ascii="Times New Roman" w:hAnsi="Times New Roman" w:cs="Times New Roman"/>
          <w:sz w:val="24"/>
          <w:szCs w:val="24"/>
        </w:rPr>
        <w:t>ted that adults were slightly better than chance</w:t>
      </w:r>
      <w:r w:rsidRPr="005B4FEA">
        <w:rPr>
          <w:rFonts w:ascii="Times New Roman" w:hAnsi="Times New Roman" w:cs="Times New Roman"/>
          <w:sz w:val="24"/>
          <w:szCs w:val="24"/>
        </w:rPr>
        <w:t xml:space="preserve"> at distinguish</w:t>
      </w:r>
      <w:r>
        <w:rPr>
          <w:rFonts w:ascii="Times New Roman" w:hAnsi="Times New Roman" w:cs="Times New Roman"/>
          <w:sz w:val="24"/>
          <w:szCs w:val="24"/>
        </w:rPr>
        <w:t>ing</w:t>
      </w:r>
      <w:r w:rsidRPr="005B4FEA">
        <w:rPr>
          <w:rFonts w:ascii="Times New Roman" w:hAnsi="Times New Roman" w:cs="Times New Roman"/>
          <w:sz w:val="24"/>
          <w:szCs w:val="24"/>
        </w:rPr>
        <w:t xml:space="preserve"> structures from different equivalence classes based o</w:t>
      </w:r>
      <w:r>
        <w:rPr>
          <w:rFonts w:ascii="Times New Roman" w:hAnsi="Times New Roman" w:cs="Times New Roman"/>
          <w:sz w:val="24"/>
          <w:szCs w:val="24"/>
        </w:rPr>
        <w:t xml:space="preserve">n passive observations of the pattern of communication between three aliens </w:t>
      </w:r>
      <w:r w:rsidRPr="005B4FEA">
        <w:rPr>
          <w:rFonts w:ascii="Times New Roman" w:hAnsi="Times New Roman" w:cs="Times New Roman"/>
          <w:sz w:val="24"/>
          <w:szCs w:val="24"/>
        </w:rPr>
        <w:t xml:space="preserve">but </w:t>
      </w:r>
      <w:r>
        <w:rPr>
          <w:rFonts w:ascii="Times New Roman" w:hAnsi="Times New Roman" w:cs="Times New Roman"/>
          <w:sz w:val="24"/>
          <w:szCs w:val="24"/>
        </w:rPr>
        <w:t>slightly better</w:t>
      </w:r>
      <w:r w:rsidRPr="005B4FEA">
        <w:rPr>
          <w:rFonts w:ascii="Times New Roman" w:hAnsi="Times New Roman" w:cs="Times New Roman"/>
          <w:sz w:val="24"/>
          <w:szCs w:val="24"/>
        </w:rPr>
        <w:t xml:space="preserve"> when they were allowed to interven</w:t>
      </w:r>
      <w:r>
        <w:rPr>
          <w:rFonts w:ascii="Times New Roman" w:hAnsi="Times New Roman" w:cs="Times New Roman"/>
          <w:sz w:val="24"/>
          <w:szCs w:val="24"/>
        </w:rPr>
        <w:t xml:space="preserve">e on these systems. In </w:t>
      </w:r>
      <w:r w:rsidRPr="005B4FEA">
        <w:rPr>
          <w:rFonts w:ascii="Times New Roman" w:hAnsi="Times New Roman" w:cs="Times New Roman"/>
          <w:sz w:val="24"/>
          <w:szCs w:val="24"/>
        </w:rPr>
        <w:t>particular, following a round of trials in which subjects observed two outer aliens re</w:t>
      </w:r>
      <w:r>
        <w:rPr>
          <w:rFonts w:ascii="Times New Roman" w:hAnsi="Times New Roman" w:cs="Times New Roman"/>
          <w:sz w:val="24"/>
          <w:szCs w:val="24"/>
        </w:rPr>
        <w:t xml:space="preserve">ad the mind of a middle alien </w:t>
      </w:r>
      <w:r w:rsidRPr="005B4FEA">
        <w:rPr>
          <w:rFonts w:ascii="Times New Roman" w:hAnsi="Times New Roman" w:cs="Times New Roman"/>
          <w:sz w:val="24"/>
          <w:szCs w:val="24"/>
        </w:rPr>
        <w:t>(</w:t>
      </w:r>
      <w:r w:rsidRPr="005E509A">
        <w:rPr>
          <w:rFonts w:ascii="Times New Roman" w:hAnsi="Times New Roman" w:cs="Times New Roman"/>
          <w:sz w:val="24"/>
          <w:szCs w:val="24"/>
        </w:rPr>
        <w:t>i.e.,</w:t>
      </w:r>
      <w:r>
        <w:rPr>
          <w:rFonts w:ascii="Times New Roman" w:hAnsi="Times New Roman" w:cs="Times New Roman"/>
          <w:sz w:val="24"/>
          <w:szCs w:val="24"/>
        </w:rPr>
        <w:t xml:space="preserve"> </w:t>
      </w:r>
      <w:r w:rsidRPr="005B4FEA">
        <w:rPr>
          <w:rFonts w:ascii="Times New Roman" w:hAnsi="Times New Roman" w:cs="Times New Roman"/>
          <w:sz w:val="24"/>
          <w:szCs w:val="24"/>
        </w:rPr>
        <w:t xml:space="preserve">common-cause model) or </w:t>
      </w:r>
      <w:r>
        <w:rPr>
          <w:rFonts w:ascii="Times New Roman" w:hAnsi="Times New Roman" w:cs="Times New Roman"/>
          <w:sz w:val="24"/>
          <w:szCs w:val="24"/>
        </w:rPr>
        <w:t xml:space="preserve">a </w:t>
      </w:r>
      <w:r w:rsidRPr="005B4FEA">
        <w:rPr>
          <w:rFonts w:ascii="Times New Roman" w:hAnsi="Times New Roman" w:cs="Times New Roman"/>
          <w:sz w:val="24"/>
          <w:szCs w:val="24"/>
        </w:rPr>
        <w:t>middle alien read the minds of either of the two outer aliens (</w:t>
      </w:r>
      <w:r w:rsidRPr="005E509A">
        <w:rPr>
          <w:rFonts w:ascii="Times New Roman" w:hAnsi="Times New Roman" w:cs="Times New Roman"/>
          <w:sz w:val="24"/>
          <w:szCs w:val="24"/>
        </w:rPr>
        <w:t>i.e.,</w:t>
      </w:r>
      <w:r w:rsidRPr="005B4FEA">
        <w:rPr>
          <w:rFonts w:ascii="Times New Roman" w:hAnsi="Times New Roman" w:cs="Times New Roman"/>
          <w:sz w:val="24"/>
          <w:szCs w:val="24"/>
        </w:rPr>
        <w:t xml:space="preserve"> common-effect m</w:t>
      </w:r>
      <w:r>
        <w:rPr>
          <w:rFonts w:ascii="Times New Roman" w:hAnsi="Times New Roman" w:cs="Times New Roman"/>
          <w:sz w:val="24"/>
          <w:szCs w:val="24"/>
        </w:rPr>
        <w:t xml:space="preserve">odel), Steyvers </w:t>
      </w:r>
      <w:r w:rsidRPr="00DD73FC">
        <w:rPr>
          <w:rFonts w:ascii="Times New Roman" w:hAnsi="Times New Roman" w:cs="Times New Roman"/>
          <w:i/>
          <w:sz w:val="24"/>
          <w:szCs w:val="24"/>
        </w:rPr>
        <w:t>et al.</w:t>
      </w:r>
      <w:r>
        <w:rPr>
          <w:rFonts w:ascii="Times New Roman" w:hAnsi="Times New Roman" w:cs="Times New Roman"/>
          <w:sz w:val="24"/>
          <w:szCs w:val="24"/>
        </w:rPr>
        <w:t xml:space="preserve"> (2003) </w:t>
      </w:r>
      <w:r w:rsidRPr="005B4FEA">
        <w:rPr>
          <w:rFonts w:ascii="Times New Roman" w:hAnsi="Times New Roman" w:cs="Times New Roman"/>
          <w:sz w:val="24"/>
          <w:szCs w:val="24"/>
        </w:rPr>
        <w:t>found that adults were</w:t>
      </w:r>
      <w:r>
        <w:rPr>
          <w:rFonts w:ascii="Times New Roman" w:hAnsi="Times New Roman" w:cs="Times New Roman"/>
          <w:sz w:val="24"/>
          <w:szCs w:val="24"/>
        </w:rPr>
        <w:t xml:space="preserve"> 18% accurate</w:t>
      </w:r>
      <w:r w:rsidRPr="005B4FEA">
        <w:rPr>
          <w:rFonts w:ascii="Times New Roman" w:hAnsi="Times New Roman" w:cs="Times New Roman"/>
          <w:sz w:val="24"/>
          <w:szCs w:val="24"/>
        </w:rPr>
        <w:t xml:space="preserve"> at choosing the correct structure that</w:t>
      </w:r>
      <w:r>
        <w:rPr>
          <w:rFonts w:ascii="Times New Roman" w:hAnsi="Times New Roman" w:cs="Times New Roman"/>
          <w:sz w:val="24"/>
          <w:szCs w:val="24"/>
        </w:rPr>
        <w:t xml:space="preserve"> generated the data—which was slightly better than chance performance at 5.6%—</w:t>
      </w:r>
      <w:r w:rsidRPr="005B4FEA">
        <w:rPr>
          <w:rFonts w:ascii="Times New Roman" w:hAnsi="Times New Roman" w:cs="Times New Roman"/>
          <w:sz w:val="24"/>
          <w:szCs w:val="24"/>
        </w:rPr>
        <w:t>when there were two possible choices and the choices came from</w:t>
      </w:r>
      <w:r>
        <w:rPr>
          <w:rFonts w:ascii="Times New Roman" w:hAnsi="Times New Roman" w:cs="Times New Roman"/>
          <w:sz w:val="24"/>
          <w:szCs w:val="24"/>
        </w:rPr>
        <w:t xml:space="preserve"> different equivalence classes. However, when </w:t>
      </w:r>
      <w:r>
        <w:rPr>
          <w:rFonts w:ascii="Times New Roman" w:hAnsi="Times New Roman" w:cs="Times New Roman"/>
          <w:sz w:val="24"/>
          <w:szCs w:val="24"/>
        </w:rPr>
        <w:lastRenderedPageBreak/>
        <w:t xml:space="preserve">subjects could intervene on the structures by forcing aliens to think particular thoughts, Steyvers et al. (2003) found that performance improved to around 33%. </w:t>
      </w:r>
    </w:p>
    <w:p w14:paraId="77E4871C" w14:textId="4F4288D9" w:rsidR="00642793" w:rsidRDefault="00642793"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Although</w:t>
      </w:r>
      <w:r w:rsidRPr="005B4FEA">
        <w:rPr>
          <w:rFonts w:ascii="Times New Roman" w:hAnsi="Times New Roman" w:cs="Times New Roman"/>
          <w:sz w:val="24"/>
          <w:szCs w:val="24"/>
        </w:rPr>
        <w:t xml:space="preserve"> Steyvers </w:t>
      </w:r>
      <w:r w:rsidRPr="00DD73FC">
        <w:rPr>
          <w:rFonts w:ascii="Times New Roman" w:hAnsi="Times New Roman" w:cs="Times New Roman"/>
          <w:i/>
          <w:sz w:val="24"/>
          <w:szCs w:val="24"/>
        </w:rPr>
        <w:t>et al.</w:t>
      </w:r>
      <w:r w:rsidRPr="005B4FEA">
        <w:rPr>
          <w:rFonts w:ascii="Times New Roman" w:hAnsi="Times New Roman" w:cs="Times New Roman"/>
          <w:sz w:val="24"/>
          <w:szCs w:val="24"/>
        </w:rPr>
        <w:t xml:space="preserve"> (2003) d</w:t>
      </w:r>
      <w:r>
        <w:rPr>
          <w:rFonts w:ascii="Times New Roman" w:hAnsi="Times New Roman" w:cs="Times New Roman"/>
          <w:sz w:val="24"/>
          <w:szCs w:val="24"/>
        </w:rPr>
        <w:t xml:space="preserve">emonstrated that adults could </w:t>
      </w:r>
      <w:r w:rsidRPr="005B4FEA">
        <w:rPr>
          <w:rFonts w:ascii="Times New Roman" w:hAnsi="Times New Roman" w:cs="Times New Roman"/>
          <w:sz w:val="24"/>
          <w:szCs w:val="24"/>
        </w:rPr>
        <w:t>distinguish between CGMs that derive</w:t>
      </w:r>
      <w:r>
        <w:rPr>
          <w:rFonts w:ascii="Times New Roman" w:hAnsi="Times New Roman" w:cs="Times New Roman"/>
          <w:sz w:val="24"/>
          <w:szCs w:val="24"/>
        </w:rPr>
        <w:t>d</w:t>
      </w:r>
      <w:r w:rsidRPr="005B4FEA">
        <w:rPr>
          <w:rFonts w:ascii="Times New Roman" w:hAnsi="Times New Roman" w:cs="Times New Roman"/>
          <w:sz w:val="24"/>
          <w:szCs w:val="24"/>
        </w:rPr>
        <w:t xml:space="preserve"> from </w:t>
      </w:r>
      <w:r w:rsidRPr="00055605">
        <w:rPr>
          <w:rFonts w:ascii="Times New Roman" w:hAnsi="Times New Roman" w:cs="Times New Roman"/>
          <w:sz w:val="24"/>
          <w:szCs w:val="24"/>
        </w:rPr>
        <w:t>different</w:t>
      </w:r>
      <w:r w:rsidRPr="005B4FEA">
        <w:rPr>
          <w:rFonts w:ascii="Times New Roman" w:hAnsi="Times New Roman" w:cs="Times New Roman"/>
          <w:sz w:val="24"/>
          <w:szCs w:val="24"/>
        </w:rPr>
        <w:t xml:space="preserve"> classes</w:t>
      </w:r>
      <w:r>
        <w:rPr>
          <w:rFonts w:ascii="Times New Roman" w:hAnsi="Times New Roman" w:cs="Times New Roman"/>
          <w:sz w:val="24"/>
          <w:szCs w:val="24"/>
        </w:rPr>
        <w:t xml:space="preserve"> based on observation and intervention</w:t>
      </w:r>
      <w:r w:rsidRPr="005B4FEA">
        <w:rPr>
          <w:rFonts w:ascii="Times New Roman" w:hAnsi="Times New Roman" w:cs="Times New Roman"/>
          <w:sz w:val="24"/>
          <w:szCs w:val="24"/>
        </w:rPr>
        <w:t>, evidence was equivoc</w:t>
      </w:r>
      <w:r>
        <w:rPr>
          <w:rFonts w:ascii="Times New Roman" w:hAnsi="Times New Roman" w:cs="Times New Roman"/>
          <w:sz w:val="24"/>
          <w:szCs w:val="24"/>
        </w:rPr>
        <w:t xml:space="preserve">al in a third experiment about </w:t>
      </w:r>
      <w:r w:rsidRPr="005B4FEA">
        <w:rPr>
          <w:rFonts w:ascii="Times New Roman" w:hAnsi="Times New Roman" w:cs="Times New Roman"/>
          <w:sz w:val="24"/>
          <w:szCs w:val="24"/>
        </w:rPr>
        <w:t xml:space="preserve">whether </w:t>
      </w:r>
      <w:r>
        <w:rPr>
          <w:rFonts w:ascii="Times New Roman" w:hAnsi="Times New Roman" w:cs="Times New Roman"/>
          <w:sz w:val="24"/>
          <w:szCs w:val="24"/>
        </w:rPr>
        <w:t>adults</w:t>
      </w:r>
      <w:r w:rsidRPr="005B4FEA">
        <w:rPr>
          <w:rFonts w:ascii="Times New Roman" w:hAnsi="Times New Roman" w:cs="Times New Roman"/>
          <w:sz w:val="24"/>
          <w:szCs w:val="24"/>
        </w:rPr>
        <w:t xml:space="preserve"> were sensitive to Markov</w:t>
      </w:r>
      <w:r>
        <w:rPr>
          <w:rFonts w:ascii="Times New Roman" w:hAnsi="Times New Roman" w:cs="Times New Roman"/>
          <w:sz w:val="24"/>
          <w:szCs w:val="24"/>
        </w:rPr>
        <w:t>-</w:t>
      </w:r>
      <w:r w:rsidRPr="005B4FEA">
        <w:rPr>
          <w:rFonts w:ascii="Times New Roman" w:hAnsi="Times New Roman" w:cs="Times New Roman"/>
          <w:sz w:val="24"/>
          <w:szCs w:val="24"/>
        </w:rPr>
        <w:t>equivalence classes: adults showed sensitivity to the Markov-equival</w:t>
      </w:r>
      <w:r>
        <w:rPr>
          <w:rFonts w:ascii="Times New Roman" w:hAnsi="Times New Roman" w:cs="Times New Roman"/>
          <w:sz w:val="24"/>
          <w:szCs w:val="24"/>
        </w:rPr>
        <w:t xml:space="preserve">ence </w:t>
      </w:r>
      <w:r w:rsidRPr="005B4FEA">
        <w:rPr>
          <w:rFonts w:ascii="Times New Roman" w:hAnsi="Times New Roman" w:cs="Times New Roman"/>
          <w:sz w:val="24"/>
          <w:szCs w:val="24"/>
        </w:rPr>
        <w:t xml:space="preserve">classes when a common-effect structure generated the pattern of communication </w:t>
      </w:r>
      <w:r>
        <w:rPr>
          <w:rFonts w:ascii="Times New Roman" w:hAnsi="Times New Roman" w:cs="Times New Roman"/>
          <w:sz w:val="24"/>
          <w:szCs w:val="24"/>
        </w:rPr>
        <w:t>but showed limited</w:t>
      </w:r>
      <w:r w:rsidRPr="005B4FEA">
        <w:rPr>
          <w:rFonts w:ascii="Times New Roman" w:hAnsi="Times New Roman" w:cs="Times New Roman"/>
          <w:sz w:val="24"/>
          <w:szCs w:val="24"/>
        </w:rPr>
        <w:t xml:space="preserve"> sensitivity to such classes when either a common-cause or a causal-</w:t>
      </w:r>
      <w:r>
        <w:rPr>
          <w:rFonts w:ascii="Times New Roman" w:hAnsi="Times New Roman" w:cs="Times New Roman"/>
          <w:sz w:val="24"/>
          <w:szCs w:val="24"/>
        </w:rPr>
        <w:t xml:space="preserve">chain structure generated the </w:t>
      </w:r>
      <w:r w:rsidRPr="005B4FEA">
        <w:rPr>
          <w:rFonts w:ascii="Times New Roman" w:hAnsi="Times New Roman" w:cs="Times New Roman"/>
          <w:sz w:val="24"/>
          <w:szCs w:val="24"/>
        </w:rPr>
        <w:t>communication pattern. This finding from Experiment 3 is especially interesting give</w:t>
      </w:r>
      <w:r>
        <w:rPr>
          <w:rFonts w:ascii="Times New Roman" w:hAnsi="Times New Roman" w:cs="Times New Roman"/>
          <w:sz w:val="24"/>
          <w:szCs w:val="24"/>
        </w:rPr>
        <w:t xml:space="preserve">n that adults were explicitly </w:t>
      </w:r>
      <w:r w:rsidRPr="005B4FEA">
        <w:rPr>
          <w:rFonts w:ascii="Times New Roman" w:hAnsi="Times New Roman" w:cs="Times New Roman"/>
          <w:sz w:val="24"/>
          <w:szCs w:val="24"/>
        </w:rPr>
        <w:t>shown all possible structures, including structures that comprise</w:t>
      </w:r>
      <w:r>
        <w:rPr>
          <w:rFonts w:ascii="Times New Roman" w:hAnsi="Times New Roman" w:cs="Times New Roman"/>
          <w:sz w:val="24"/>
          <w:szCs w:val="24"/>
        </w:rPr>
        <w:t>d</w:t>
      </w:r>
      <w:r w:rsidRPr="005B4FEA">
        <w:rPr>
          <w:rFonts w:ascii="Times New Roman" w:hAnsi="Times New Roman" w:cs="Times New Roman"/>
          <w:sz w:val="24"/>
          <w:szCs w:val="24"/>
        </w:rPr>
        <w:t xml:space="preserve"> a Markov equival</w:t>
      </w:r>
      <w:r>
        <w:rPr>
          <w:rFonts w:ascii="Times New Roman" w:hAnsi="Times New Roman" w:cs="Times New Roman"/>
          <w:sz w:val="24"/>
          <w:szCs w:val="24"/>
        </w:rPr>
        <w:t xml:space="preserve">ence class, and the fact that </w:t>
      </w:r>
      <w:r w:rsidRPr="005B4FEA">
        <w:rPr>
          <w:rFonts w:ascii="Times New Roman" w:hAnsi="Times New Roman" w:cs="Times New Roman"/>
          <w:sz w:val="24"/>
          <w:szCs w:val="24"/>
        </w:rPr>
        <w:t>they were unconstrained in the number of structures that they were allowed to consider</w:t>
      </w:r>
      <w:r>
        <w:rPr>
          <w:rFonts w:ascii="Times New Roman" w:hAnsi="Times New Roman" w:cs="Times New Roman"/>
          <w:sz w:val="24"/>
          <w:szCs w:val="24"/>
        </w:rPr>
        <w:t xml:space="preserve">. Thus, despite the fact that </w:t>
      </w:r>
      <w:r w:rsidRPr="005B4FEA">
        <w:rPr>
          <w:rFonts w:ascii="Times New Roman" w:hAnsi="Times New Roman" w:cs="Times New Roman"/>
          <w:sz w:val="24"/>
          <w:szCs w:val="24"/>
        </w:rPr>
        <w:t xml:space="preserve">adults were </w:t>
      </w:r>
      <w:r>
        <w:rPr>
          <w:rFonts w:ascii="Times New Roman" w:hAnsi="Times New Roman" w:cs="Times New Roman"/>
          <w:sz w:val="24"/>
          <w:szCs w:val="24"/>
        </w:rPr>
        <w:t>readily</w:t>
      </w:r>
      <w:r w:rsidRPr="005B4FEA">
        <w:rPr>
          <w:rFonts w:ascii="Times New Roman" w:hAnsi="Times New Roman" w:cs="Times New Roman"/>
          <w:sz w:val="24"/>
          <w:szCs w:val="24"/>
        </w:rPr>
        <w:t xml:space="preserve"> </w:t>
      </w:r>
      <w:r>
        <w:rPr>
          <w:rFonts w:ascii="Times New Roman" w:hAnsi="Times New Roman" w:cs="Times New Roman"/>
          <w:sz w:val="24"/>
          <w:szCs w:val="24"/>
        </w:rPr>
        <w:t xml:space="preserve">able </w:t>
      </w:r>
      <w:r w:rsidRPr="005B4FEA">
        <w:rPr>
          <w:rFonts w:ascii="Times New Roman" w:hAnsi="Times New Roman" w:cs="Times New Roman"/>
          <w:sz w:val="24"/>
          <w:szCs w:val="24"/>
        </w:rPr>
        <w:t>to distinguish between structures</w:t>
      </w:r>
      <w:r>
        <w:rPr>
          <w:rFonts w:ascii="Times New Roman" w:hAnsi="Times New Roman" w:cs="Times New Roman"/>
          <w:sz w:val="24"/>
          <w:szCs w:val="24"/>
        </w:rPr>
        <w:t xml:space="preserve"> that derived</w:t>
      </w:r>
      <w:r w:rsidRPr="005B4FEA">
        <w:rPr>
          <w:rFonts w:ascii="Times New Roman" w:hAnsi="Times New Roman" w:cs="Times New Roman"/>
          <w:sz w:val="24"/>
          <w:szCs w:val="24"/>
        </w:rPr>
        <w:t xml:space="preserve"> from different </w:t>
      </w:r>
      <w:r>
        <w:rPr>
          <w:rFonts w:ascii="Times New Roman" w:hAnsi="Times New Roman" w:cs="Times New Roman"/>
          <w:sz w:val="24"/>
          <w:szCs w:val="24"/>
        </w:rPr>
        <w:t xml:space="preserve">equivalence classes, it is an </w:t>
      </w:r>
      <w:r w:rsidRPr="005B4FEA">
        <w:rPr>
          <w:rFonts w:ascii="Times New Roman" w:hAnsi="Times New Roman" w:cs="Times New Roman"/>
          <w:sz w:val="24"/>
          <w:szCs w:val="24"/>
        </w:rPr>
        <w:t>open question whether adults are sensitive to</w:t>
      </w:r>
      <w:r>
        <w:rPr>
          <w:rFonts w:ascii="Times New Roman" w:hAnsi="Times New Roman" w:cs="Times New Roman"/>
          <w:sz w:val="24"/>
          <w:szCs w:val="24"/>
        </w:rPr>
        <w:t xml:space="preserve"> the Markov condition and</w:t>
      </w:r>
      <w:r w:rsidRPr="005B4FEA">
        <w:rPr>
          <w:rFonts w:ascii="Times New Roman" w:hAnsi="Times New Roman" w:cs="Times New Roman"/>
          <w:sz w:val="24"/>
          <w:szCs w:val="24"/>
        </w:rPr>
        <w:t xml:space="preserve"> Markov-equivalence classes </w:t>
      </w:r>
      <w:r>
        <w:rPr>
          <w:rFonts w:ascii="Times New Roman" w:hAnsi="Times New Roman" w:cs="Times New Roman"/>
          <w:sz w:val="24"/>
          <w:szCs w:val="24"/>
        </w:rPr>
        <w:t xml:space="preserve">or whether, as has been demonstrated in previous research that used launching-event sequences, adults process causal events in terms of low-level perceptual features such as the spatiotemporal relation between elements and objects in a causal event. </w:t>
      </w:r>
      <w:r w:rsidRPr="00B03BD5">
        <w:rPr>
          <w:rFonts w:ascii="Times New Roman" w:hAnsi="Times New Roman" w:cs="Times New Roman"/>
          <w:sz w:val="24"/>
          <w:szCs w:val="24"/>
        </w:rPr>
        <w:t>With regard</w:t>
      </w:r>
      <w:r>
        <w:rPr>
          <w:rFonts w:ascii="Times New Roman" w:hAnsi="Times New Roman" w:cs="Times New Roman"/>
          <w:sz w:val="24"/>
          <w:szCs w:val="24"/>
        </w:rPr>
        <w:t>s</w:t>
      </w:r>
      <w:r w:rsidRPr="00B03BD5">
        <w:rPr>
          <w:rFonts w:ascii="Times New Roman" w:hAnsi="Times New Roman" w:cs="Times New Roman"/>
          <w:sz w:val="24"/>
          <w:szCs w:val="24"/>
        </w:rPr>
        <w:t xml:space="preserve"> to the second point, there is extensive research with infants (for a review, see Cohen et al., 1998), children (e.g., Kloos &amp; Sloutsky, 2013; Kushnir &amp; Gopnik,  McClelland &amp; Thompson, 2007; Rakison &amp; Lupyan, 2008), and adults (e.g., Allan &amp; Jenkins, 1980, 1983; </w:t>
      </w:r>
      <w:proofErr w:type="spellStart"/>
      <w:r w:rsidRPr="00B03BD5">
        <w:rPr>
          <w:rFonts w:ascii="Times New Roman" w:hAnsi="Times New Roman" w:cs="Times New Roman"/>
          <w:sz w:val="24"/>
          <w:szCs w:val="24"/>
        </w:rPr>
        <w:t>Buehner</w:t>
      </w:r>
      <w:proofErr w:type="spellEnd"/>
      <w:r w:rsidRPr="00B03BD5">
        <w:rPr>
          <w:rFonts w:ascii="Times New Roman" w:hAnsi="Times New Roman" w:cs="Times New Roman"/>
          <w:sz w:val="24"/>
          <w:szCs w:val="24"/>
        </w:rPr>
        <w:t xml:space="preserve"> &amp; Humphreys, 2010; Scholl &amp; Nakayama, 2002; Schlottmann &amp; Shanks, 1992; Wasserman, </w:t>
      </w:r>
      <w:proofErr w:type="spellStart"/>
      <w:r w:rsidRPr="00B03BD5">
        <w:rPr>
          <w:rFonts w:ascii="Times New Roman" w:hAnsi="Times New Roman" w:cs="Times New Roman"/>
          <w:sz w:val="24"/>
          <w:szCs w:val="24"/>
        </w:rPr>
        <w:t>Elek</w:t>
      </w:r>
      <w:proofErr w:type="spellEnd"/>
      <w:r w:rsidRPr="00B03BD5">
        <w:rPr>
          <w:rFonts w:ascii="Times New Roman" w:hAnsi="Times New Roman" w:cs="Times New Roman"/>
          <w:sz w:val="24"/>
          <w:szCs w:val="24"/>
        </w:rPr>
        <w:t xml:space="preserve">, </w:t>
      </w:r>
      <w:proofErr w:type="spellStart"/>
      <w:r w:rsidRPr="00B03BD5">
        <w:rPr>
          <w:rFonts w:ascii="Times New Roman" w:hAnsi="Times New Roman" w:cs="Times New Roman"/>
          <w:sz w:val="24"/>
          <w:szCs w:val="24"/>
        </w:rPr>
        <w:t>Chatlosh</w:t>
      </w:r>
      <w:proofErr w:type="spellEnd"/>
      <w:r w:rsidRPr="00B03BD5">
        <w:rPr>
          <w:rFonts w:ascii="Times New Roman" w:hAnsi="Times New Roman" w:cs="Times New Roman"/>
          <w:sz w:val="24"/>
          <w:szCs w:val="24"/>
        </w:rPr>
        <w:t>, &amp; Baker, 1993; Wasserman &amp; Shaklee, 1984) that demonstrates that they rely on low-level perceptual cues such as the spatial relation or temporal contiguity between causes and effects to make causal inferences.</w:t>
      </w:r>
      <w:r>
        <w:rPr>
          <w:rFonts w:ascii="Times New Roman" w:hAnsi="Times New Roman" w:cs="Times New Roman"/>
          <w:sz w:val="24"/>
          <w:szCs w:val="24"/>
        </w:rPr>
        <w:t xml:space="preserve"> </w:t>
      </w:r>
    </w:p>
    <w:p w14:paraId="4688DD86" w14:textId="41524D42" w:rsidR="0071240A" w:rsidRDefault="0071240A" w:rsidP="00C7016D">
      <w:pPr>
        <w:spacing w:line="480" w:lineRule="auto"/>
        <w:ind w:firstLine="720"/>
        <w:contextualSpacing/>
        <w:rPr>
          <w:rFonts w:ascii="Times New Roman" w:hAnsi="Times New Roman" w:cs="Times New Roman"/>
          <w:sz w:val="24"/>
          <w:szCs w:val="24"/>
        </w:rPr>
      </w:pPr>
      <w:r w:rsidRPr="0071240A">
        <w:rPr>
          <w:rFonts w:ascii="Times New Roman" w:hAnsi="Times New Roman" w:cs="Times New Roman"/>
          <w:sz w:val="24"/>
          <w:szCs w:val="24"/>
        </w:rPr>
        <w:lastRenderedPageBreak/>
        <w:t>Finally, there is evidence that infants can encode the Markov condition in causal events. For example, using eye-tracking Sobel and Kirkham (2006) found that following exposure first to two central video events (i.e., events A and B) that always predicted a dynamic side event (event C) and then to an event in which A predicted either C (i.e., the backwards-blocking condition) or D (i.e., the indirect inference condition), 8-month-old infants at test reliably looked longer at D than C when B was cued by itself in the backwards-blocking condition but longer at the C frame than the D frame when B was cued by itself in the indirect-inference condition. Sobel and Kirkham (2006) interpreted this finding to mean that infants recognized the Markov condition in the event sequences. However, this finding should be interpreted cautiously because (a) infants' responses to the test events could have resulted either from noticing violations to the associative relations between the events or from noticing violations to the Markov condition in the BB and IS conditions, (b) the obtained pattern of looking could be interpreted in several different ways, and (b) the BB and IS conditions in the experiment bore little resemblance to these conditions used in blicket-detector studies (for a review see Shultz, 2007).</w:t>
      </w:r>
    </w:p>
    <w:p w14:paraId="0D6ABF83" w14:textId="4C40ABAE" w:rsidR="000F1F02" w:rsidRDefault="000F1F02" w:rsidP="00C7016D">
      <w:pPr>
        <w:pStyle w:val="Heading2"/>
        <w:ind w:left="0"/>
      </w:pPr>
      <w:bookmarkStart w:id="16" w:name="_Toc522727405"/>
      <w:r>
        <w:t>Current Experiments</w:t>
      </w:r>
      <w:bookmarkEnd w:id="16"/>
    </w:p>
    <w:p w14:paraId="2BF5330D" w14:textId="77777777" w:rsidR="003C42CB" w:rsidRDefault="00A30F8D" w:rsidP="00C7016D">
      <w:pPr>
        <w:spacing w:line="480" w:lineRule="auto"/>
        <w:ind w:firstLine="576"/>
        <w:contextualSpacing/>
        <w:rPr>
          <w:rFonts w:ascii="Times New Roman" w:hAnsi="Times New Roman" w:cs="Times New Roman"/>
          <w:sz w:val="24"/>
          <w:szCs w:val="24"/>
        </w:rPr>
      </w:pPr>
      <w:r w:rsidRPr="00A30F8D">
        <w:rPr>
          <w:rFonts w:ascii="Times New Roman" w:hAnsi="Times New Roman" w:cs="Times New Roman"/>
          <w:sz w:val="24"/>
          <w:szCs w:val="24"/>
        </w:rPr>
        <w:t>Based on the limitations of the studies described above, open and as yet unanswered questions remain about (1) whether infants and adults are sensitive to and can encode the Markov condition in causal events, (2) whether, upon encoding the Markov condition, infants and adults treat sequences that instantiate the same conditional independence relations equivalently</w:t>
      </w:r>
      <w:r w:rsidR="006B3B52">
        <w:rPr>
          <w:rFonts w:ascii="Times New Roman" w:hAnsi="Times New Roman" w:cs="Times New Roman"/>
          <w:sz w:val="24"/>
          <w:szCs w:val="24"/>
        </w:rPr>
        <w:t xml:space="preserve"> and, as such, can form Markov-equivalence classes</w:t>
      </w:r>
      <w:r w:rsidRPr="00A30F8D">
        <w:rPr>
          <w:rFonts w:ascii="Times New Roman" w:hAnsi="Times New Roman" w:cs="Times New Roman"/>
          <w:sz w:val="24"/>
          <w:szCs w:val="24"/>
        </w:rPr>
        <w:t xml:space="preserve">, and (3) how such sensitivity changes from late infancy to </w:t>
      </w:r>
      <w:r w:rsidR="006B3B52">
        <w:rPr>
          <w:rFonts w:ascii="Times New Roman" w:hAnsi="Times New Roman" w:cs="Times New Roman"/>
          <w:sz w:val="24"/>
          <w:szCs w:val="24"/>
        </w:rPr>
        <w:t>adulthood</w:t>
      </w:r>
      <w:r w:rsidRPr="00A30F8D">
        <w:rPr>
          <w:rFonts w:ascii="Times New Roman" w:hAnsi="Times New Roman" w:cs="Times New Roman"/>
          <w:sz w:val="24"/>
          <w:szCs w:val="24"/>
        </w:rPr>
        <w:t>. In addition, it is unresolved whether, how, and to what extent, infants' and adults' sensitivity to the Markov condition is robust to low-</w:t>
      </w:r>
      <w:r w:rsidR="006B3B52" w:rsidRPr="00A30F8D">
        <w:rPr>
          <w:rFonts w:ascii="Times New Roman" w:hAnsi="Times New Roman" w:cs="Times New Roman"/>
          <w:sz w:val="24"/>
          <w:szCs w:val="24"/>
        </w:rPr>
        <w:t>level</w:t>
      </w:r>
      <w:r w:rsidRPr="00A30F8D">
        <w:rPr>
          <w:rFonts w:ascii="Times New Roman" w:hAnsi="Times New Roman" w:cs="Times New Roman"/>
          <w:sz w:val="24"/>
          <w:szCs w:val="24"/>
        </w:rPr>
        <w:t xml:space="preserve"> perceptual </w:t>
      </w:r>
      <w:r w:rsidRPr="00A30F8D">
        <w:rPr>
          <w:rFonts w:ascii="Times New Roman" w:hAnsi="Times New Roman" w:cs="Times New Roman"/>
          <w:sz w:val="24"/>
          <w:szCs w:val="24"/>
        </w:rPr>
        <w:lastRenderedPageBreak/>
        <w:t>manipulations</w:t>
      </w:r>
      <w:r w:rsidR="006B3B52">
        <w:rPr>
          <w:rFonts w:ascii="Times New Roman" w:hAnsi="Times New Roman" w:cs="Times New Roman"/>
          <w:sz w:val="24"/>
          <w:szCs w:val="24"/>
        </w:rPr>
        <w:t>; that is, it is unknown whether</w:t>
      </w:r>
      <w:r w:rsidR="001375AE">
        <w:rPr>
          <w:rFonts w:ascii="Times New Roman" w:hAnsi="Times New Roman" w:cs="Times New Roman"/>
          <w:sz w:val="24"/>
          <w:szCs w:val="24"/>
        </w:rPr>
        <w:t xml:space="preserve"> infants’ and adults’ sensitivity to the Markov condition will hold when salient perceptual manipulations are made to causal sequences</w:t>
      </w:r>
      <w:r w:rsidRPr="00A30F8D">
        <w:rPr>
          <w:rFonts w:ascii="Times New Roman" w:hAnsi="Times New Roman" w:cs="Times New Roman"/>
          <w:sz w:val="24"/>
          <w:szCs w:val="24"/>
        </w:rPr>
        <w:t xml:space="preserve">. </w:t>
      </w:r>
    </w:p>
    <w:p w14:paraId="0BF68F5E" w14:textId="77777777" w:rsidR="000A2EE2" w:rsidRDefault="003C42CB" w:rsidP="00C7016D">
      <w:pPr>
        <w:spacing w:line="480" w:lineRule="auto"/>
        <w:ind w:firstLine="576"/>
        <w:contextualSpacing/>
        <w:rPr>
          <w:rFonts w:ascii="Times New Roman" w:hAnsi="Times New Roman" w:cs="Times New Roman"/>
          <w:sz w:val="24"/>
          <w:szCs w:val="24"/>
        </w:rPr>
      </w:pPr>
      <w:r w:rsidRPr="003C42CB">
        <w:rPr>
          <w:rFonts w:ascii="Times New Roman" w:hAnsi="Times New Roman" w:cs="Times New Roman"/>
          <w:sz w:val="24"/>
          <w:szCs w:val="24"/>
        </w:rPr>
        <w:t xml:space="preserve">The </w:t>
      </w:r>
      <w:r w:rsidR="0031105F">
        <w:rPr>
          <w:rFonts w:ascii="Times New Roman" w:hAnsi="Times New Roman" w:cs="Times New Roman"/>
          <w:sz w:val="24"/>
          <w:szCs w:val="24"/>
        </w:rPr>
        <w:t>research presented here</w:t>
      </w:r>
      <w:r w:rsidRPr="003C42CB">
        <w:rPr>
          <w:rFonts w:ascii="Times New Roman" w:hAnsi="Times New Roman" w:cs="Times New Roman"/>
          <w:sz w:val="24"/>
          <w:szCs w:val="24"/>
        </w:rPr>
        <w:t xml:space="preserve"> consists of five experiments that use</w:t>
      </w:r>
      <w:r w:rsidR="00831C06">
        <w:rPr>
          <w:rFonts w:ascii="Times New Roman" w:hAnsi="Times New Roman" w:cs="Times New Roman"/>
          <w:sz w:val="24"/>
          <w:szCs w:val="24"/>
        </w:rPr>
        <w:t>d</w:t>
      </w:r>
      <w:r w:rsidRPr="003C42CB">
        <w:rPr>
          <w:rFonts w:ascii="Times New Roman" w:hAnsi="Times New Roman" w:cs="Times New Roman"/>
          <w:sz w:val="24"/>
          <w:szCs w:val="24"/>
        </w:rPr>
        <w:t xml:space="preserve"> four-object, three-chain causal launching sequences. Launching sequences </w:t>
      </w:r>
      <w:r w:rsidR="0031105F">
        <w:rPr>
          <w:rFonts w:ascii="Times New Roman" w:hAnsi="Times New Roman" w:cs="Times New Roman"/>
          <w:sz w:val="24"/>
          <w:szCs w:val="24"/>
        </w:rPr>
        <w:t>were</w:t>
      </w:r>
      <w:r w:rsidRPr="003C42CB">
        <w:rPr>
          <w:rFonts w:ascii="Times New Roman" w:hAnsi="Times New Roman" w:cs="Times New Roman"/>
          <w:sz w:val="24"/>
          <w:szCs w:val="24"/>
        </w:rPr>
        <w:t xml:space="preserve"> used because they are among the simplest events in which to observe cause-and-effect relations between elements</w:t>
      </w:r>
      <w:r w:rsidR="00DE7C43">
        <w:rPr>
          <w:rFonts w:ascii="Times New Roman" w:hAnsi="Times New Roman" w:cs="Times New Roman"/>
          <w:sz w:val="24"/>
          <w:szCs w:val="24"/>
        </w:rPr>
        <w:t>, because this paradigm has been used successfully to study causal perception in infants, children, and adults</w:t>
      </w:r>
      <w:r w:rsidRPr="003C42CB">
        <w:rPr>
          <w:rFonts w:ascii="Times New Roman" w:hAnsi="Times New Roman" w:cs="Times New Roman"/>
          <w:sz w:val="24"/>
          <w:szCs w:val="24"/>
        </w:rPr>
        <w:t xml:space="preserve">  (e.g., Leslie &amp; Keeble, 1987; Oakes &amp; Cohen, 1990; Scholl &amp; Nakayama,</w:t>
      </w:r>
      <w:r>
        <w:rPr>
          <w:rFonts w:ascii="Times New Roman" w:hAnsi="Times New Roman" w:cs="Times New Roman"/>
          <w:sz w:val="24"/>
          <w:szCs w:val="24"/>
        </w:rPr>
        <w:t xml:space="preserve"> </w:t>
      </w:r>
      <w:r w:rsidRPr="003C42CB">
        <w:rPr>
          <w:rFonts w:ascii="Times New Roman" w:hAnsi="Times New Roman" w:cs="Times New Roman"/>
          <w:sz w:val="24"/>
          <w:szCs w:val="24"/>
        </w:rPr>
        <w:t>2002)</w:t>
      </w:r>
      <w:r w:rsidR="00DE7C43">
        <w:rPr>
          <w:rFonts w:ascii="Times New Roman" w:hAnsi="Times New Roman" w:cs="Times New Roman"/>
          <w:sz w:val="24"/>
          <w:szCs w:val="24"/>
        </w:rPr>
        <w:t xml:space="preserve">, and because there is reason to think that adults may show greater sensitivity to the Markov condition and Markov-equivalence classes when a causal-chain structure </w:t>
      </w:r>
      <w:r w:rsidR="00B850AD">
        <w:rPr>
          <w:rFonts w:ascii="Times New Roman" w:hAnsi="Times New Roman" w:cs="Times New Roman"/>
          <w:sz w:val="24"/>
          <w:szCs w:val="24"/>
        </w:rPr>
        <w:t>is used</w:t>
      </w:r>
      <w:r w:rsidR="00DE7C43">
        <w:rPr>
          <w:rFonts w:ascii="Times New Roman" w:hAnsi="Times New Roman" w:cs="Times New Roman"/>
          <w:sz w:val="24"/>
          <w:szCs w:val="24"/>
        </w:rPr>
        <w:t xml:space="preserve"> than when either a common-ca</w:t>
      </w:r>
      <w:r w:rsidR="00705087">
        <w:rPr>
          <w:rFonts w:ascii="Times New Roman" w:hAnsi="Times New Roman" w:cs="Times New Roman"/>
          <w:sz w:val="24"/>
          <w:szCs w:val="24"/>
        </w:rPr>
        <w:t xml:space="preserve">use or common-effect structure </w:t>
      </w:r>
      <w:r w:rsidR="005515BC">
        <w:rPr>
          <w:rFonts w:ascii="Times New Roman" w:hAnsi="Times New Roman" w:cs="Times New Roman"/>
          <w:sz w:val="24"/>
          <w:szCs w:val="24"/>
        </w:rPr>
        <w:t>is used</w:t>
      </w:r>
      <w:r w:rsidR="00705087">
        <w:rPr>
          <w:rFonts w:ascii="Times New Roman" w:hAnsi="Times New Roman" w:cs="Times New Roman"/>
          <w:sz w:val="24"/>
          <w:szCs w:val="24"/>
        </w:rPr>
        <w:t xml:space="preserve"> (e.g., Steyvers et al., 2003).</w:t>
      </w:r>
      <w:r w:rsidR="00293BEC">
        <w:rPr>
          <w:rFonts w:ascii="Times New Roman" w:hAnsi="Times New Roman" w:cs="Times New Roman"/>
          <w:sz w:val="24"/>
          <w:szCs w:val="24"/>
        </w:rPr>
        <w:t xml:space="preserve"> Indeed, although Steyvers et al. (2003) demonstrated that adults showed limited sensitivity to the Markov condition and Markov-equivalence classes</w:t>
      </w:r>
      <w:r w:rsidR="00F30BF3">
        <w:rPr>
          <w:rFonts w:ascii="Times New Roman" w:hAnsi="Times New Roman" w:cs="Times New Roman"/>
          <w:sz w:val="24"/>
          <w:szCs w:val="24"/>
        </w:rPr>
        <w:t xml:space="preserve"> overall when temporal cues to causal structure were removed</w:t>
      </w:r>
      <w:r w:rsidR="008F1554">
        <w:rPr>
          <w:rFonts w:ascii="Times New Roman" w:hAnsi="Times New Roman" w:cs="Times New Roman"/>
          <w:sz w:val="24"/>
          <w:szCs w:val="24"/>
        </w:rPr>
        <w:t xml:space="preserve"> from causal-chain, common-cause, and common-effect structures</w:t>
      </w:r>
      <w:r w:rsidR="00F30BF3">
        <w:rPr>
          <w:rFonts w:ascii="Times New Roman" w:hAnsi="Times New Roman" w:cs="Times New Roman"/>
          <w:sz w:val="24"/>
          <w:szCs w:val="24"/>
        </w:rPr>
        <w:t>,</w:t>
      </w:r>
      <w:r w:rsidR="00293BEC">
        <w:rPr>
          <w:rFonts w:ascii="Times New Roman" w:hAnsi="Times New Roman" w:cs="Times New Roman"/>
          <w:sz w:val="24"/>
          <w:szCs w:val="24"/>
        </w:rPr>
        <w:t xml:space="preserve"> there is reason to think that adults will show sensitivity to </w:t>
      </w:r>
      <w:r w:rsidR="00F30BF3">
        <w:rPr>
          <w:rFonts w:ascii="Times New Roman" w:hAnsi="Times New Roman" w:cs="Times New Roman"/>
          <w:sz w:val="24"/>
          <w:szCs w:val="24"/>
        </w:rPr>
        <w:t>the Markov condition and Markov-equivalence classes</w:t>
      </w:r>
      <w:r w:rsidR="00293BEC">
        <w:rPr>
          <w:rFonts w:ascii="Times New Roman" w:hAnsi="Times New Roman" w:cs="Times New Roman"/>
          <w:sz w:val="24"/>
          <w:szCs w:val="24"/>
        </w:rPr>
        <w:t xml:space="preserve"> when </w:t>
      </w:r>
      <w:r w:rsidR="00F30BF3">
        <w:rPr>
          <w:rFonts w:ascii="Times New Roman" w:hAnsi="Times New Roman" w:cs="Times New Roman"/>
          <w:sz w:val="24"/>
          <w:szCs w:val="24"/>
        </w:rPr>
        <w:t>such cues are retained</w:t>
      </w:r>
      <w:r w:rsidR="008F1554">
        <w:rPr>
          <w:rFonts w:ascii="Times New Roman" w:hAnsi="Times New Roman" w:cs="Times New Roman"/>
          <w:sz w:val="24"/>
          <w:szCs w:val="24"/>
        </w:rPr>
        <w:t>, especially in the context of causal-chain sequences</w:t>
      </w:r>
      <w:r w:rsidR="00B549A6">
        <w:rPr>
          <w:rFonts w:ascii="Times New Roman" w:hAnsi="Times New Roman" w:cs="Times New Roman"/>
          <w:sz w:val="24"/>
          <w:szCs w:val="24"/>
        </w:rPr>
        <w:t xml:space="preserve">. Fernbach and Sloman (2009) showed, for example, that adults </w:t>
      </w:r>
      <w:r w:rsidR="00AF1C07">
        <w:rPr>
          <w:rFonts w:ascii="Times New Roman" w:hAnsi="Times New Roman" w:cs="Times New Roman"/>
          <w:sz w:val="24"/>
          <w:szCs w:val="24"/>
        </w:rPr>
        <w:t>rely on</w:t>
      </w:r>
      <w:r w:rsidR="00B549A6">
        <w:rPr>
          <w:rFonts w:ascii="Times New Roman" w:hAnsi="Times New Roman" w:cs="Times New Roman"/>
          <w:sz w:val="24"/>
          <w:szCs w:val="24"/>
        </w:rPr>
        <w:t xml:space="preserve"> temporal cues and</w:t>
      </w:r>
      <w:r w:rsidR="00AF1C07">
        <w:rPr>
          <w:rFonts w:ascii="Times New Roman" w:hAnsi="Times New Roman" w:cs="Times New Roman"/>
          <w:sz w:val="24"/>
          <w:szCs w:val="24"/>
        </w:rPr>
        <w:t xml:space="preserve"> use</w:t>
      </w:r>
      <w:r w:rsidR="00B549A6">
        <w:rPr>
          <w:rFonts w:ascii="Times New Roman" w:hAnsi="Times New Roman" w:cs="Times New Roman"/>
          <w:sz w:val="24"/>
          <w:szCs w:val="24"/>
        </w:rPr>
        <w:t xml:space="preserve"> causal inference techniques such as “chaining”—in which inferences about individual causal relations are grouped</w:t>
      </w:r>
      <w:r w:rsidR="003215A9">
        <w:rPr>
          <w:rFonts w:ascii="Times New Roman" w:hAnsi="Times New Roman" w:cs="Times New Roman"/>
          <w:sz w:val="24"/>
          <w:szCs w:val="24"/>
        </w:rPr>
        <w:t xml:space="preserve"> together from one trial to the next—to learn </w:t>
      </w:r>
      <w:r w:rsidR="00AF1C07">
        <w:rPr>
          <w:rFonts w:ascii="Times New Roman" w:hAnsi="Times New Roman" w:cs="Times New Roman"/>
          <w:sz w:val="24"/>
          <w:szCs w:val="24"/>
        </w:rPr>
        <w:t>causal-</w:t>
      </w:r>
      <w:r w:rsidR="003215A9">
        <w:rPr>
          <w:rFonts w:ascii="Times New Roman" w:hAnsi="Times New Roman" w:cs="Times New Roman"/>
          <w:sz w:val="24"/>
          <w:szCs w:val="24"/>
        </w:rPr>
        <w:t xml:space="preserve">chain and common-cause models. </w:t>
      </w:r>
    </w:p>
    <w:p w14:paraId="128FDDAD" w14:textId="0C2FFC86" w:rsidR="00DC7B2B" w:rsidRDefault="00FE22B8"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Note that the reason</w:t>
      </w:r>
      <w:r w:rsidR="008579F3">
        <w:rPr>
          <w:rFonts w:ascii="Times New Roman" w:hAnsi="Times New Roman" w:cs="Times New Roman"/>
          <w:sz w:val="24"/>
          <w:szCs w:val="24"/>
        </w:rPr>
        <w:t xml:space="preserve"> we chose not to consider common-effect structures</w:t>
      </w:r>
      <w:r w:rsidR="00CC4F11">
        <w:rPr>
          <w:rFonts w:ascii="Times New Roman" w:hAnsi="Times New Roman" w:cs="Times New Roman"/>
          <w:sz w:val="24"/>
          <w:szCs w:val="24"/>
        </w:rPr>
        <w:t xml:space="preserve"> here </w:t>
      </w:r>
      <w:r w:rsidR="007457A6">
        <w:rPr>
          <w:rFonts w:ascii="Times New Roman" w:hAnsi="Times New Roman" w:cs="Times New Roman"/>
          <w:sz w:val="24"/>
          <w:szCs w:val="24"/>
        </w:rPr>
        <w:t xml:space="preserve">is </w:t>
      </w:r>
      <w:r w:rsidR="00CC4F11">
        <w:rPr>
          <w:rFonts w:ascii="Times New Roman" w:hAnsi="Times New Roman" w:cs="Times New Roman"/>
          <w:sz w:val="24"/>
          <w:szCs w:val="24"/>
        </w:rPr>
        <w:t xml:space="preserve">because </w:t>
      </w:r>
      <w:r w:rsidR="0021170F">
        <w:rPr>
          <w:rFonts w:ascii="Times New Roman" w:hAnsi="Times New Roman" w:cs="Times New Roman"/>
          <w:sz w:val="24"/>
          <w:szCs w:val="24"/>
        </w:rPr>
        <w:t>such sequences form their own equivalence classes</w:t>
      </w:r>
      <w:r w:rsidR="006F6993">
        <w:rPr>
          <w:rFonts w:ascii="Times New Roman" w:hAnsi="Times New Roman" w:cs="Times New Roman"/>
          <w:sz w:val="24"/>
          <w:szCs w:val="24"/>
        </w:rPr>
        <w:t>—that is, no two common-effect structures</w:t>
      </w:r>
      <w:r w:rsidR="00347895">
        <w:rPr>
          <w:rFonts w:ascii="Times New Roman" w:hAnsi="Times New Roman" w:cs="Times New Roman"/>
          <w:sz w:val="24"/>
          <w:szCs w:val="24"/>
        </w:rPr>
        <w:t xml:space="preserve"> instantiate the same conditional independencies. This</w:t>
      </w:r>
      <w:r w:rsidR="00674800">
        <w:rPr>
          <w:rFonts w:ascii="Times New Roman" w:hAnsi="Times New Roman" w:cs="Times New Roman"/>
          <w:sz w:val="24"/>
          <w:szCs w:val="24"/>
        </w:rPr>
        <w:t xml:space="preserve"> </w:t>
      </w:r>
      <w:r w:rsidR="00347895">
        <w:rPr>
          <w:rFonts w:ascii="Times New Roman" w:hAnsi="Times New Roman" w:cs="Times New Roman"/>
          <w:sz w:val="24"/>
          <w:szCs w:val="24"/>
        </w:rPr>
        <w:t>makes</w:t>
      </w:r>
      <w:r w:rsidR="0021170F">
        <w:rPr>
          <w:rFonts w:ascii="Times New Roman" w:hAnsi="Times New Roman" w:cs="Times New Roman"/>
          <w:sz w:val="24"/>
          <w:szCs w:val="24"/>
        </w:rPr>
        <w:t xml:space="preserve"> it difficult to assess </w:t>
      </w:r>
      <w:r w:rsidR="00D4716E">
        <w:rPr>
          <w:rFonts w:ascii="Times New Roman" w:hAnsi="Times New Roman" w:cs="Times New Roman"/>
          <w:sz w:val="24"/>
          <w:szCs w:val="24"/>
        </w:rPr>
        <w:t xml:space="preserve">whether </w:t>
      </w:r>
      <w:r w:rsidR="0021170F">
        <w:rPr>
          <w:rFonts w:ascii="Times New Roman" w:hAnsi="Times New Roman" w:cs="Times New Roman"/>
          <w:sz w:val="24"/>
          <w:szCs w:val="24"/>
        </w:rPr>
        <w:t>learners</w:t>
      </w:r>
      <w:r w:rsidR="00D4716E">
        <w:rPr>
          <w:rFonts w:ascii="Times New Roman" w:hAnsi="Times New Roman" w:cs="Times New Roman"/>
          <w:sz w:val="24"/>
          <w:szCs w:val="24"/>
        </w:rPr>
        <w:t xml:space="preserve"> </w:t>
      </w:r>
      <w:r w:rsidR="00D81B05">
        <w:rPr>
          <w:rFonts w:ascii="Times New Roman" w:hAnsi="Times New Roman" w:cs="Times New Roman"/>
          <w:sz w:val="24"/>
          <w:szCs w:val="24"/>
        </w:rPr>
        <w:t>are sensitive to the Markov condition and</w:t>
      </w:r>
      <w:r w:rsidR="00524BA4">
        <w:rPr>
          <w:rFonts w:ascii="Times New Roman" w:hAnsi="Times New Roman" w:cs="Times New Roman"/>
          <w:sz w:val="24"/>
          <w:szCs w:val="24"/>
        </w:rPr>
        <w:t xml:space="preserve"> can form</w:t>
      </w:r>
      <w:r w:rsidR="00D81B05">
        <w:rPr>
          <w:rFonts w:ascii="Times New Roman" w:hAnsi="Times New Roman" w:cs="Times New Roman"/>
          <w:sz w:val="24"/>
          <w:szCs w:val="24"/>
        </w:rPr>
        <w:t xml:space="preserve"> Markov-equivalence classe</w:t>
      </w:r>
      <w:r w:rsidR="00D4716E">
        <w:rPr>
          <w:rFonts w:ascii="Times New Roman" w:hAnsi="Times New Roman" w:cs="Times New Roman"/>
          <w:sz w:val="24"/>
          <w:szCs w:val="24"/>
        </w:rPr>
        <w:t>s</w:t>
      </w:r>
      <w:r w:rsidR="00524BA4">
        <w:rPr>
          <w:rFonts w:ascii="Times New Roman" w:hAnsi="Times New Roman" w:cs="Times New Roman"/>
          <w:sz w:val="24"/>
          <w:szCs w:val="24"/>
        </w:rPr>
        <w:t xml:space="preserve"> between two (or more) common-effect structures because no two </w:t>
      </w:r>
      <w:r w:rsidR="005E1C8E">
        <w:rPr>
          <w:rFonts w:ascii="Times New Roman" w:hAnsi="Times New Roman" w:cs="Times New Roman"/>
          <w:sz w:val="24"/>
          <w:szCs w:val="24"/>
        </w:rPr>
        <w:t xml:space="preserve">common-effect structures will </w:t>
      </w:r>
      <w:r w:rsidR="005E1C8E">
        <w:rPr>
          <w:rFonts w:ascii="Times New Roman" w:hAnsi="Times New Roman" w:cs="Times New Roman"/>
          <w:sz w:val="24"/>
          <w:szCs w:val="24"/>
        </w:rPr>
        <w:lastRenderedPageBreak/>
        <w:t>instantiate</w:t>
      </w:r>
      <w:r w:rsidR="00D4716E">
        <w:rPr>
          <w:rFonts w:ascii="Times New Roman" w:hAnsi="Times New Roman" w:cs="Times New Roman"/>
          <w:sz w:val="24"/>
          <w:szCs w:val="24"/>
        </w:rPr>
        <w:t xml:space="preserve"> </w:t>
      </w:r>
      <w:r w:rsidR="005E1C8E">
        <w:rPr>
          <w:rFonts w:ascii="Times New Roman" w:hAnsi="Times New Roman" w:cs="Times New Roman"/>
          <w:sz w:val="24"/>
          <w:szCs w:val="24"/>
        </w:rPr>
        <w:t>identical independence relations</w:t>
      </w:r>
      <w:r w:rsidR="00D81B05">
        <w:rPr>
          <w:rFonts w:ascii="Times New Roman" w:hAnsi="Times New Roman" w:cs="Times New Roman"/>
          <w:sz w:val="24"/>
          <w:szCs w:val="24"/>
        </w:rPr>
        <w:t>.</w:t>
      </w:r>
      <w:r w:rsidR="0061135D">
        <w:rPr>
          <w:rFonts w:ascii="Times New Roman" w:hAnsi="Times New Roman" w:cs="Times New Roman"/>
          <w:sz w:val="24"/>
          <w:szCs w:val="24"/>
        </w:rPr>
        <w:t xml:space="preserve"> </w:t>
      </w:r>
      <w:r w:rsidR="000A2EE2">
        <w:rPr>
          <w:rFonts w:ascii="Times New Roman" w:hAnsi="Times New Roman" w:cs="Times New Roman"/>
          <w:sz w:val="24"/>
          <w:szCs w:val="24"/>
        </w:rPr>
        <w:t xml:space="preserve"> </w:t>
      </w:r>
      <w:r w:rsidR="000A2EE2" w:rsidRPr="000A2EE2">
        <w:rPr>
          <w:rFonts w:ascii="Times New Roman" w:hAnsi="Times New Roman" w:cs="Times New Roman"/>
          <w:sz w:val="24"/>
          <w:szCs w:val="24"/>
        </w:rPr>
        <w:t>This means that if adults are exposed to one common-effect structure that implies particular causal relations during an initial training phase (e.g., Event A) and the goal is to determine whether they will form a Markov-equivalence class that includes Event A and a</w:t>
      </w:r>
      <w:r w:rsidR="00F6080A">
        <w:rPr>
          <w:rFonts w:ascii="Times New Roman" w:hAnsi="Times New Roman" w:cs="Times New Roman"/>
          <w:sz w:val="24"/>
          <w:szCs w:val="24"/>
        </w:rPr>
        <w:t>nother event at test</w:t>
      </w:r>
      <w:r w:rsidR="000A2EE2" w:rsidRPr="000A2EE2">
        <w:rPr>
          <w:rFonts w:ascii="Times New Roman" w:hAnsi="Times New Roman" w:cs="Times New Roman"/>
          <w:sz w:val="24"/>
          <w:szCs w:val="24"/>
        </w:rPr>
        <w:t xml:space="preserve"> that instantiates identical conditional-independence relations as Event A, then one of the test events must be Event A. This is problematic because if adults respond equivalently to this test event, it could be because they recognized that this test event instantiated identical conditional-independence relations as those shown during training or because this test event was simply </w:t>
      </w:r>
      <w:r w:rsidR="00F6080A">
        <w:rPr>
          <w:rFonts w:ascii="Times New Roman" w:hAnsi="Times New Roman" w:cs="Times New Roman"/>
          <w:sz w:val="24"/>
          <w:szCs w:val="24"/>
        </w:rPr>
        <w:t xml:space="preserve">perceived as </w:t>
      </w:r>
      <w:r w:rsidR="000A2EE2" w:rsidRPr="000A2EE2">
        <w:rPr>
          <w:rFonts w:ascii="Times New Roman" w:hAnsi="Times New Roman" w:cs="Times New Roman"/>
          <w:sz w:val="24"/>
          <w:szCs w:val="24"/>
        </w:rPr>
        <w:t xml:space="preserve">familiar irrespective of </w:t>
      </w:r>
      <w:r w:rsidR="00F6080A">
        <w:rPr>
          <w:rFonts w:ascii="Times New Roman" w:hAnsi="Times New Roman" w:cs="Times New Roman"/>
          <w:sz w:val="24"/>
          <w:szCs w:val="24"/>
        </w:rPr>
        <w:t>whether it instantiated</w:t>
      </w:r>
      <w:r w:rsidR="000A2EE2" w:rsidRPr="000A2EE2">
        <w:rPr>
          <w:rFonts w:ascii="Times New Roman" w:hAnsi="Times New Roman" w:cs="Times New Roman"/>
          <w:sz w:val="24"/>
          <w:szCs w:val="24"/>
        </w:rPr>
        <w:t xml:space="preserve"> the same relations as those shown during </w:t>
      </w:r>
      <w:r w:rsidR="00F6080A">
        <w:rPr>
          <w:rFonts w:ascii="Times New Roman" w:hAnsi="Times New Roman" w:cs="Times New Roman"/>
          <w:sz w:val="24"/>
          <w:szCs w:val="24"/>
        </w:rPr>
        <w:t>the training phase</w:t>
      </w:r>
      <w:r w:rsidR="000A2EE2" w:rsidRPr="000A2EE2">
        <w:rPr>
          <w:rFonts w:ascii="Times New Roman" w:hAnsi="Times New Roman" w:cs="Times New Roman"/>
          <w:sz w:val="24"/>
          <w:szCs w:val="24"/>
        </w:rPr>
        <w:t xml:space="preserve">.  </w:t>
      </w:r>
      <w:r w:rsidR="00D86DD6">
        <w:rPr>
          <w:rFonts w:ascii="Times New Roman" w:hAnsi="Times New Roman" w:cs="Times New Roman"/>
          <w:sz w:val="24"/>
          <w:szCs w:val="24"/>
        </w:rPr>
        <w:t>We chose not to use</w:t>
      </w:r>
      <w:r>
        <w:rPr>
          <w:rFonts w:ascii="Times New Roman" w:hAnsi="Times New Roman" w:cs="Times New Roman"/>
          <w:sz w:val="24"/>
          <w:szCs w:val="24"/>
        </w:rPr>
        <w:t xml:space="preserve"> common-cause structures</w:t>
      </w:r>
      <w:r w:rsidR="00D86DD6">
        <w:rPr>
          <w:rFonts w:ascii="Times New Roman" w:hAnsi="Times New Roman" w:cs="Times New Roman"/>
          <w:sz w:val="24"/>
          <w:szCs w:val="24"/>
        </w:rPr>
        <w:t xml:space="preserve"> and instead opted to use causal-chain structures</w:t>
      </w:r>
      <w:r>
        <w:rPr>
          <w:rFonts w:ascii="Times New Roman" w:hAnsi="Times New Roman" w:cs="Times New Roman"/>
          <w:sz w:val="24"/>
          <w:szCs w:val="24"/>
        </w:rPr>
        <w:t xml:space="preserve"> because, as was mentioned above, </w:t>
      </w:r>
      <w:r w:rsidR="00411824">
        <w:rPr>
          <w:rFonts w:ascii="Times New Roman" w:hAnsi="Times New Roman" w:cs="Times New Roman"/>
          <w:sz w:val="24"/>
          <w:szCs w:val="24"/>
        </w:rPr>
        <w:t>causal-chain structures, but not common-cause structures,</w:t>
      </w:r>
      <w:r>
        <w:rPr>
          <w:rFonts w:ascii="Times New Roman" w:hAnsi="Times New Roman" w:cs="Times New Roman"/>
          <w:sz w:val="24"/>
          <w:szCs w:val="24"/>
        </w:rPr>
        <w:t xml:space="preserve"> are the simplest events in which to observe cause-and-effect relations. </w:t>
      </w:r>
    </w:p>
    <w:p w14:paraId="53C7CD71" w14:textId="49C686BA" w:rsidR="002D333A" w:rsidRDefault="00321206"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Four object</w:t>
      </w:r>
      <w:r w:rsidR="003C42CB" w:rsidRPr="003C42CB">
        <w:rPr>
          <w:rFonts w:ascii="Times New Roman" w:hAnsi="Times New Roman" w:cs="Times New Roman"/>
          <w:sz w:val="24"/>
          <w:szCs w:val="24"/>
        </w:rPr>
        <w:t xml:space="preserve">, three-chain sequences </w:t>
      </w:r>
      <w:r>
        <w:rPr>
          <w:rFonts w:ascii="Times New Roman" w:hAnsi="Times New Roman" w:cs="Times New Roman"/>
          <w:sz w:val="24"/>
          <w:szCs w:val="24"/>
        </w:rPr>
        <w:t xml:space="preserve">were used </w:t>
      </w:r>
      <w:r w:rsidR="003C42CB" w:rsidRPr="003C42CB">
        <w:rPr>
          <w:rFonts w:ascii="Times New Roman" w:hAnsi="Times New Roman" w:cs="Times New Roman"/>
          <w:sz w:val="24"/>
          <w:szCs w:val="24"/>
        </w:rPr>
        <w:t xml:space="preserve">instead of canonical two-object, one-chain sequences (e.g., Leslie &amp; Keeble, 1987) or instead of three-object, two-chain sequences (e.g., Cohen, Rundell, Spellman, &amp; Cashon, 1999) because </w:t>
      </w:r>
      <w:r w:rsidR="000F4A43">
        <w:rPr>
          <w:rFonts w:ascii="Times New Roman" w:hAnsi="Times New Roman" w:cs="Times New Roman"/>
          <w:sz w:val="24"/>
          <w:szCs w:val="24"/>
        </w:rPr>
        <w:t>examining</w:t>
      </w:r>
      <w:r w:rsidR="003C42CB" w:rsidRPr="003C42CB">
        <w:rPr>
          <w:rFonts w:ascii="Times New Roman" w:hAnsi="Times New Roman" w:cs="Times New Roman"/>
          <w:sz w:val="24"/>
          <w:szCs w:val="24"/>
        </w:rPr>
        <w:t xml:space="preserve"> infants' and adults' sensitivity to multiple conditional independence relations</w:t>
      </w:r>
      <w:r w:rsidR="0056486E">
        <w:rPr>
          <w:rFonts w:ascii="Times New Roman" w:hAnsi="Times New Roman" w:cs="Times New Roman"/>
          <w:sz w:val="24"/>
          <w:szCs w:val="24"/>
        </w:rPr>
        <w:t xml:space="preserve"> (i.e., the Markov condition)</w:t>
      </w:r>
      <w:r w:rsidR="000F4A43">
        <w:rPr>
          <w:rFonts w:ascii="Times New Roman" w:hAnsi="Times New Roman" w:cs="Times New Roman"/>
          <w:sz w:val="24"/>
          <w:szCs w:val="24"/>
        </w:rPr>
        <w:t xml:space="preserve"> is only possible</w:t>
      </w:r>
      <w:r w:rsidR="003C42CB" w:rsidRPr="003C42CB">
        <w:rPr>
          <w:rFonts w:ascii="Times New Roman" w:hAnsi="Times New Roman" w:cs="Times New Roman"/>
          <w:sz w:val="24"/>
          <w:szCs w:val="24"/>
        </w:rPr>
        <w:t xml:space="preserve"> in four-object, three-chain sequences. </w:t>
      </w:r>
      <w:r w:rsidR="00F9701E" w:rsidRPr="00F9701E">
        <w:rPr>
          <w:rFonts w:ascii="Times New Roman" w:hAnsi="Times New Roman" w:cs="Times New Roman"/>
          <w:sz w:val="24"/>
          <w:szCs w:val="24"/>
        </w:rPr>
        <w:t>To our knowledge, these experiments were the</w:t>
      </w:r>
      <w:r w:rsidR="00F9701E">
        <w:rPr>
          <w:rFonts w:ascii="Times New Roman" w:hAnsi="Times New Roman" w:cs="Times New Roman"/>
          <w:sz w:val="24"/>
          <w:szCs w:val="24"/>
        </w:rPr>
        <w:t xml:space="preserve"> </w:t>
      </w:r>
      <w:r w:rsidR="00F9701E" w:rsidRPr="00F9701E">
        <w:rPr>
          <w:rFonts w:ascii="Times New Roman" w:hAnsi="Times New Roman" w:cs="Times New Roman"/>
          <w:sz w:val="24"/>
          <w:szCs w:val="24"/>
        </w:rPr>
        <w:t xml:space="preserve">first to test </w:t>
      </w:r>
      <w:r w:rsidR="00535BB4">
        <w:rPr>
          <w:rFonts w:ascii="Times New Roman" w:hAnsi="Times New Roman" w:cs="Times New Roman"/>
          <w:sz w:val="24"/>
          <w:szCs w:val="24"/>
        </w:rPr>
        <w:t xml:space="preserve">infants’ and </w:t>
      </w:r>
      <w:r w:rsidR="00F9701E" w:rsidRPr="00F9701E">
        <w:rPr>
          <w:rFonts w:ascii="Times New Roman" w:hAnsi="Times New Roman" w:cs="Times New Roman"/>
          <w:sz w:val="24"/>
          <w:szCs w:val="24"/>
        </w:rPr>
        <w:t xml:space="preserve">adults’ causal </w:t>
      </w:r>
      <w:r w:rsidR="00535BB4">
        <w:rPr>
          <w:rFonts w:ascii="Times New Roman" w:hAnsi="Times New Roman" w:cs="Times New Roman"/>
          <w:sz w:val="24"/>
          <w:szCs w:val="24"/>
        </w:rPr>
        <w:t>processing</w:t>
      </w:r>
      <w:r w:rsidR="00F9701E" w:rsidRPr="00F9701E">
        <w:rPr>
          <w:rFonts w:ascii="Times New Roman" w:hAnsi="Times New Roman" w:cs="Times New Roman"/>
          <w:sz w:val="24"/>
          <w:szCs w:val="24"/>
        </w:rPr>
        <w:t xml:space="preserve"> with four-object, three-chain sequences. Experiment 1</w:t>
      </w:r>
      <w:r w:rsidR="00AF601A">
        <w:rPr>
          <w:rFonts w:ascii="Times New Roman" w:hAnsi="Times New Roman" w:cs="Times New Roman"/>
          <w:sz w:val="24"/>
          <w:szCs w:val="24"/>
        </w:rPr>
        <w:t xml:space="preserve"> </w:t>
      </w:r>
      <w:r w:rsidR="00F9701E" w:rsidRPr="00F9701E">
        <w:rPr>
          <w:rFonts w:ascii="Times New Roman" w:hAnsi="Times New Roman" w:cs="Times New Roman"/>
          <w:sz w:val="24"/>
          <w:szCs w:val="24"/>
        </w:rPr>
        <w:t>examined whether</w:t>
      </w:r>
      <w:r w:rsidR="002C492F">
        <w:rPr>
          <w:rFonts w:ascii="Times New Roman" w:hAnsi="Times New Roman" w:cs="Times New Roman"/>
          <w:sz w:val="24"/>
          <w:szCs w:val="24"/>
        </w:rPr>
        <w:t xml:space="preserve"> </w:t>
      </w:r>
      <w:r w:rsidR="00F9701E" w:rsidRPr="00F9701E">
        <w:rPr>
          <w:rFonts w:ascii="Times New Roman" w:hAnsi="Times New Roman" w:cs="Times New Roman"/>
          <w:sz w:val="24"/>
          <w:szCs w:val="24"/>
        </w:rPr>
        <w:t>adults are sensitive to</w:t>
      </w:r>
      <w:r w:rsidR="002C492F">
        <w:rPr>
          <w:rFonts w:ascii="Times New Roman" w:hAnsi="Times New Roman" w:cs="Times New Roman"/>
          <w:sz w:val="24"/>
          <w:szCs w:val="24"/>
        </w:rPr>
        <w:t xml:space="preserve"> the Markov condition and</w:t>
      </w:r>
      <w:r w:rsidR="00F9701E" w:rsidRPr="00F9701E">
        <w:rPr>
          <w:rFonts w:ascii="Times New Roman" w:hAnsi="Times New Roman" w:cs="Times New Roman"/>
          <w:sz w:val="24"/>
          <w:szCs w:val="24"/>
        </w:rPr>
        <w:t xml:space="preserve"> Markov-equivalence</w:t>
      </w:r>
      <w:r w:rsidR="002C492F">
        <w:rPr>
          <w:rFonts w:ascii="Times New Roman" w:hAnsi="Times New Roman" w:cs="Times New Roman"/>
          <w:sz w:val="24"/>
          <w:szCs w:val="24"/>
        </w:rPr>
        <w:t xml:space="preserve"> classes such that they </w:t>
      </w:r>
      <w:r w:rsidR="00815C38">
        <w:rPr>
          <w:rFonts w:ascii="Times New Roman" w:hAnsi="Times New Roman" w:cs="Times New Roman"/>
          <w:sz w:val="24"/>
          <w:szCs w:val="24"/>
        </w:rPr>
        <w:t>will respond equivalently to test sequences that instantiate the same conditional independence relations as those shown during an initial training phase</w:t>
      </w:r>
      <w:r w:rsidR="00F9701E" w:rsidRPr="00F9701E">
        <w:rPr>
          <w:rFonts w:ascii="Times New Roman" w:hAnsi="Times New Roman" w:cs="Times New Roman"/>
          <w:sz w:val="24"/>
          <w:szCs w:val="24"/>
        </w:rPr>
        <w:t>. Experiment 2 extended Experiment 1 to examine</w:t>
      </w:r>
      <w:r w:rsidR="006F4CBE">
        <w:rPr>
          <w:rFonts w:ascii="Times New Roman" w:hAnsi="Times New Roman" w:cs="Times New Roman"/>
          <w:sz w:val="24"/>
          <w:szCs w:val="24"/>
        </w:rPr>
        <w:t xml:space="preserve"> the extent to which adults’ sensitivity to the Markov condition and Markov-equivalence classes is robust to salient perceptual manipulations</w:t>
      </w:r>
      <w:r w:rsidR="006A61EF">
        <w:rPr>
          <w:rFonts w:ascii="Times New Roman" w:hAnsi="Times New Roman" w:cs="Times New Roman"/>
          <w:sz w:val="24"/>
          <w:szCs w:val="24"/>
        </w:rPr>
        <w:t xml:space="preserve"> to the </w:t>
      </w:r>
      <w:r w:rsidR="00F9398E">
        <w:rPr>
          <w:rFonts w:ascii="Times New Roman" w:hAnsi="Times New Roman" w:cs="Times New Roman"/>
          <w:sz w:val="24"/>
          <w:szCs w:val="24"/>
        </w:rPr>
        <w:t>four-object</w:t>
      </w:r>
      <w:r w:rsidR="006A61EF">
        <w:rPr>
          <w:rFonts w:ascii="Times New Roman" w:hAnsi="Times New Roman" w:cs="Times New Roman"/>
          <w:sz w:val="24"/>
          <w:szCs w:val="24"/>
        </w:rPr>
        <w:t xml:space="preserve"> </w:t>
      </w:r>
      <w:r w:rsidR="006A61EF">
        <w:rPr>
          <w:rFonts w:ascii="Times New Roman" w:hAnsi="Times New Roman" w:cs="Times New Roman"/>
          <w:sz w:val="24"/>
          <w:szCs w:val="24"/>
        </w:rPr>
        <w:lastRenderedPageBreak/>
        <w:t>launching-sequences</w:t>
      </w:r>
      <w:r w:rsidR="00F9398E">
        <w:rPr>
          <w:rFonts w:ascii="Times New Roman" w:hAnsi="Times New Roman" w:cs="Times New Roman"/>
          <w:sz w:val="24"/>
          <w:szCs w:val="24"/>
        </w:rPr>
        <w:t xml:space="preserve"> and whether adults’ representations of such sequences are grounded in low-level perceptual features or in terms of the Markov condition and Markov-equivalence classes. </w:t>
      </w:r>
      <w:r w:rsidR="00F9701E" w:rsidRPr="00F9701E">
        <w:rPr>
          <w:rFonts w:ascii="Times New Roman" w:hAnsi="Times New Roman" w:cs="Times New Roman"/>
          <w:sz w:val="24"/>
          <w:szCs w:val="24"/>
        </w:rPr>
        <w:t>Experiment 3 was designed to clarify the results of Experiment 2 to determine on what basis</w:t>
      </w:r>
      <w:r w:rsidR="00F9701E">
        <w:rPr>
          <w:rFonts w:ascii="Times New Roman" w:hAnsi="Times New Roman" w:cs="Times New Roman"/>
          <w:sz w:val="24"/>
          <w:szCs w:val="24"/>
        </w:rPr>
        <w:t xml:space="preserve"> </w:t>
      </w:r>
      <w:r w:rsidR="00F9701E" w:rsidRPr="00F9701E">
        <w:rPr>
          <w:rFonts w:ascii="Times New Roman" w:hAnsi="Times New Roman" w:cs="Times New Roman"/>
          <w:sz w:val="24"/>
          <w:szCs w:val="24"/>
        </w:rPr>
        <w:t>subjects in Experiment 2 responded to the test sequences and whether the sequences wer</w:t>
      </w:r>
      <w:r w:rsidR="00F9701E">
        <w:rPr>
          <w:rFonts w:ascii="Times New Roman" w:hAnsi="Times New Roman" w:cs="Times New Roman"/>
          <w:sz w:val="24"/>
          <w:szCs w:val="24"/>
        </w:rPr>
        <w:t xml:space="preserve">e </w:t>
      </w:r>
      <w:r w:rsidR="00F9701E" w:rsidRPr="00F9701E">
        <w:rPr>
          <w:rFonts w:ascii="Times New Roman" w:hAnsi="Times New Roman" w:cs="Times New Roman"/>
          <w:sz w:val="24"/>
          <w:szCs w:val="24"/>
        </w:rPr>
        <w:t>perceived as perceptually or causally distinct. Experiment 4 examined over what</w:t>
      </w:r>
      <w:r w:rsidR="00F9701E">
        <w:rPr>
          <w:rFonts w:ascii="Times New Roman" w:hAnsi="Times New Roman" w:cs="Times New Roman"/>
          <w:sz w:val="24"/>
          <w:szCs w:val="24"/>
        </w:rPr>
        <w:t xml:space="preserve"> d</w:t>
      </w:r>
      <w:r w:rsidR="00F9701E" w:rsidRPr="00F9701E">
        <w:rPr>
          <w:rFonts w:ascii="Times New Roman" w:hAnsi="Times New Roman" w:cs="Times New Roman"/>
          <w:sz w:val="24"/>
          <w:szCs w:val="24"/>
        </w:rPr>
        <w:t xml:space="preserve">imension, or perceptual feature, </w:t>
      </w:r>
      <w:r w:rsidR="001D0B41">
        <w:rPr>
          <w:rFonts w:ascii="Times New Roman" w:hAnsi="Times New Roman" w:cs="Times New Roman"/>
          <w:sz w:val="24"/>
          <w:szCs w:val="24"/>
        </w:rPr>
        <w:t>do adults encode</w:t>
      </w:r>
      <w:r w:rsidR="00F9701E" w:rsidRPr="00F9701E">
        <w:rPr>
          <w:rFonts w:ascii="Times New Roman" w:hAnsi="Times New Roman" w:cs="Times New Roman"/>
          <w:sz w:val="24"/>
          <w:szCs w:val="24"/>
        </w:rPr>
        <w:t xml:space="preserve"> the Markov condition when shown four-object,</w:t>
      </w:r>
      <w:r w:rsidR="00D3783A">
        <w:rPr>
          <w:rFonts w:ascii="Times New Roman" w:hAnsi="Times New Roman" w:cs="Times New Roman"/>
          <w:sz w:val="24"/>
          <w:szCs w:val="24"/>
        </w:rPr>
        <w:t xml:space="preserve"> </w:t>
      </w:r>
      <w:r w:rsidR="00F9701E" w:rsidRPr="00F9701E">
        <w:rPr>
          <w:rFonts w:ascii="Times New Roman" w:hAnsi="Times New Roman" w:cs="Times New Roman"/>
          <w:sz w:val="24"/>
          <w:szCs w:val="24"/>
        </w:rPr>
        <w:t>three-chain launching event sequences.</w:t>
      </w:r>
      <w:r w:rsidR="00612C1D">
        <w:rPr>
          <w:rFonts w:ascii="Times New Roman" w:hAnsi="Times New Roman" w:cs="Times New Roman"/>
          <w:sz w:val="24"/>
          <w:szCs w:val="24"/>
        </w:rPr>
        <w:t xml:space="preserve"> Finally, the aim of Experiment 5 was iden</w:t>
      </w:r>
      <w:r w:rsidR="00B670AD">
        <w:rPr>
          <w:rFonts w:ascii="Times New Roman" w:hAnsi="Times New Roman" w:cs="Times New Roman"/>
          <w:sz w:val="24"/>
          <w:szCs w:val="24"/>
        </w:rPr>
        <w:t>tical</w:t>
      </w:r>
      <w:r w:rsidR="00612C1D">
        <w:rPr>
          <w:rFonts w:ascii="Times New Roman" w:hAnsi="Times New Roman" w:cs="Times New Roman"/>
          <w:sz w:val="24"/>
          <w:szCs w:val="24"/>
        </w:rPr>
        <w:t xml:space="preserve"> to that of Experiment 1 except that infants between 18 and 22 months of age were tested</w:t>
      </w:r>
      <w:r w:rsidR="00B670AD">
        <w:rPr>
          <w:rFonts w:ascii="Times New Roman" w:hAnsi="Times New Roman" w:cs="Times New Roman"/>
          <w:sz w:val="24"/>
          <w:szCs w:val="24"/>
        </w:rPr>
        <w:t xml:space="preserve"> in a habituation version </w:t>
      </w:r>
      <w:r w:rsidR="0035552F">
        <w:rPr>
          <w:rFonts w:ascii="Times New Roman" w:hAnsi="Times New Roman" w:cs="Times New Roman"/>
          <w:sz w:val="24"/>
          <w:szCs w:val="24"/>
        </w:rPr>
        <w:t>Experiment 1</w:t>
      </w:r>
      <w:r w:rsidR="00B670AD">
        <w:rPr>
          <w:rFonts w:ascii="Times New Roman" w:hAnsi="Times New Roman" w:cs="Times New Roman"/>
          <w:sz w:val="24"/>
          <w:szCs w:val="24"/>
        </w:rPr>
        <w:t xml:space="preserve">. </w:t>
      </w:r>
      <w:r w:rsidR="005F5B19">
        <w:rPr>
          <w:rFonts w:ascii="Times New Roman" w:hAnsi="Times New Roman" w:cs="Times New Roman"/>
          <w:sz w:val="24"/>
          <w:szCs w:val="24"/>
        </w:rPr>
        <w:t>Infants and adults</w:t>
      </w:r>
      <w:r w:rsidR="00A52EBD" w:rsidRPr="00A52EBD">
        <w:rPr>
          <w:rFonts w:ascii="Times New Roman" w:hAnsi="Times New Roman" w:cs="Times New Roman"/>
          <w:sz w:val="24"/>
          <w:szCs w:val="24"/>
        </w:rPr>
        <w:t xml:space="preserve"> were chosen because it is possible to examine the developmental trajectory of causal processing from infancy</w:t>
      </w:r>
      <w:r w:rsidR="00443818">
        <w:rPr>
          <w:rFonts w:ascii="Times New Roman" w:hAnsi="Times New Roman" w:cs="Times New Roman"/>
          <w:sz w:val="24"/>
          <w:szCs w:val="24"/>
        </w:rPr>
        <w:t xml:space="preserve"> </w:t>
      </w:r>
      <w:r w:rsidR="00A52EBD" w:rsidRPr="00A52EBD">
        <w:rPr>
          <w:rFonts w:ascii="Times New Roman" w:hAnsi="Times New Roman" w:cs="Times New Roman"/>
          <w:sz w:val="24"/>
          <w:szCs w:val="24"/>
        </w:rPr>
        <w:t>to adulthood.</w:t>
      </w:r>
    </w:p>
    <w:bookmarkStart w:id="17" w:name="_Toc522727406"/>
    <w:p w14:paraId="7B61C1DE" w14:textId="6CA09A58" w:rsidR="00E569D8" w:rsidRDefault="006259C3" w:rsidP="006259C3">
      <w:pPr>
        <w:pStyle w:val="Heading1"/>
        <w:jc w:val="center"/>
      </w:pPr>
      <w:r>
        <w:rPr>
          <w:noProof/>
        </w:rPr>
        <mc:AlternateContent>
          <mc:Choice Requires="wps">
            <w:drawing>
              <wp:anchor distT="0" distB="0" distL="114300" distR="114300" simplePos="0" relativeHeight="251659264" behindDoc="0" locked="0" layoutInCell="1" allowOverlap="1" wp14:anchorId="684E06BF" wp14:editId="0FE04FF5">
                <wp:simplePos x="0" y="0"/>
                <wp:positionH relativeFrom="column">
                  <wp:posOffset>2297927</wp:posOffset>
                </wp:positionH>
                <wp:positionV relativeFrom="paragraph">
                  <wp:posOffset>-30259</wp:posOffset>
                </wp:positionV>
                <wp:extent cx="222636" cy="254442"/>
                <wp:effectExtent l="0" t="0" r="6350" b="0"/>
                <wp:wrapNone/>
                <wp:docPr id="426" name="Rectangle 426"/>
                <wp:cNvGraphicFramePr/>
                <a:graphic xmlns:a="http://schemas.openxmlformats.org/drawingml/2006/main">
                  <a:graphicData uri="http://schemas.microsoft.com/office/word/2010/wordprocessingShape">
                    <wps:wsp>
                      <wps:cNvSpPr/>
                      <wps:spPr>
                        <a:xfrm>
                          <a:off x="0" y="0"/>
                          <a:ext cx="222636" cy="2544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6" o:spid="_x0000_s1026" style="position:absolute;margin-left:180.95pt;margin-top:-2.4pt;width:17.5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" fillcolor="white [3212]" stroked="f" strokeweight="2pt"/>
            </w:pict>
          </mc:Fallback>
        </mc:AlternateContent>
      </w:r>
      <w:r w:rsidR="00E569D8" w:rsidRPr="00BE763B">
        <w:t>Experiment 1</w:t>
      </w:r>
      <w:bookmarkEnd w:id="17"/>
    </w:p>
    <w:p w14:paraId="70574EF7" w14:textId="77777777" w:rsidR="00E569D8" w:rsidRDefault="00E569D8" w:rsidP="00C7016D">
      <w:pPr>
        <w:spacing w:line="480" w:lineRule="auto"/>
        <w:ind w:firstLine="720"/>
        <w:contextualSpacing/>
        <w:rPr>
          <w:rFonts w:ascii="Times New Roman" w:hAnsi="Times New Roman" w:cs="Times New Roman"/>
          <w:sz w:val="24"/>
          <w:szCs w:val="24"/>
        </w:rPr>
      </w:pPr>
      <w:r w:rsidRPr="00BE763B">
        <w:rPr>
          <w:rFonts w:ascii="Times New Roman" w:hAnsi="Times New Roman" w:cs="Times New Roman"/>
          <w:sz w:val="24"/>
          <w:szCs w:val="24"/>
        </w:rPr>
        <w:t xml:space="preserve">The goal of Experiment 1 </w:t>
      </w:r>
      <w:r>
        <w:rPr>
          <w:rFonts w:ascii="Times New Roman" w:hAnsi="Times New Roman" w:cs="Times New Roman"/>
          <w:sz w:val="24"/>
          <w:szCs w:val="24"/>
        </w:rPr>
        <w:t>was</w:t>
      </w:r>
      <w:r w:rsidRPr="00BE763B">
        <w:rPr>
          <w:rFonts w:ascii="Times New Roman" w:hAnsi="Times New Roman" w:cs="Times New Roman"/>
          <w:sz w:val="24"/>
          <w:szCs w:val="24"/>
        </w:rPr>
        <w:t xml:space="preserve"> to examine on what basis adults processed four-object, t</w:t>
      </w:r>
      <w:r>
        <w:rPr>
          <w:rFonts w:ascii="Times New Roman" w:hAnsi="Times New Roman" w:cs="Times New Roman"/>
          <w:sz w:val="24"/>
          <w:szCs w:val="24"/>
        </w:rPr>
        <w:t>hree-chain launching sequences and to assess their sensitivity to the Markov condition and Markov-</w:t>
      </w:r>
      <w:r w:rsidRPr="00BE763B">
        <w:rPr>
          <w:rFonts w:ascii="Times New Roman" w:hAnsi="Times New Roman" w:cs="Times New Roman"/>
          <w:sz w:val="24"/>
          <w:szCs w:val="24"/>
        </w:rPr>
        <w:t>equivalence classes.</w:t>
      </w:r>
      <w:r>
        <w:rPr>
          <w:rFonts w:ascii="Times New Roman" w:hAnsi="Times New Roman" w:cs="Times New Roman"/>
          <w:sz w:val="24"/>
          <w:szCs w:val="24"/>
        </w:rPr>
        <w:t xml:space="preserve"> In particular,</w:t>
      </w:r>
      <w:r w:rsidRPr="00BE763B">
        <w:rPr>
          <w:rFonts w:ascii="Times New Roman" w:hAnsi="Times New Roman" w:cs="Times New Roman"/>
          <w:sz w:val="24"/>
          <w:szCs w:val="24"/>
        </w:rPr>
        <w:t xml:space="preserve"> </w:t>
      </w:r>
      <w:r>
        <w:rPr>
          <w:rFonts w:ascii="Times New Roman" w:hAnsi="Times New Roman" w:cs="Times New Roman"/>
          <w:sz w:val="24"/>
          <w:szCs w:val="24"/>
        </w:rPr>
        <w:t xml:space="preserve">during an initial training phase, adults were shown four-object launching-event sequences in which preceding objects in the chain caused succeeding objects to move through immediate and direct contact. Following this initial training phase, adults were shown four test events and were asked to rate how perceptually and causally similar each test event was to the initial training event. It was predicted that adults would provide higher inconsistency ratings to the test events that violated the set of conditional independencies in the training sequence if they were sensitive to the Markov condition and Markov-equivalence classes. In contrast, it was predicted that adults would provide higher inconsistency ratings to the test events that violated the perceptual features of the training sequence if they formed a </w:t>
      </w:r>
      <w:r>
        <w:rPr>
          <w:rFonts w:ascii="Times New Roman" w:hAnsi="Times New Roman" w:cs="Times New Roman"/>
          <w:sz w:val="24"/>
          <w:szCs w:val="24"/>
        </w:rPr>
        <w:lastRenderedPageBreak/>
        <w:t xml:space="preserve">representation of the training sequence that was grounded in low-level perceptual features and cues such as which object moved first. </w:t>
      </w:r>
    </w:p>
    <w:p w14:paraId="607D5A88" w14:textId="77777777" w:rsidR="00E569D8" w:rsidRDefault="00E569D8" w:rsidP="00864C18">
      <w:pPr>
        <w:pStyle w:val="Heading2"/>
      </w:pPr>
      <w:bookmarkStart w:id="18" w:name="_Toc522727407"/>
      <w:r>
        <w:t>Methods</w:t>
      </w:r>
      <w:bookmarkEnd w:id="18"/>
    </w:p>
    <w:p w14:paraId="4406F689" w14:textId="77777777" w:rsidR="00E569D8" w:rsidRDefault="00E569D8" w:rsidP="00C7016D">
      <w:pPr>
        <w:spacing w:line="480" w:lineRule="auto"/>
        <w:ind w:firstLine="720"/>
        <w:contextualSpacing/>
        <w:rPr>
          <w:rFonts w:ascii="Times New Roman" w:hAnsi="Times New Roman" w:cs="Times New Roman"/>
          <w:b/>
          <w:sz w:val="24"/>
          <w:szCs w:val="24"/>
        </w:rPr>
      </w:pPr>
      <w:proofErr w:type="gramStart"/>
      <w:r w:rsidRPr="00BE763B">
        <w:rPr>
          <w:rFonts w:ascii="Times New Roman" w:hAnsi="Times New Roman" w:cs="Times New Roman"/>
          <w:b/>
          <w:sz w:val="24"/>
          <w:szCs w:val="24"/>
        </w:rPr>
        <w:t>Participants.</w:t>
      </w:r>
      <w:proofErr w:type="gramEnd"/>
      <w:r>
        <w:rPr>
          <w:rFonts w:ascii="Times New Roman" w:hAnsi="Times New Roman" w:cs="Times New Roman"/>
          <w:b/>
          <w:sz w:val="24"/>
          <w:szCs w:val="24"/>
        </w:rPr>
        <w:t xml:space="preserve"> </w:t>
      </w:r>
      <w:r w:rsidRPr="00BE763B">
        <w:rPr>
          <w:rFonts w:ascii="Times New Roman" w:hAnsi="Times New Roman" w:cs="Times New Roman"/>
          <w:sz w:val="24"/>
          <w:szCs w:val="24"/>
        </w:rPr>
        <w:t>Sixty</w:t>
      </w:r>
      <w:r>
        <w:rPr>
          <w:rFonts w:ascii="Times New Roman" w:hAnsi="Times New Roman" w:cs="Times New Roman"/>
          <w:sz w:val="24"/>
          <w:szCs w:val="24"/>
        </w:rPr>
        <w:t>-four</w:t>
      </w:r>
      <w:r w:rsidRPr="00BE763B">
        <w:rPr>
          <w:rFonts w:ascii="Times New Roman" w:hAnsi="Times New Roman" w:cs="Times New Roman"/>
          <w:sz w:val="24"/>
          <w:szCs w:val="24"/>
        </w:rPr>
        <w:t xml:space="preserve"> college students were recruited from to participate in Experiment 1</w:t>
      </w:r>
      <w:r>
        <w:rPr>
          <w:rFonts w:ascii="Times New Roman" w:hAnsi="Times New Roman" w:cs="Times New Roman"/>
          <w:sz w:val="24"/>
          <w:szCs w:val="24"/>
        </w:rPr>
        <w:t>. Data about the age and sex of the subjects were not collected</w:t>
      </w:r>
      <w:r w:rsidRPr="00BE763B">
        <w:rPr>
          <w:rFonts w:ascii="Times New Roman" w:hAnsi="Times New Roman" w:cs="Times New Roman"/>
          <w:sz w:val="24"/>
          <w:szCs w:val="24"/>
        </w:rPr>
        <w:t>. An a priori power analysis revealed that approximately 16 participants would be needed to have an 80% chance of detecting a reliable difference between any two pairs of means if such a difference exists (</w:t>
      </w:r>
      <w:r w:rsidRPr="005E509A">
        <w:rPr>
          <w:rFonts w:ascii="Times New Roman" w:hAnsi="Times New Roman" w:cs="Times New Roman"/>
          <w:sz w:val="24"/>
          <w:szCs w:val="24"/>
        </w:rPr>
        <w:t>e.g.,</w:t>
      </w:r>
      <w:r w:rsidRPr="00BE763B">
        <w:rPr>
          <w:rFonts w:ascii="Times New Roman" w:hAnsi="Times New Roman" w:cs="Times New Roman"/>
          <w:sz w:val="24"/>
          <w:szCs w:val="24"/>
        </w:rPr>
        <w:t xml:space="preserve"> Cohen, 1988). Thus, we can be confident that these experiments are sufficiently powered. The subjects received course credit for an introductory-level psychology course.</w:t>
      </w:r>
      <w:r w:rsidRPr="00BE763B">
        <w:rPr>
          <w:rFonts w:ascii="Times New Roman" w:hAnsi="Times New Roman" w:cs="Times New Roman"/>
          <w:b/>
          <w:sz w:val="24"/>
          <w:szCs w:val="24"/>
        </w:rPr>
        <w:t xml:space="preserve"> </w:t>
      </w:r>
    </w:p>
    <w:p w14:paraId="5A2CCB85" w14:textId="77777777" w:rsidR="00E569D8" w:rsidRDefault="00E569D8" w:rsidP="00C7016D">
      <w:pPr>
        <w:spacing w:line="480" w:lineRule="auto"/>
        <w:ind w:firstLine="720"/>
        <w:contextualSpacing/>
        <w:rPr>
          <w:rFonts w:ascii="Times New Roman" w:hAnsi="Times New Roman" w:cs="Times New Roman"/>
          <w:b/>
          <w:sz w:val="24"/>
          <w:szCs w:val="24"/>
        </w:rPr>
      </w:pPr>
      <w:proofErr w:type="gramStart"/>
      <w:r>
        <w:rPr>
          <w:rFonts w:ascii="Times New Roman" w:hAnsi="Times New Roman" w:cs="Times New Roman"/>
          <w:b/>
          <w:sz w:val="24"/>
          <w:szCs w:val="24"/>
        </w:rPr>
        <w:t>Stimuli and Design.</w:t>
      </w:r>
      <w:proofErr w:type="gramEnd"/>
      <w:r>
        <w:rPr>
          <w:rFonts w:ascii="Times New Roman" w:hAnsi="Times New Roman" w:cs="Times New Roman"/>
          <w:b/>
          <w:sz w:val="24"/>
          <w:szCs w:val="24"/>
        </w:rPr>
        <w:t xml:space="preserve"> </w:t>
      </w:r>
      <w:r w:rsidRPr="00BE763B">
        <w:rPr>
          <w:rFonts w:ascii="Times New Roman" w:hAnsi="Times New Roman" w:cs="Times New Roman"/>
          <w:sz w:val="24"/>
          <w:szCs w:val="24"/>
        </w:rPr>
        <w:t xml:space="preserve">The stimuli were computer-animated launching-event sequences that were produced using Macromedia Director MX 2004 for PC. The stage on which the video events were depicted was 641 pixels wide by 480 pixels tall. In the </w:t>
      </w:r>
      <w:r>
        <w:rPr>
          <w:rFonts w:ascii="Times New Roman" w:hAnsi="Times New Roman" w:cs="Times New Roman"/>
          <w:sz w:val="24"/>
          <w:szCs w:val="24"/>
        </w:rPr>
        <w:t>training phase, a first circle that</w:t>
      </w:r>
      <w:r w:rsidRPr="00BE763B">
        <w:rPr>
          <w:rFonts w:ascii="Times New Roman" w:hAnsi="Times New Roman" w:cs="Times New Roman"/>
          <w:sz w:val="24"/>
          <w:szCs w:val="24"/>
        </w:rPr>
        <w:t xml:space="preserve"> was initially out of sight and off the screen</w:t>
      </w:r>
      <w:r>
        <w:rPr>
          <w:rFonts w:ascii="Times New Roman" w:hAnsi="Times New Roman" w:cs="Times New Roman"/>
          <w:sz w:val="24"/>
          <w:szCs w:val="24"/>
        </w:rPr>
        <w:t xml:space="preserve"> </w:t>
      </w:r>
      <w:r w:rsidRPr="00BE763B">
        <w:rPr>
          <w:rFonts w:ascii="Times New Roman" w:hAnsi="Times New Roman" w:cs="Times New Roman"/>
          <w:sz w:val="24"/>
          <w:szCs w:val="24"/>
        </w:rPr>
        <w:t xml:space="preserve">moved horizontally across the stage until it contacted a second object that was located a short distance away. On contact, the first object stopped moving and the second object began horizontally to move until it contacted a third circle. Following contact with the third object, the second object stopped moving and the third object began to move horizontally until it made contact with and subsequently caused a fourth circle to move horizontally until it was off stage and out of sight. The entire training event sequence lasted approximately 10 s and each sequence was played both from left to right and from right to left </w:t>
      </w:r>
      <w:r>
        <w:rPr>
          <w:rFonts w:ascii="Times New Roman" w:hAnsi="Times New Roman" w:cs="Times New Roman"/>
          <w:sz w:val="24"/>
          <w:szCs w:val="24"/>
        </w:rPr>
        <w:t xml:space="preserve">and was counterbalanced for first event </w:t>
      </w:r>
      <w:r w:rsidRPr="00BE763B">
        <w:rPr>
          <w:rFonts w:ascii="Times New Roman" w:hAnsi="Times New Roman" w:cs="Times New Roman"/>
          <w:sz w:val="24"/>
          <w:szCs w:val="24"/>
        </w:rPr>
        <w:t xml:space="preserve">to eliminate potential direction effects. The colors of the first and third circles in the training sequences were either red or blue (counterbalanced), whereas the color of the second and fourth objects </w:t>
      </w:r>
      <w:r>
        <w:rPr>
          <w:rFonts w:ascii="Times New Roman" w:hAnsi="Times New Roman" w:cs="Times New Roman"/>
          <w:sz w:val="24"/>
          <w:szCs w:val="24"/>
        </w:rPr>
        <w:t>was</w:t>
      </w:r>
      <w:r w:rsidRPr="00BE763B">
        <w:rPr>
          <w:rFonts w:ascii="Times New Roman" w:hAnsi="Times New Roman" w:cs="Times New Roman"/>
          <w:sz w:val="24"/>
          <w:szCs w:val="24"/>
        </w:rPr>
        <w:t xml:space="preserve"> always gray. Note that regardless</w:t>
      </w:r>
      <w:r>
        <w:rPr>
          <w:rFonts w:ascii="Times New Roman" w:hAnsi="Times New Roman" w:cs="Times New Roman"/>
          <w:sz w:val="24"/>
          <w:szCs w:val="24"/>
        </w:rPr>
        <w:t xml:space="preserve"> of</w:t>
      </w:r>
      <w:r w:rsidRPr="00BE763B">
        <w:rPr>
          <w:rFonts w:ascii="Times New Roman" w:hAnsi="Times New Roman" w:cs="Times New Roman"/>
          <w:sz w:val="24"/>
          <w:szCs w:val="24"/>
        </w:rPr>
        <w:t xml:space="preserve"> whether the training-event sequences were played from right to left or from left to </w:t>
      </w:r>
      <w:r w:rsidRPr="00BE763B">
        <w:rPr>
          <w:rFonts w:ascii="Times New Roman" w:hAnsi="Times New Roman" w:cs="Times New Roman"/>
          <w:sz w:val="24"/>
          <w:szCs w:val="24"/>
        </w:rPr>
        <w:lastRenderedPageBreak/>
        <w:t>right, the red and blue circles always served as the first and third objects (counterbalanced) and the gray objects always served as the second and fourth objects. Each circle was approximately 56 pixels wide by 56 pixels tall. Individual presentations of each event were separated by a blue screen that descended and ascended over a period of approximately 2 s.</w:t>
      </w:r>
      <w:r w:rsidRPr="00BE763B">
        <w:rPr>
          <w:rFonts w:ascii="Times New Roman" w:hAnsi="Times New Roman" w:cs="Times New Roman"/>
          <w:b/>
          <w:sz w:val="24"/>
          <w:szCs w:val="24"/>
        </w:rPr>
        <w:t xml:space="preserve"> </w:t>
      </w:r>
      <w:r w:rsidRPr="00BE763B">
        <w:rPr>
          <w:rFonts w:ascii="Times New Roman" w:hAnsi="Times New Roman" w:cs="Times New Roman"/>
          <w:sz w:val="24"/>
          <w:szCs w:val="24"/>
        </w:rPr>
        <w:t>The training and test s</w:t>
      </w:r>
      <w:r>
        <w:rPr>
          <w:rFonts w:ascii="Times New Roman" w:hAnsi="Times New Roman" w:cs="Times New Roman"/>
          <w:sz w:val="24"/>
          <w:szCs w:val="24"/>
        </w:rPr>
        <w:t xml:space="preserve">timuli are illustrated in Figures 2A-D. </w:t>
      </w:r>
    </w:p>
    <w:p w14:paraId="0388A0C9" w14:textId="77777777" w:rsidR="00E569D8" w:rsidRDefault="00E569D8" w:rsidP="00C7016D">
      <w:pPr>
        <w:spacing w:line="480" w:lineRule="auto"/>
        <w:ind w:firstLine="720"/>
        <w:contextualSpacing/>
        <w:rPr>
          <w:rFonts w:ascii="Times New Roman" w:hAnsi="Times New Roman" w:cs="Times New Roman"/>
          <w:sz w:val="24"/>
          <w:szCs w:val="24"/>
        </w:rPr>
      </w:pPr>
      <w:r w:rsidRPr="00BE763B">
        <w:rPr>
          <w:rFonts w:ascii="Times New Roman" w:hAnsi="Times New Roman" w:cs="Times New Roman"/>
          <w:sz w:val="24"/>
          <w:szCs w:val="24"/>
        </w:rPr>
        <w:t>In the test phase, subjects were shown four test events</w:t>
      </w:r>
      <w:r>
        <w:rPr>
          <w:rFonts w:ascii="Times New Roman" w:hAnsi="Times New Roman" w:cs="Times New Roman"/>
          <w:sz w:val="24"/>
          <w:szCs w:val="24"/>
        </w:rPr>
        <w:t>: the gray-blue-gray-red (i.e., GBGR), the gray-red-gray-blue (i.e., GRGB), the gray-blue-red-gray (i.e., GBRG), and the gray-red-blue-gray (i.e., GRBG) test events</w:t>
      </w:r>
      <w:r w:rsidRPr="00BE763B">
        <w:rPr>
          <w:rFonts w:ascii="Times New Roman" w:hAnsi="Times New Roman" w:cs="Times New Roman"/>
          <w:sz w:val="24"/>
          <w:szCs w:val="24"/>
        </w:rPr>
        <w:t xml:space="preserve">. </w:t>
      </w:r>
      <w:r>
        <w:rPr>
          <w:rFonts w:ascii="Times New Roman" w:hAnsi="Times New Roman" w:cs="Times New Roman"/>
          <w:sz w:val="24"/>
          <w:szCs w:val="24"/>
        </w:rPr>
        <w:t xml:space="preserve">All test events were similar the training events in that they included four objects in a causal chain sequence; however, in each one the order of the objects changed from training to test. In the GBGR test event, </w:t>
      </w:r>
      <w:r w:rsidRPr="00BE763B">
        <w:rPr>
          <w:rFonts w:ascii="Times New Roman" w:hAnsi="Times New Roman" w:cs="Times New Roman"/>
          <w:sz w:val="24"/>
          <w:szCs w:val="24"/>
        </w:rPr>
        <w:t>the blue object occupied the second position, the red object occupie</w:t>
      </w:r>
      <w:r>
        <w:rPr>
          <w:rFonts w:ascii="Times New Roman" w:hAnsi="Times New Roman" w:cs="Times New Roman"/>
          <w:sz w:val="24"/>
          <w:szCs w:val="24"/>
        </w:rPr>
        <w:t xml:space="preserve">d the fourth position, and the </w:t>
      </w:r>
      <w:r w:rsidRPr="00BE763B">
        <w:rPr>
          <w:rFonts w:ascii="Times New Roman" w:hAnsi="Times New Roman" w:cs="Times New Roman"/>
          <w:sz w:val="24"/>
          <w:szCs w:val="24"/>
        </w:rPr>
        <w:t xml:space="preserve">first and third positions were occupied by the gray circles. </w:t>
      </w:r>
      <w:r>
        <w:rPr>
          <w:rFonts w:ascii="Times New Roman" w:hAnsi="Times New Roman" w:cs="Times New Roman"/>
          <w:sz w:val="24"/>
          <w:szCs w:val="24"/>
        </w:rPr>
        <w:t xml:space="preserve"> In the GRGB test event, </w:t>
      </w:r>
      <w:r w:rsidRPr="00BE763B">
        <w:rPr>
          <w:rFonts w:ascii="Times New Roman" w:hAnsi="Times New Roman" w:cs="Times New Roman"/>
          <w:sz w:val="24"/>
          <w:szCs w:val="24"/>
        </w:rPr>
        <w:t>the red object occupied the second position and the b</w:t>
      </w:r>
      <w:r>
        <w:rPr>
          <w:rFonts w:ascii="Times New Roman" w:hAnsi="Times New Roman" w:cs="Times New Roman"/>
          <w:sz w:val="24"/>
          <w:szCs w:val="24"/>
        </w:rPr>
        <w:t xml:space="preserve">lue object occupied the fourth </w:t>
      </w:r>
      <w:r w:rsidRPr="00BE763B">
        <w:rPr>
          <w:rFonts w:ascii="Times New Roman" w:hAnsi="Times New Roman" w:cs="Times New Roman"/>
          <w:sz w:val="24"/>
          <w:szCs w:val="24"/>
        </w:rPr>
        <w:t>position in the sequence; the first and third positions in the sequence were occ</w:t>
      </w:r>
      <w:r>
        <w:rPr>
          <w:rFonts w:ascii="Times New Roman" w:hAnsi="Times New Roman" w:cs="Times New Roman"/>
          <w:sz w:val="24"/>
          <w:szCs w:val="24"/>
        </w:rPr>
        <w:t xml:space="preserve">upied by the gray objects. In the GBRG </w:t>
      </w:r>
      <w:r w:rsidRPr="00BE763B">
        <w:rPr>
          <w:rFonts w:ascii="Times New Roman" w:hAnsi="Times New Roman" w:cs="Times New Roman"/>
          <w:sz w:val="24"/>
          <w:szCs w:val="24"/>
        </w:rPr>
        <w:t>test event</w:t>
      </w:r>
      <w:r>
        <w:rPr>
          <w:rFonts w:ascii="Times New Roman" w:hAnsi="Times New Roman" w:cs="Times New Roman"/>
          <w:sz w:val="24"/>
          <w:szCs w:val="24"/>
        </w:rPr>
        <w:t xml:space="preserve">, </w:t>
      </w:r>
      <w:r w:rsidRPr="00BE763B">
        <w:rPr>
          <w:rFonts w:ascii="Times New Roman" w:hAnsi="Times New Roman" w:cs="Times New Roman"/>
          <w:sz w:val="24"/>
          <w:szCs w:val="24"/>
        </w:rPr>
        <w:t>the blue object oc</w:t>
      </w:r>
      <w:r>
        <w:rPr>
          <w:rFonts w:ascii="Times New Roman" w:hAnsi="Times New Roman" w:cs="Times New Roman"/>
          <w:sz w:val="24"/>
          <w:szCs w:val="24"/>
        </w:rPr>
        <w:t xml:space="preserve">cupied the second position and </w:t>
      </w:r>
      <w:r w:rsidRPr="00BE763B">
        <w:rPr>
          <w:rFonts w:ascii="Times New Roman" w:hAnsi="Times New Roman" w:cs="Times New Roman"/>
          <w:sz w:val="24"/>
          <w:szCs w:val="24"/>
        </w:rPr>
        <w:t>the red object occupied the third position in the sequence; the first and fourth positions in the sequen</w:t>
      </w:r>
      <w:r>
        <w:rPr>
          <w:rFonts w:ascii="Times New Roman" w:hAnsi="Times New Roman" w:cs="Times New Roman"/>
          <w:sz w:val="24"/>
          <w:szCs w:val="24"/>
        </w:rPr>
        <w:t xml:space="preserve">ce were </w:t>
      </w:r>
      <w:r w:rsidRPr="00BE763B">
        <w:rPr>
          <w:rFonts w:ascii="Times New Roman" w:hAnsi="Times New Roman" w:cs="Times New Roman"/>
          <w:sz w:val="24"/>
          <w:szCs w:val="24"/>
        </w:rPr>
        <w:t>occupied by the gray objects. Finally,</w:t>
      </w:r>
      <w:r>
        <w:rPr>
          <w:rFonts w:ascii="Times New Roman" w:hAnsi="Times New Roman" w:cs="Times New Roman"/>
          <w:sz w:val="24"/>
          <w:szCs w:val="24"/>
        </w:rPr>
        <w:t xml:space="preserve"> in </w:t>
      </w:r>
      <w:r w:rsidRPr="00BE763B">
        <w:rPr>
          <w:rFonts w:ascii="Times New Roman" w:hAnsi="Times New Roman" w:cs="Times New Roman"/>
          <w:sz w:val="24"/>
          <w:szCs w:val="24"/>
        </w:rPr>
        <w:t xml:space="preserve">the </w:t>
      </w:r>
      <w:r>
        <w:rPr>
          <w:rFonts w:ascii="Times New Roman" w:hAnsi="Times New Roman" w:cs="Times New Roman"/>
          <w:sz w:val="24"/>
          <w:szCs w:val="24"/>
        </w:rPr>
        <w:t>GRBG</w:t>
      </w:r>
      <w:r w:rsidRPr="00BE763B">
        <w:rPr>
          <w:rFonts w:ascii="Times New Roman" w:hAnsi="Times New Roman" w:cs="Times New Roman"/>
          <w:sz w:val="24"/>
          <w:szCs w:val="24"/>
        </w:rPr>
        <w:t xml:space="preserve"> test event </w:t>
      </w:r>
      <w:r>
        <w:rPr>
          <w:rFonts w:ascii="Times New Roman" w:hAnsi="Times New Roman" w:cs="Times New Roman"/>
          <w:sz w:val="24"/>
          <w:szCs w:val="24"/>
        </w:rPr>
        <w:t xml:space="preserve">the red </w:t>
      </w:r>
      <w:r w:rsidRPr="00BE763B">
        <w:rPr>
          <w:rFonts w:ascii="Times New Roman" w:hAnsi="Times New Roman" w:cs="Times New Roman"/>
          <w:sz w:val="24"/>
          <w:szCs w:val="24"/>
        </w:rPr>
        <w:t xml:space="preserve">object occupied the second position and the blue object occupied the third position </w:t>
      </w:r>
      <w:r>
        <w:rPr>
          <w:rFonts w:ascii="Times New Roman" w:hAnsi="Times New Roman" w:cs="Times New Roman"/>
          <w:sz w:val="24"/>
          <w:szCs w:val="24"/>
        </w:rPr>
        <w:t xml:space="preserve">in the sequence; the first and </w:t>
      </w:r>
      <w:r w:rsidRPr="00BE763B">
        <w:rPr>
          <w:rFonts w:ascii="Times New Roman" w:hAnsi="Times New Roman" w:cs="Times New Roman"/>
          <w:sz w:val="24"/>
          <w:szCs w:val="24"/>
        </w:rPr>
        <w:t>fourth positions were occupied by the gray objects.</w:t>
      </w:r>
      <w:r>
        <w:rPr>
          <w:rFonts w:ascii="Times New Roman" w:hAnsi="Times New Roman" w:cs="Times New Roman"/>
          <w:sz w:val="24"/>
          <w:szCs w:val="24"/>
        </w:rPr>
        <w:t xml:space="preserve"> </w:t>
      </w:r>
      <w:r w:rsidRPr="00386C57">
        <w:rPr>
          <w:rFonts w:ascii="Times New Roman" w:hAnsi="Times New Roman" w:cs="Times New Roman"/>
          <w:sz w:val="24"/>
          <w:szCs w:val="24"/>
        </w:rPr>
        <w:t>The GBGR, GBRG, and GRBG test events were included because they enabled us to determine whether and to what extent adults processed the initial training event in terms of the independence relation between the blue and red circles; that is, whether adults formed a representation of the initial training sequence in which the blue and red circles were separated by an intermediate</w:t>
      </w:r>
      <w:r>
        <w:rPr>
          <w:rFonts w:ascii="Times New Roman" w:hAnsi="Times New Roman" w:cs="Times New Roman"/>
          <w:sz w:val="24"/>
          <w:szCs w:val="24"/>
        </w:rPr>
        <w:t xml:space="preserve"> gray</w:t>
      </w:r>
      <w:r w:rsidRPr="00386C57">
        <w:rPr>
          <w:rFonts w:ascii="Times New Roman" w:hAnsi="Times New Roman" w:cs="Times New Roman"/>
          <w:sz w:val="24"/>
          <w:szCs w:val="24"/>
        </w:rPr>
        <w:t xml:space="preserve"> object. The GRGB test event was included because it enabled us to </w:t>
      </w:r>
      <w:r w:rsidRPr="00386C57">
        <w:rPr>
          <w:rFonts w:ascii="Times New Roman" w:hAnsi="Times New Roman" w:cs="Times New Roman"/>
          <w:sz w:val="24"/>
          <w:szCs w:val="24"/>
        </w:rPr>
        <w:lastRenderedPageBreak/>
        <w:t>determine whether and to what extent adults were sensitive to the Markov condition and were sensitive to Markov-equivalence classes. Indeed, although the relative positions of the blue and red circles differed in the GRGB test event than in the initial BGRG training event, this test event</w:t>
      </w:r>
      <w:r>
        <w:rPr>
          <w:rFonts w:ascii="Times New Roman" w:hAnsi="Times New Roman" w:cs="Times New Roman"/>
          <w:sz w:val="24"/>
          <w:szCs w:val="24"/>
        </w:rPr>
        <w:t xml:space="preserve"> nonetheless </w:t>
      </w:r>
      <w:r w:rsidRPr="00386C57">
        <w:rPr>
          <w:rFonts w:ascii="Times New Roman" w:hAnsi="Times New Roman" w:cs="Times New Roman"/>
          <w:sz w:val="24"/>
          <w:szCs w:val="24"/>
        </w:rPr>
        <w:t>incorporated the same set of conditional independencies as that shown in the initial training event</w:t>
      </w:r>
      <w:r>
        <w:rPr>
          <w:rFonts w:ascii="Times New Roman" w:hAnsi="Times New Roman" w:cs="Times New Roman"/>
          <w:sz w:val="24"/>
          <w:szCs w:val="24"/>
        </w:rPr>
        <w:t>. In this way, the GRGB test event</w:t>
      </w:r>
      <w:r w:rsidRPr="00386C57">
        <w:rPr>
          <w:rFonts w:ascii="Times New Roman" w:hAnsi="Times New Roman" w:cs="Times New Roman"/>
          <w:sz w:val="24"/>
          <w:szCs w:val="24"/>
        </w:rPr>
        <w:t xml:space="preserve"> formed a Markov-equivalence class with the initial training event. </w:t>
      </w:r>
      <w:r>
        <w:rPr>
          <w:rFonts w:ascii="Times New Roman" w:hAnsi="Times New Roman" w:cs="Times New Roman"/>
          <w:sz w:val="24"/>
          <w:szCs w:val="24"/>
        </w:rPr>
        <w:t xml:space="preserve"> The </w:t>
      </w:r>
      <w:r w:rsidRPr="00BE763B">
        <w:rPr>
          <w:rFonts w:ascii="Times New Roman" w:hAnsi="Times New Roman" w:cs="Times New Roman"/>
          <w:sz w:val="24"/>
          <w:szCs w:val="24"/>
        </w:rPr>
        <w:t>positions in th</w:t>
      </w:r>
      <w:r>
        <w:rPr>
          <w:rFonts w:ascii="Times New Roman" w:hAnsi="Times New Roman" w:cs="Times New Roman"/>
          <w:sz w:val="24"/>
          <w:szCs w:val="24"/>
        </w:rPr>
        <w:t xml:space="preserve">e sequence occupied by the red, blue, </w:t>
      </w:r>
      <w:r w:rsidRPr="00BE763B">
        <w:rPr>
          <w:rFonts w:ascii="Times New Roman" w:hAnsi="Times New Roman" w:cs="Times New Roman"/>
          <w:sz w:val="24"/>
          <w:szCs w:val="24"/>
        </w:rPr>
        <w:t xml:space="preserve">and gray objects </w:t>
      </w:r>
      <w:r>
        <w:rPr>
          <w:rFonts w:ascii="Times New Roman" w:hAnsi="Times New Roman" w:cs="Times New Roman"/>
          <w:sz w:val="24"/>
          <w:szCs w:val="24"/>
        </w:rPr>
        <w:t>were</w:t>
      </w:r>
      <w:r w:rsidRPr="00BE763B">
        <w:rPr>
          <w:rFonts w:ascii="Times New Roman" w:hAnsi="Times New Roman" w:cs="Times New Roman"/>
          <w:sz w:val="24"/>
          <w:szCs w:val="24"/>
        </w:rPr>
        <w:t xml:space="preserve"> counterbalanced across participants</w:t>
      </w:r>
      <w:r>
        <w:rPr>
          <w:rFonts w:ascii="Times New Roman" w:hAnsi="Times New Roman" w:cs="Times New Roman"/>
          <w:sz w:val="24"/>
          <w:szCs w:val="24"/>
        </w:rPr>
        <w:t xml:space="preserve">, and </w:t>
      </w:r>
      <w:r w:rsidRPr="00BE763B">
        <w:rPr>
          <w:rFonts w:ascii="Times New Roman" w:hAnsi="Times New Roman" w:cs="Times New Roman"/>
          <w:sz w:val="24"/>
          <w:szCs w:val="24"/>
        </w:rPr>
        <w:t xml:space="preserve">each test event was shown in counterbalanced order using a Latin square. </w:t>
      </w:r>
    </w:p>
    <w:p w14:paraId="5B98D957" w14:textId="77777777" w:rsidR="00890160" w:rsidRDefault="00890160" w:rsidP="00C7016D">
      <w:pPr>
        <w:keepNext/>
        <w:spacing w:line="480" w:lineRule="auto"/>
        <w:contextualSpacing/>
      </w:pPr>
      <w:r>
        <w:rPr>
          <w:noProof/>
        </w:rPr>
        <w:lastRenderedPageBreak/>
        <w:drawing>
          <wp:inline distT="0" distB="0" distL="0" distR="0" wp14:anchorId="107B308B" wp14:editId="373338B3">
            <wp:extent cx="5943600" cy="6737350"/>
            <wp:effectExtent l="0" t="0" r="0" b="635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737350"/>
                    </a:xfrm>
                    <a:prstGeom prst="rect">
                      <a:avLst/>
                    </a:prstGeom>
                  </pic:spPr>
                </pic:pic>
              </a:graphicData>
            </a:graphic>
          </wp:inline>
        </w:drawing>
      </w:r>
    </w:p>
    <w:p w14:paraId="3D52951E" w14:textId="2480CE4D" w:rsidR="00890160" w:rsidRPr="00890160" w:rsidRDefault="00890160" w:rsidP="00C7016D">
      <w:pPr>
        <w:pStyle w:val="Caption"/>
        <w:rPr>
          <w:rFonts w:ascii="Times New Roman" w:hAnsi="Times New Roman" w:cs="Times New Roman"/>
          <w:b w:val="0"/>
          <w:noProof/>
          <w:color w:val="auto"/>
          <w:sz w:val="24"/>
          <w:szCs w:val="24"/>
        </w:rPr>
      </w:pPr>
      <w:proofErr w:type="gramStart"/>
      <w:r w:rsidRPr="00890160">
        <w:rPr>
          <w:rFonts w:ascii="Times New Roman" w:hAnsi="Times New Roman" w:cs="Times New Roman"/>
          <w:b w:val="0"/>
          <w:color w:val="auto"/>
          <w:sz w:val="24"/>
          <w:szCs w:val="24"/>
        </w:rPr>
        <w:t>Fig. 2</w:t>
      </w:r>
      <w:r>
        <w:rPr>
          <w:rFonts w:ascii="Times New Roman" w:hAnsi="Times New Roman" w:cs="Times New Roman"/>
          <w:b w:val="0"/>
          <w:color w:val="auto"/>
          <w:sz w:val="24"/>
          <w:szCs w:val="24"/>
        </w:rPr>
        <w:t>A-D</w:t>
      </w:r>
      <w:r w:rsidRPr="00890160">
        <w:rPr>
          <w:rFonts w:ascii="Times New Roman" w:hAnsi="Times New Roman" w:cs="Times New Roman"/>
          <w:b w:val="0"/>
          <w:color w:val="auto"/>
          <w:sz w:val="24"/>
          <w:szCs w:val="24"/>
        </w:rPr>
        <w:t>.</w:t>
      </w:r>
      <w:proofErr w:type="gramEnd"/>
      <w:r w:rsidRPr="00890160">
        <w:rPr>
          <w:rFonts w:ascii="Times New Roman" w:hAnsi="Times New Roman" w:cs="Times New Roman"/>
          <w:b w:val="0"/>
          <w:color w:val="auto"/>
          <w:sz w:val="24"/>
          <w:szCs w:val="24"/>
        </w:rPr>
        <w:t xml:space="preserve"> Examples of the training event and test events used in Experiment 1. Subjects were shown the training event three times from left-to-right and three times from right-to-left. The position of the red and blue objects was counterbalanced across subjects. Subjects then saw the four test events, and the test events were shown in counterbalanced order across subjects.  </w:t>
      </w:r>
    </w:p>
    <w:p w14:paraId="050B768E" w14:textId="616D6899" w:rsidR="00E569D8" w:rsidRDefault="00E569D8" w:rsidP="00C7016D">
      <w:pPr>
        <w:spacing w:line="480" w:lineRule="auto"/>
        <w:ind w:firstLine="720"/>
        <w:contextualSpacing/>
        <w:rPr>
          <w:rFonts w:ascii="Times New Roman" w:hAnsi="Times New Roman" w:cs="Times New Roman"/>
          <w:sz w:val="24"/>
          <w:szCs w:val="24"/>
        </w:rPr>
      </w:pPr>
      <w:proofErr w:type="gramStart"/>
      <w:r w:rsidRPr="003653DF">
        <w:rPr>
          <w:rFonts w:ascii="Times New Roman" w:hAnsi="Times New Roman" w:cs="Times New Roman"/>
          <w:b/>
          <w:sz w:val="24"/>
          <w:szCs w:val="24"/>
        </w:rPr>
        <w:lastRenderedPageBreak/>
        <w:t>Procedure.</w:t>
      </w:r>
      <w:proofErr w:type="gramEnd"/>
      <w:r>
        <w:rPr>
          <w:rFonts w:ascii="Times New Roman" w:hAnsi="Times New Roman" w:cs="Times New Roman"/>
          <w:sz w:val="24"/>
          <w:szCs w:val="24"/>
        </w:rPr>
        <w:t xml:space="preserve"> </w:t>
      </w:r>
      <w:r w:rsidRPr="003653DF">
        <w:rPr>
          <w:rFonts w:ascii="Times New Roman" w:hAnsi="Times New Roman" w:cs="Times New Roman"/>
          <w:sz w:val="24"/>
          <w:szCs w:val="24"/>
        </w:rPr>
        <w:t>During the training phase, subjects were shown each training event three times from</w:t>
      </w:r>
      <w:r>
        <w:rPr>
          <w:rFonts w:ascii="Times New Roman" w:hAnsi="Times New Roman" w:cs="Times New Roman"/>
          <w:sz w:val="24"/>
          <w:szCs w:val="24"/>
        </w:rPr>
        <w:t xml:space="preserve"> left-to-right and from right-</w:t>
      </w:r>
      <w:r w:rsidRPr="003653DF">
        <w:rPr>
          <w:rFonts w:ascii="Times New Roman" w:hAnsi="Times New Roman" w:cs="Times New Roman"/>
          <w:sz w:val="24"/>
          <w:szCs w:val="24"/>
        </w:rPr>
        <w:t xml:space="preserve">to-left for a total of six </w:t>
      </w:r>
      <w:r>
        <w:rPr>
          <w:rFonts w:ascii="Times New Roman" w:hAnsi="Times New Roman" w:cs="Times New Roman"/>
          <w:sz w:val="24"/>
          <w:szCs w:val="24"/>
        </w:rPr>
        <w:t>presentations</w:t>
      </w:r>
      <w:r w:rsidRPr="003653DF">
        <w:rPr>
          <w:rFonts w:ascii="Times New Roman" w:hAnsi="Times New Roman" w:cs="Times New Roman"/>
          <w:sz w:val="24"/>
          <w:szCs w:val="24"/>
        </w:rPr>
        <w:t>. Following the training p</w:t>
      </w:r>
      <w:r>
        <w:rPr>
          <w:rFonts w:ascii="Times New Roman" w:hAnsi="Times New Roman" w:cs="Times New Roman"/>
          <w:sz w:val="24"/>
          <w:szCs w:val="24"/>
        </w:rPr>
        <w:t xml:space="preserve">hase, subjects were shown each </w:t>
      </w:r>
      <w:r w:rsidRPr="003653DF">
        <w:rPr>
          <w:rFonts w:ascii="Times New Roman" w:hAnsi="Times New Roman" w:cs="Times New Roman"/>
          <w:sz w:val="24"/>
          <w:szCs w:val="24"/>
        </w:rPr>
        <w:t xml:space="preserve">test event once in </w:t>
      </w:r>
      <w:r>
        <w:rPr>
          <w:rFonts w:ascii="Times New Roman" w:hAnsi="Times New Roman" w:cs="Times New Roman"/>
          <w:sz w:val="24"/>
          <w:szCs w:val="24"/>
        </w:rPr>
        <w:t xml:space="preserve">a </w:t>
      </w:r>
      <w:r w:rsidRPr="003653DF">
        <w:rPr>
          <w:rFonts w:ascii="Times New Roman" w:hAnsi="Times New Roman" w:cs="Times New Roman"/>
          <w:sz w:val="24"/>
          <w:szCs w:val="24"/>
        </w:rPr>
        <w:t>counterbalanced order using a Latin square. Following each test</w:t>
      </w:r>
      <w:r>
        <w:rPr>
          <w:rFonts w:ascii="Times New Roman" w:hAnsi="Times New Roman" w:cs="Times New Roman"/>
          <w:sz w:val="24"/>
          <w:szCs w:val="24"/>
        </w:rPr>
        <w:t xml:space="preserve"> event, subjects were asked to </w:t>
      </w:r>
      <w:r w:rsidRPr="003653DF">
        <w:rPr>
          <w:rFonts w:ascii="Times New Roman" w:hAnsi="Times New Roman" w:cs="Times New Roman"/>
          <w:sz w:val="24"/>
          <w:szCs w:val="24"/>
        </w:rPr>
        <w:t>provide two different ratings.</w:t>
      </w:r>
      <w:r>
        <w:rPr>
          <w:rFonts w:ascii="Times New Roman" w:hAnsi="Times New Roman" w:cs="Times New Roman"/>
          <w:sz w:val="24"/>
          <w:szCs w:val="24"/>
        </w:rPr>
        <w:t xml:space="preserve"> Specifically,</w:t>
      </w:r>
      <w:r w:rsidRPr="003653DF">
        <w:rPr>
          <w:rFonts w:ascii="Times New Roman" w:hAnsi="Times New Roman" w:cs="Times New Roman"/>
          <w:sz w:val="24"/>
          <w:szCs w:val="24"/>
        </w:rPr>
        <w:t xml:space="preserve"> </w:t>
      </w:r>
      <w:r>
        <w:rPr>
          <w:rFonts w:ascii="Times New Roman" w:hAnsi="Times New Roman" w:cs="Times New Roman"/>
          <w:sz w:val="24"/>
          <w:szCs w:val="24"/>
        </w:rPr>
        <w:t>f</w:t>
      </w:r>
      <w:r w:rsidRPr="003653DF">
        <w:rPr>
          <w:rFonts w:ascii="Times New Roman" w:hAnsi="Times New Roman" w:cs="Times New Roman"/>
          <w:sz w:val="24"/>
          <w:szCs w:val="24"/>
        </w:rPr>
        <w:t>or the perceptual question subjects were asked</w:t>
      </w:r>
      <w:r>
        <w:rPr>
          <w:rFonts w:ascii="Times New Roman" w:hAnsi="Times New Roman" w:cs="Times New Roman"/>
          <w:sz w:val="24"/>
          <w:szCs w:val="24"/>
        </w:rPr>
        <w:t xml:space="preserve"> to “indicate how perceptually similar each test event is to the training events on scale that ranges between 0 </w:t>
      </w:r>
      <w:r w:rsidRPr="003653DF">
        <w:rPr>
          <w:rFonts w:ascii="Times New Roman" w:hAnsi="Times New Roman" w:cs="Times New Roman"/>
          <w:sz w:val="24"/>
          <w:szCs w:val="24"/>
        </w:rPr>
        <w:t>(completely perceptually dis</w:t>
      </w:r>
      <w:r>
        <w:rPr>
          <w:rFonts w:ascii="Times New Roman" w:hAnsi="Times New Roman" w:cs="Times New Roman"/>
          <w:sz w:val="24"/>
          <w:szCs w:val="24"/>
        </w:rPr>
        <w:t>similar) and 100 (</w:t>
      </w:r>
      <w:r w:rsidRPr="003653DF">
        <w:rPr>
          <w:rFonts w:ascii="Times New Roman" w:hAnsi="Times New Roman" w:cs="Times New Roman"/>
          <w:sz w:val="24"/>
          <w:szCs w:val="24"/>
        </w:rPr>
        <w:t>completely perceptually similar)</w:t>
      </w:r>
      <w:r>
        <w:rPr>
          <w:rFonts w:ascii="Times New Roman" w:hAnsi="Times New Roman" w:cs="Times New Roman"/>
          <w:sz w:val="24"/>
          <w:szCs w:val="24"/>
        </w:rPr>
        <w:t>.” For the causal question,</w:t>
      </w:r>
      <w:r w:rsidRPr="003653DF">
        <w:rPr>
          <w:rFonts w:ascii="Times New Roman" w:hAnsi="Times New Roman" w:cs="Times New Roman"/>
          <w:sz w:val="24"/>
          <w:szCs w:val="24"/>
        </w:rPr>
        <w:t xml:space="preserve"> subjects were asked</w:t>
      </w:r>
      <w:r>
        <w:rPr>
          <w:rFonts w:ascii="Times New Roman" w:hAnsi="Times New Roman" w:cs="Times New Roman"/>
          <w:sz w:val="24"/>
          <w:szCs w:val="24"/>
        </w:rPr>
        <w:t xml:space="preserve"> to “indicate how causally similar each test event is to the training events on scale that ranges between 0 </w:t>
      </w:r>
      <w:r w:rsidRPr="003653DF">
        <w:rPr>
          <w:rFonts w:ascii="Times New Roman" w:hAnsi="Times New Roman" w:cs="Times New Roman"/>
          <w:sz w:val="24"/>
          <w:szCs w:val="24"/>
        </w:rPr>
        <w:t xml:space="preserve">(completely </w:t>
      </w:r>
      <w:r>
        <w:rPr>
          <w:rFonts w:ascii="Times New Roman" w:hAnsi="Times New Roman" w:cs="Times New Roman"/>
          <w:sz w:val="24"/>
          <w:szCs w:val="24"/>
        </w:rPr>
        <w:t>causally</w:t>
      </w:r>
      <w:r w:rsidRPr="003653DF">
        <w:rPr>
          <w:rFonts w:ascii="Times New Roman" w:hAnsi="Times New Roman" w:cs="Times New Roman"/>
          <w:sz w:val="24"/>
          <w:szCs w:val="24"/>
        </w:rPr>
        <w:t xml:space="preserve"> dis</w:t>
      </w:r>
      <w:r>
        <w:rPr>
          <w:rFonts w:ascii="Times New Roman" w:hAnsi="Times New Roman" w:cs="Times New Roman"/>
          <w:sz w:val="24"/>
          <w:szCs w:val="24"/>
        </w:rPr>
        <w:t>similar) and 100 (</w:t>
      </w:r>
      <w:r w:rsidRPr="003653DF">
        <w:rPr>
          <w:rFonts w:ascii="Times New Roman" w:hAnsi="Times New Roman" w:cs="Times New Roman"/>
          <w:sz w:val="24"/>
          <w:szCs w:val="24"/>
        </w:rPr>
        <w:t xml:space="preserve">completely </w:t>
      </w:r>
      <w:r>
        <w:rPr>
          <w:rFonts w:ascii="Times New Roman" w:hAnsi="Times New Roman" w:cs="Times New Roman"/>
          <w:sz w:val="24"/>
          <w:szCs w:val="24"/>
        </w:rPr>
        <w:t>causally</w:t>
      </w:r>
      <w:r w:rsidRPr="003653DF">
        <w:rPr>
          <w:rFonts w:ascii="Times New Roman" w:hAnsi="Times New Roman" w:cs="Times New Roman"/>
          <w:sz w:val="24"/>
          <w:szCs w:val="24"/>
        </w:rPr>
        <w:t xml:space="preserve"> similar)</w:t>
      </w:r>
      <w:r>
        <w:rPr>
          <w:rFonts w:ascii="Times New Roman" w:hAnsi="Times New Roman" w:cs="Times New Roman"/>
          <w:sz w:val="24"/>
          <w:szCs w:val="24"/>
        </w:rPr>
        <w:t xml:space="preserve">.” </w:t>
      </w:r>
      <w:r w:rsidRPr="00823E42">
        <w:rPr>
          <w:rFonts w:ascii="Times New Roman" w:hAnsi="Times New Roman" w:cs="Times New Roman"/>
          <w:sz w:val="24"/>
          <w:szCs w:val="24"/>
        </w:rPr>
        <w:t>The rationale for</w:t>
      </w:r>
      <w:r>
        <w:rPr>
          <w:rFonts w:ascii="Times New Roman" w:hAnsi="Times New Roman" w:cs="Times New Roman"/>
          <w:sz w:val="24"/>
          <w:szCs w:val="24"/>
        </w:rPr>
        <w:t xml:space="preserve"> requiring subjects to provide </w:t>
      </w:r>
      <w:r w:rsidRPr="00823E42">
        <w:rPr>
          <w:rFonts w:ascii="Times New Roman" w:hAnsi="Times New Roman" w:cs="Times New Roman"/>
          <w:sz w:val="24"/>
          <w:szCs w:val="24"/>
        </w:rPr>
        <w:t xml:space="preserve">both causal and perceptual ratings was </w:t>
      </w:r>
      <w:r>
        <w:rPr>
          <w:rFonts w:ascii="Times New Roman" w:hAnsi="Times New Roman" w:cs="Times New Roman"/>
          <w:sz w:val="24"/>
          <w:szCs w:val="24"/>
        </w:rPr>
        <w:t>that it</w:t>
      </w:r>
      <w:r w:rsidRPr="00823E42">
        <w:rPr>
          <w:rFonts w:ascii="Times New Roman" w:hAnsi="Times New Roman" w:cs="Times New Roman"/>
          <w:sz w:val="24"/>
          <w:szCs w:val="24"/>
        </w:rPr>
        <w:t xml:space="preserve"> made it possible to determine</w:t>
      </w:r>
      <w:r>
        <w:rPr>
          <w:rFonts w:ascii="Times New Roman" w:hAnsi="Times New Roman" w:cs="Times New Roman"/>
          <w:sz w:val="24"/>
          <w:szCs w:val="24"/>
        </w:rPr>
        <w:t xml:space="preserve"> the conditions under which adults would show sensitivity to the Markov condition based on their ratings of each test event; that is, whether adults would show sensitivity when asked to provide perceptual ratings, causal ratings, or both. </w:t>
      </w:r>
      <w:r w:rsidRPr="00823E42">
        <w:rPr>
          <w:rFonts w:ascii="Times New Roman" w:hAnsi="Times New Roman" w:cs="Times New Roman"/>
          <w:sz w:val="24"/>
          <w:szCs w:val="24"/>
        </w:rPr>
        <w:t>Note that</w:t>
      </w:r>
      <w:r>
        <w:rPr>
          <w:rFonts w:ascii="Times New Roman" w:hAnsi="Times New Roman" w:cs="Times New Roman"/>
          <w:sz w:val="24"/>
          <w:szCs w:val="24"/>
        </w:rPr>
        <w:t xml:space="preserve"> this would not be possible if </w:t>
      </w:r>
      <w:r w:rsidRPr="00823E42">
        <w:rPr>
          <w:rFonts w:ascii="Times New Roman" w:hAnsi="Times New Roman" w:cs="Times New Roman"/>
          <w:sz w:val="24"/>
          <w:szCs w:val="24"/>
        </w:rPr>
        <w:t xml:space="preserve">subjects were asked </w:t>
      </w:r>
      <w:r>
        <w:rPr>
          <w:rFonts w:ascii="Times New Roman" w:hAnsi="Times New Roman" w:cs="Times New Roman"/>
          <w:sz w:val="24"/>
          <w:szCs w:val="24"/>
        </w:rPr>
        <w:t xml:space="preserve">only </w:t>
      </w:r>
      <w:r w:rsidRPr="00823E42">
        <w:rPr>
          <w:rFonts w:ascii="Times New Roman" w:hAnsi="Times New Roman" w:cs="Times New Roman"/>
          <w:sz w:val="24"/>
          <w:szCs w:val="24"/>
        </w:rPr>
        <w:t>whether a particular test event was similar to the tra</w:t>
      </w:r>
      <w:r>
        <w:rPr>
          <w:rFonts w:ascii="Times New Roman" w:hAnsi="Times New Roman" w:cs="Times New Roman"/>
          <w:sz w:val="24"/>
          <w:szCs w:val="24"/>
        </w:rPr>
        <w:t xml:space="preserve">ining events because the word similar </w:t>
      </w:r>
      <w:r w:rsidRPr="00823E42">
        <w:rPr>
          <w:rFonts w:ascii="Times New Roman" w:hAnsi="Times New Roman" w:cs="Times New Roman"/>
          <w:sz w:val="24"/>
          <w:szCs w:val="24"/>
        </w:rPr>
        <w:t>could be taken either to mean perceptual similarity</w:t>
      </w:r>
      <w:r>
        <w:rPr>
          <w:rFonts w:ascii="Times New Roman" w:hAnsi="Times New Roman" w:cs="Times New Roman"/>
          <w:sz w:val="24"/>
          <w:szCs w:val="24"/>
        </w:rPr>
        <w:t>,</w:t>
      </w:r>
      <w:r w:rsidRPr="00823E42">
        <w:rPr>
          <w:rFonts w:ascii="Times New Roman" w:hAnsi="Times New Roman" w:cs="Times New Roman"/>
          <w:sz w:val="24"/>
          <w:szCs w:val="24"/>
        </w:rPr>
        <w:t xml:space="preserve"> causal similarity</w:t>
      </w:r>
      <w:r>
        <w:rPr>
          <w:rFonts w:ascii="Times New Roman" w:hAnsi="Times New Roman" w:cs="Times New Roman"/>
          <w:sz w:val="24"/>
          <w:szCs w:val="24"/>
        </w:rPr>
        <w:t xml:space="preserve">. Subjects were asked this question for each test event and were given approximately 15 s to answer. We used a 100-point scale </w:t>
      </w:r>
      <w:r w:rsidRPr="003653DF">
        <w:rPr>
          <w:rFonts w:ascii="Times New Roman" w:hAnsi="Times New Roman" w:cs="Times New Roman"/>
          <w:sz w:val="24"/>
          <w:szCs w:val="24"/>
        </w:rPr>
        <w:t xml:space="preserve">because </w:t>
      </w:r>
      <w:r>
        <w:rPr>
          <w:rFonts w:ascii="Times New Roman" w:hAnsi="Times New Roman" w:cs="Times New Roman"/>
          <w:sz w:val="24"/>
          <w:szCs w:val="24"/>
        </w:rPr>
        <w:t>previous</w:t>
      </w:r>
      <w:r w:rsidRPr="003653DF">
        <w:rPr>
          <w:rFonts w:ascii="Times New Roman" w:hAnsi="Times New Roman" w:cs="Times New Roman"/>
          <w:sz w:val="24"/>
          <w:szCs w:val="24"/>
        </w:rPr>
        <w:t xml:space="preserve"> research has used a similar rating scale to assess adults' causal reasoning abilities (</w:t>
      </w:r>
      <w:r w:rsidRPr="005E509A">
        <w:rPr>
          <w:rFonts w:ascii="Times New Roman" w:hAnsi="Times New Roman" w:cs="Times New Roman"/>
          <w:sz w:val="24"/>
          <w:szCs w:val="24"/>
        </w:rPr>
        <w:t>e.g.,</w:t>
      </w:r>
      <w:r w:rsidRPr="003653DF">
        <w:rPr>
          <w:rFonts w:ascii="Times New Roman" w:hAnsi="Times New Roman" w:cs="Times New Roman"/>
          <w:sz w:val="24"/>
          <w:szCs w:val="24"/>
        </w:rPr>
        <w:t xml:space="preserve"> Benton &amp; Rakison, 2016; Waldmann, 2001)</w:t>
      </w:r>
      <w:r>
        <w:rPr>
          <w:rFonts w:ascii="Times New Roman" w:hAnsi="Times New Roman" w:cs="Times New Roman"/>
          <w:sz w:val="24"/>
          <w:szCs w:val="24"/>
        </w:rPr>
        <w:t xml:space="preserve"> and because the use of such a </w:t>
      </w:r>
      <w:r w:rsidRPr="003653DF">
        <w:rPr>
          <w:rFonts w:ascii="Times New Roman" w:hAnsi="Times New Roman" w:cs="Times New Roman"/>
          <w:sz w:val="24"/>
          <w:szCs w:val="24"/>
        </w:rPr>
        <w:t>scale ma</w:t>
      </w:r>
      <w:r>
        <w:rPr>
          <w:rFonts w:ascii="Times New Roman" w:hAnsi="Times New Roman" w:cs="Times New Roman"/>
          <w:sz w:val="24"/>
          <w:szCs w:val="24"/>
        </w:rPr>
        <w:t>de</w:t>
      </w:r>
      <w:r w:rsidRPr="003653DF">
        <w:rPr>
          <w:rFonts w:ascii="Times New Roman" w:hAnsi="Times New Roman" w:cs="Times New Roman"/>
          <w:sz w:val="24"/>
          <w:szCs w:val="24"/>
        </w:rPr>
        <w:t xml:space="preserve"> it possible to determine to what extent subjects' causal and perceptual ratings of the test events </w:t>
      </w:r>
      <w:r>
        <w:rPr>
          <w:rFonts w:ascii="Times New Roman" w:hAnsi="Times New Roman" w:cs="Times New Roman"/>
          <w:sz w:val="24"/>
          <w:szCs w:val="24"/>
        </w:rPr>
        <w:t>were</w:t>
      </w:r>
      <w:r w:rsidRPr="003653DF">
        <w:rPr>
          <w:rFonts w:ascii="Times New Roman" w:hAnsi="Times New Roman" w:cs="Times New Roman"/>
          <w:sz w:val="24"/>
          <w:szCs w:val="24"/>
        </w:rPr>
        <w:t xml:space="preserve"> graded.</w:t>
      </w:r>
    </w:p>
    <w:p w14:paraId="23CFD70A" w14:textId="77777777" w:rsidR="00E569D8" w:rsidRPr="00291CF8" w:rsidRDefault="00E569D8" w:rsidP="00864C18">
      <w:pPr>
        <w:pStyle w:val="Heading2"/>
      </w:pPr>
      <w:bookmarkStart w:id="19" w:name="_Toc522727408"/>
      <w:r>
        <w:t>Predictions</w:t>
      </w:r>
      <w:bookmarkEnd w:id="19"/>
    </w:p>
    <w:p w14:paraId="77796FF9"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t>
      </w:r>
      <w:r w:rsidRPr="00823E42">
        <w:rPr>
          <w:rFonts w:ascii="Times New Roman" w:hAnsi="Times New Roman" w:cs="Times New Roman"/>
          <w:sz w:val="24"/>
          <w:szCs w:val="24"/>
        </w:rPr>
        <w:t>he test events were designed to determine on what basis subjects pr</w:t>
      </w:r>
      <w:r>
        <w:rPr>
          <w:rFonts w:ascii="Times New Roman" w:hAnsi="Times New Roman" w:cs="Times New Roman"/>
          <w:sz w:val="24"/>
          <w:szCs w:val="24"/>
        </w:rPr>
        <w:t>ocessed the four-object, three-</w:t>
      </w:r>
      <w:r w:rsidRPr="00823E42">
        <w:rPr>
          <w:rFonts w:ascii="Times New Roman" w:hAnsi="Times New Roman" w:cs="Times New Roman"/>
          <w:sz w:val="24"/>
          <w:szCs w:val="24"/>
        </w:rPr>
        <w:t>chain launching-event training sequences</w:t>
      </w:r>
      <w:r>
        <w:rPr>
          <w:rFonts w:ascii="Times New Roman" w:hAnsi="Times New Roman" w:cs="Times New Roman"/>
          <w:sz w:val="24"/>
          <w:szCs w:val="24"/>
        </w:rPr>
        <w:t>,</w:t>
      </w:r>
      <w:r w:rsidRPr="00823E42">
        <w:rPr>
          <w:rFonts w:ascii="Times New Roman" w:hAnsi="Times New Roman" w:cs="Times New Roman"/>
          <w:sz w:val="24"/>
          <w:szCs w:val="24"/>
        </w:rPr>
        <w:t xml:space="preserve"> and whether they generalized their </w:t>
      </w:r>
      <w:r w:rsidRPr="00823E42">
        <w:rPr>
          <w:rFonts w:ascii="Times New Roman" w:hAnsi="Times New Roman" w:cs="Times New Roman"/>
          <w:sz w:val="24"/>
          <w:szCs w:val="24"/>
        </w:rPr>
        <w:lastRenderedPageBreak/>
        <w:t>learned r</w:t>
      </w:r>
      <w:r>
        <w:rPr>
          <w:rFonts w:ascii="Times New Roman" w:hAnsi="Times New Roman" w:cs="Times New Roman"/>
          <w:sz w:val="24"/>
          <w:szCs w:val="24"/>
        </w:rPr>
        <w:t xml:space="preserve">epresentation from training to </w:t>
      </w:r>
      <w:r w:rsidRPr="00823E42">
        <w:rPr>
          <w:rFonts w:ascii="Times New Roman" w:hAnsi="Times New Roman" w:cs="Times New Roman"/>
          <w:sz w:val="24"/>
          <w:szCs w:val="24"/>
        </w:rPr>
        <w:t xml:space="preserve">test. </w:t>
      </w:r>
      <w:r>
        <w:rPr>
          <w:rFonts w:ascii="Times New Roman" w:hAnsi="Times New Roman" w:cs="Times New Roman"/>
          <w:sz w:val="24"/>
          <w:szCs w:val="24"/>
        </w:rPr>
        <w:t>The predictions for how adults should respond to the four test events are shown in Figures 5 and 6. Thus</w:t>
      </w:r>
      <w:r w:rsidRPr="00823E42">
        <w:rPr>
          <w:rFonts w:ascii="Times New Roman" w:hAnsi="Times New Roman" w:cs="Times New Roman"/>
          <w:sz w:val="24"/>
          <w:szCs w:val="24"/>
        </w:rPr>
        <w:t>,</w:t>
      </w:r>
      <w:r>
        <w:rPr>
          <w:rFonts w:ascii="Times New Roman" w:hAnsi="Times New Roman" w:cs="Times New Roman"/>
          <w:sz w:val="24"/>
          <w:szCs w:val="24"/>
        </w:rPr>
        <w:t xml:space="preserve"> as is shown in Figure 3 (and its inverse in Figure 6),</w:t>
      </w:r>
      <w:r w:rsidRPr="00823E42">
        <w:rPr>
          <w:rFonts w:ascii="Times New Roman" w:hAnsi="Times New Roman" w:cs="Times New Roman"/>
          <w:sz w:val="24"/>
          <w:szCs w:val="24"/>
        </w:rPr>
        <w:t xml:space="preserve"> higher causal ratings to the </w:t>
      </w:r>
      <w:r>
        <w:rPr>
          <w:rFonts w:ascii="Times New Roman" w:hAnsi="Times New Roman" w:cs="Times New Roman"/>
          <w:sz w:val="24"/>
          <w:szCs w:val="24"/>
        </w:rPr>
        <w:t>GBGR and GRGB</w:t>
      </w:r>
      <w:r w:rsidRPr="00823E42">
        <w:rPr>
          <w:rFonts w:ascii="Times New Roman" w:hAnsi="Times New Roman" w:cs="Times New Roman"/>
          <w:sz w:val="24"/>
          <w:szCs w:val="24"/>
        </w:rPr>
        <w:t xml:space="preserve"> test events than to </w:t>
      </w:r>
      <w:r>
        <w:rPr>
          <w:rFonts w:ascii="Times New Roman" w:hAnsi="Times New Roman" w:cs="Times New Roman"/>
          <w:sz w:val="24"/>
          <w:szCs w:val="24"/>
        </w:rPr>
        <w:t xml:space="preserve">the GBRG and GRBG test events would </w:t>
      </w:r>
      <w:r w:rsidRPr="00823E42">
        <w:rPr>
          <w:rFonts w:ascii="Times New Roman" w:hAnsi="Times New Roman" w:cs="Times New Roman"/>
          <w:sz w:val="24"/>
          <w:szCs w:val="24"/>
        </w:rPr>
        <w:t>indicate th</w:t>
      </w:r>
      <w:r>
        <w:rPr>
          <w:rFonts w:ascii="Times New Roman" w:hAnsi="Times New Roman" w:cs="Times New Roman"/>
          <w:sz w:val="24"/>
          <w:szCs w:val="24"/>
        </w:rPr>
        <w:t>at subjects perceived the GBRG and GRBG test events</w:t>
      </w:r>
      <w:r w:rsidRPr="00823E42">
        <w:rPr>
          <w:rFonts w:ascii="Times New Roman" w:hAnsi="Times New Roman" w:cs="Times New Roman"/>
          <w:sz w:val="24"/>
          <w:szCs w:val="24"/>
        </w:rPr>
        <w:t xml:space="preserve"> to be causally and/or perceptually dissimilar to the training event</w:t>
      </w:r>
      <w:r>
        <w:rPr>
          <w:rFonts w:ascii="Times New Roman" w:hAnsi="Times New Roman" w:cs="Times New Roman"/>
          <w:sz w:val="24"/>
          <w:szCs w:val="24"/>
        </w:rPr>
        <w:t xml:space="preserve">s because the red and the blue </w:t>
      </w:r>
      <w:r w:rsidRPr="00823E42">
        <w:rPr>
          <w:rFonts w:ascii="Times New Roman" w:hAnsi="Times New Roman" w:cs="Times New Roman"/>
          <w:sz w:val="24"/>
          <w:szCs w:val="24"/>
        </w:rPr>
        <w:t>objects were no longer separated by a gray object in these sequences</w:t>
      </w:r>
      <w:r>
        <w:rPr>
          <w:rFonts w:ascii="Times New Roman" w:hAnsi="Times New Roman" w:cs="Times New Roman"/>
          <w:sz w:val="24"/>
          <w:szCs w:val="24"/>
        </w:rPr>
        <w:t xml:space="preserve"> and hence were independent</w:t>
      </w:r>
      <w:r w:rsidRPr="00823E42">
        <w:rPr>
          <w:rFonts w:ascii="Times New Roman" w:hAnsi="Times New Roman" w:cs="Times New Roman"/>
          <w:sz w:val="24"/>
          <w:szCs w:val="24"/>
        </w:rPr>
        <w:t>. Higher causa</w:t>
      </w:r>
      <w:r>
        <w:rPr>
          <w:rFonts w:ascii="Times New Roman" w:hAnsi="Times New Roman" w:cs="Times New Roman"/>
          <w:sz w:val="24"/>
          <w:szCs w:val="24"/>
        </w:rPr>
        <w:t xml:space="preserve">l and/or perceptual ratings to </w:t>
      </w:r>
      <w:r w:rsidRPr="00823E42">
        <w:rPr>
          <w:rFonts w:ascii="Times New Roman" w:hAnsi="Times New Roman" w:cs="Times New Roman"/>
          <w:sz w:val="24"/>
          <w:szCs w:val="24"/>
        </w:rPr>
        <w:t>the second test event relative to first, third, and fourth test events would indicate</w:t>
      </w:r>
      <w:r>
        <w:rPr>
          <w:rFonts w:ascii="Times New Roman" w:hAnsi="Times New Roman" w:cs="Times New Roman"/>
          <w:sz w:val="24"/>
          <w:szCs w:val="24"/>
        </w:rPr>
        <w:t xml:space="preserve"> that subjects had encoded all </w:t>
      </w:r>
      <w:r w:rsidRPr="00823E42">
        <w:rPr>
          <w:rFonts w:ascii="Times New Roman" w:hAnsi="Times New Roman" w:cs="Times New Roman"/>
          <w:sz w:val="24"/>
          <w:szCs w:val="24"/>
        </w:rPr>
        <w:t>possible conditional independence relations (</w:t>
      </w:r>
      <w:r w:rsidRPr="005E509A">
        <w:rPr>
          <w:rFonts w:ascii="Times New Roman" w:hAnsi="Times New Roman" w:cs="Times New Roman"/>
          <w:sz w:val="24"/>
          <w:szCs w:val="24"/>
        </w:rPr>
        <w:t>i.e.,</w:t>
      </w:r>
      <w:r w:rsidRPr="00823E42">
        <w:rPr>
          <w:rFonts w:ascii="Times New Roman" w:hAnsi="Times New Roman" w:cs="Times New Roman"/>
          <w:sz w:val="24"/>
          <w:szCs w:val="24"/>
        </w:rPr>
        <w:t xml:space="preserve"> the Markov condition) in the tra</w:t>
      </w:r>
      <w:r>
        <w:rPr>
          <w:rFonts w:ascii="Times New Roman" w:hAnsi="Times New Roman" w:cs="Times New Roman"/>
          <w:sz w:val="24"/>
          <w:szCs w:val="24"/>
        </w:rPr>
        <w:t xml:space="preserve">ining events and perceived the </w:t>
      </w:r>
      <w:r w:rsidRPr="00823E42">
        <w:rPr>
          <w:rFonts w:ascii="Times New Roman" w:hAnsi="Times New Roman" w:cs="Times New Roman"/>
          <w:sz w:val="24"/>
          <w:szCs w:val="24"/>
        </w:rPr>
        <w:t>second test event, but not the first, third, or fourth test events, to be most simila</w:t>
      </w:r>
      <w:r>
        <w:rPr>
          <w:rFonts w:ascii="Times New Roman" w:hAnsi="Times New Roman" w:cs="Times New Roman"/>
          <w:sz w:val="24"/>
          <w:szCs w:val="24"/>
        </w:rPr>
        <w:t>r to the training events. This is because this test event</w:t>
      </w:r>
      <w:r w:rsidRPr="00823E42">
        <w:rPr>
          <w:rFonts w:ascii="Times New Roman" w:hAnsi="Times New Roman" w:cs="Times New Roman"/>
          <w:sz w:val="24"/>
          <w:szCs w:val="24"/>
        </w:rPr>
        <w:t xml:space="preserve"> </w:t>
      </w:r>
      <w:r>
        <w:rPr>
          <w:rFonts w:ascii="Times New Roman" w:hAnsi="Times New Roman" w:cs="Times New Roman"/>
          <w:sz w:val="24"/>
          <w:szCs w:val="24"/>
        </w:rPr>
        <w:t>involved</w:t>
      </w:r>
      <w:r w:rsidRPr="00823E42">
        <w:rPr>
          <w:rFonts w:ascii="Times New Roman" w:hAnsi="Times New Roman" w:cs="Times New Roman"/>
          <w:sz w:val="24"/>
          <w:szCs w:val="24"/>
        </w:rPr>
        <w:t xml:space="preserve"> ident</w:t>
      </w:r>
      <w:r>
        <w:rPr>
          <w:rFonts w:ascii="Times New Roman" w:hAnsi="Times New Roman" w:cs="Times New Roman"/>
          <w:sz w:val="24"/>
          <w:szCs w:val="24"/>
        </w:rPr>
        <w:t xml:space="preserve">ical conditional </w:t>
      </w:r>
      <w:r w:rsidRPr="00823E42">
        <w:rPr>
          <w:rFonts w:ascii="Times New Roman" w:hAnsi="Times New Roman" w:cs="Times New Roman"/>
          <w:sz w:val="24"/>
          <w:szCs w:val="24"/>
        </w:rPr>
        <w:t xml:space="preserve">independence relations as </w:t>
      </w:r>
      <w:r>
        <w:rPr>
          <w:rFonts w:ascii="Times New Roman" w:hAnsi="Times New Roman" w:cs="Times New Roman"/>
          <w:sz w:val="24"/>
          <w:szCs w:val="24"/>
        </w:rPr>
        <w:t>that shown</w:t>
      </w:r>
      <w:r w:rsidRPr="00823E42">
        <w:rPr>
          <w:rFonts w:ascii="Times New Roman" w:hAnsi="Times New Roman" w:cs="Times New Roman"/>
          <w:sz w:val="24"/>
          <w:szCs w:val="24"/>
        </w:rPr>
        <w:t xml:space="preserve"> during the traini</w:t>
      </w:r>
      <w:r>
        <w:rPr>
          <w:rFonts w:ascii="Times New Roman" w:hAnsi="Times New Roman" w:cs="Times New Roman"/>
          <w:sz w:val="24"/>
          <w:szCs w:val="24"/>
        </w:rPr>
        <w:t xml:space="preserve">ng phase and thus formed a Markov-equivalence class with the training sequence; that is, the training event and the GRGB test event produced the following identical joint probability distribution: </w:t>
      </w:r>
      <w:proofErr w:type="gramStart"/>
      <w:r w:rsidRPr="0059791B">
        <w:rPr>
          <w:rFonts w:ascii="Times New Roman" w:hAnsi="Times New Roman" w:cs="Times New Roman"/>
          <w:i/>
          <w:sz w:val="24"/>
          <w:szCs w:val="24"/>
        </w:rPr>
        <w:t>P</w:t>
      </w:r>
      <w:r w:rsidRPr="0059791B">
        <w:rPr>
          <w:rFonts w:ascii="Times New Roman" w:hAnsi="Times New Roman" w:cs="Times New Roman"/>
          <w:sz w:val="24"/>
          <w:szCs w:val="24"/>
        </w:rPr>
        <w:t>(</w:t>
      </w:r>
      <w:proofErr w:type="gramEnd"/>
      <w:r w:rsidRPr="0059791B">
        <w:rPr>
          <w:rFonts w:ascii="Times New Roman" w:hAnsi="Times New Roman" w:cs="Times New Roman"/>
          <w:i/>
          <w:sz w:val="24"/>
          <w:szCs w:val="24"/>
        </w:rPr>
        <w:t>B</w:t>
      </w:r>
      <w:r w:rsidRPr="0059791B">
        <w:rPr>
          <w:rFonts w:ascii="Times New Roman" w:hAnsi="Times New Roman" w:cs="Times New Roman"/>
          <w:sz w:val="24"/>
          <w:szCs w:val="24"/>
        </w:rPr>
        <w:t>)</w:t>
      </w:r>
      <w:r>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Pr>
          <w:rFonts w:ascii="Times New Roman" w:hAnsi="Times New Roman" w:cs="Times New Roman"/>
          <w:sz w:val="24"/>
          <w:szCs w:val="24"/>
        </w:rPr>
        <w:t xml:space="preserve">. Note that due to space constraints we have omitted the technical details about this and other joint probability distributions discussed in this paper; the relevant mathematical details can be found in Steyvers et al. (2003). </w:t>
      </w:r>
    </w:p>
    <w:p w14:paraId="08C99F64"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Higher causal and/or </w:t>
      </w:r>
      <w:r w:rsidRPr="00823E42">
        <w:rPr>
          <w:rFonts w:ascii="Times New Roman" w:hAnsi="Times New Roman" w:cs="Times New Roman"/>
          <w:sz w:val="24"/>
          <w:szCs w:val="24"/>
        </w:rPr>
        <w:t>perceptual ratings to the first and third test events relative to the second and fou</w:t>
      </w:r>
      <w:r>
        <w:rPr>
          <w:rFonts w:ascii="Times New Roman" w:hAnsi="Times New Roman" w:cs="Times New Roman"/>
          <w:sz w:val="24"/>
          <w:szCs w:val="24"/>
        </w:rPr>
        <w:t xml:space="preserve">rth test events would indicate </w:t>
      </w:r>
      <w:r w:rsidRPr="00823E42">
        <w:rPr>
          <w:rFonts w:ascii="Times New Roman" w:hAnsi="Times New Roman" w:cs="Times New Roman"/>
          <w:sz w:val="24"/>
          <w:szCs w:val="24"/>
        </w:rPr>
        <w:t>that they had processed the training events in terms of the temporal precedence rel</w:t>
      </w:r>
      <w:r>
        <w:rPr>
          <w:rFonts w:ascii="Times New Roman" w:hAnsi="Times New Roman" w:cs="Times New Roman"/>
          <w:sz w:val="24"/>
          <w:szCs w:val="24"/>
        </w:rPr>
        <w:t xml:space="preserve">ation between the red and blue </w:t>
      </w:r>
      <w:r w:rsidRPr="00823E42">
        <w:rPr>
          <w:rFonts w:ascii="Times New Roman" w:hAnsi="Times New Roman" w:cs="Times New Roman"/>
          <w:sz w:val="24"/>
          <w:szCs w:val="24"/>
        </w:rPr>
        <w:t xml:space="preserve">objects; that is, they </w:t>
      </w:r>
      <w:r>
        <w:rPr>
          <w:rFonts w:ascii="Times New Roman" w:hAnsi="Times New Roman" w:cs="Times New Roman"/>
          <w:sz w:val="24"/>
          <w:szCs w:val="24"/>
        </w:rPr>
        <w:t>formed a representation in which the</w:t>
      </w:r>
      <w:r w:rsidRPr="00823E42">
        <w:rPr>
          <w:rFonts w:ascii="Times New Roman" w:hAnsi="Times New Roman" w:cs="Times New Roman"/>
          <w:sz w:val="24"/>
          <w:szCs w:val="24"/>
        </w:rPr>
        <w:t xml:space="preserve"> red object preceded temporally the blue obje</w:t>
      </w:r>
      <w:r>
        <w:rPr>
          <w:rFonts w:ascii="Times New Roman" w:hAnsi="Times New Roman" w:cs="Times New Roman"/>
          <w:sz w:val="24"/>
          <w:szCs w:val="24"/>
        </w:rPr>
        <w:t xml:space="preserve">ct </w:t>
      </w:r>
      <w:r w:rsidRPr="00823E42">
        <w:rPr>
          <w:rFonts w:ascii="Times New Roman" w:hAnsi="Times New Roman" w:cs="Times New Roman"/>
          <w:sz w:val="24"/>
          <w:szCs w:val="24"/>
        </w:rPr>
        <w:t xml:space="preserve">in the training </w:t>
      </w:r>
      <w:r>
        <w:rPr>
          <w:rFonts w:ascii="Times New Roman" w:hAnsi="Times New Roman" w:cs="Times New Roman"/>
          <w:sz w:val="24"/>
          <w:szCs w:val="24"/>
        </w:rPr>
        <w:t>sequences</w:t>
      </w:r>
      <w:r w:rsidRPr="00823E42">
        <w:rPr>
          <w:rFonts w:ascii="Times New Roman" w:hAnsi="Times New Roman" w:cs="Times New Roman"/>
          <w:sz w:val="24"/>
          <w:szCs w:val="24"/>
        </w:rPr>
        <w:t>. Finally, high causa</w:t>
      </w:r>
      <w:r>
        <w:rPr>
          <w:rFonts w:ascii="Times New Roman" w:hAnsi="Times New Roman" w:cs="Times New Roman"/>
          <w:sz w:val="24"/>
          <w:szCs w:val="24"/>
        </w:rPr>
        <w:t xml:space="preserve">l and/or perceptual ratings to </w:t>
      </w:r>
      <w:r w:rsidRPr="00823E42">
        <w:rPr>
          <w:rFonts w:ascii="Times New Roman" w:hAnsi="Times New Roman" w:cs="Times New Roman"/>
          <w:sz w:val="24"/>
          <w:szCs w:val="24"/>
        </w:rPr>
        <w:t>all four test events would indicate that the adults</w:t>
      </w:r>
      <w:r>
        <w:rPr>
          <w:rFonts w:ascii="Times New Roman" w:hAnsi="Times New Roman" w:cs="Times New Roman"/>
          <w:sz w:val="24"/>
          <w:szCs w:val="24"/>
        </w:rPr>
        <w:t xml:space="preserve"> </w:t>
      </w:r>
      <w:r w:rsidRPr="00823E42">
        <w:rPr>
          <w:rFonts w:ascii="Times New Roman" w:hAnsi="Times New Roman" w:cs="Times New Roman"/>
          <w:sz w:val="24"/>
          <w:szCs w:val="24"/>
        </w:rPr>
        <w:t>had not encoded any particular dimension</w:t>
      </w:r>
      <w:r>
        <w:rPr>
          <w:rFonts w:ascii="Times New Roman" w:hAnsi="Times New Roman" w:cs="Times New Roman"/>
          <w:sz w:val="24"/>
          <w:szCs w:val="24"/>
        </w:rPr>
        <w:t xml:space="preserve"> (or considered all changes to be equally </w:t>
      </w:r>
      <w:r>
        <w:rPr>
          <w:rFonts w:ascii="Times New Roman" w:hAnsi="Times New Roman" w:cs="Times New Roman"/>
          <w:sz w:val="24"/>
          <w:szCs w:val="24"/>
        </w:rPr>
        <w:lastRenderedPageBreak/>
        <w:t xml:space="preserve">important) </w:t>
      </w:r>
      <w:r w:rsidRPr="00823E42">
        <w:rPr>
          <w:rFonts w:ascii="Times New Roman" w:hAnsi="Times New Roman" w:cs="Times New Roman"/>
          <w:sz w:val="24"/>
          <w:szCs w:val="24"/>
        </w:rPr>
        <w:t xml:space="preserve">during training but rather recognized that each test event differed from the training events in at </w:t>
      </w:r>
      <w:r>
        <w:rPr>
          <w:rFonts w:ascii="Times New Roman" w:hAnsi="Times New Roman" w:cs="Times New Roman"/>
          <w:sz w:val="24"/>
          <w:szCs w:val="24"/>
        </w:rPr>
        <w:t>least one of the above described ways</w:t>
      </w:r>
      <w:r w:rsidRPr="00823E42">
        <w:rPr>
          <w:rFonts w:ascii="Times New Roman" w:hAnsi="Times New Roman" w:cs="Times New Roman"/>
          <w:sz w:val="24"/>
          <w:szCs w:val="24"/>
        </w:rPr>
        <w:t xml:space="preserve">. </w:t>
      </w:r>
    </w:p>
    <w:p w14:paraId="25C3AE42" w14:textId="77777777" w:rsidR="00F97C2F" w:rsidRDefault="00F97C2F" w:rsidP="00C7016D">
      <w:pPr>
        <w:keepNext/>
        <w:spacing w:line="480" w:lineRule="auto"/>
        <w:contextualSpacing/>
        <w:jc w:val="center"/>
      </w:pPr>
      <w:r>
        <w:rPr>
          <w:noProof/>
        </w:rPr>
        <w:drawing>
          <wp:inline distT="0" distB="0" distL="0" distR="0" wp14:anchorId="66DD2798" wp14:editId="4E114BDB">
            <wp:extent cx="6291203" cy="2949934"/>
            <wp:effectExtent l="0" t="0" r="0" b="317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5_FIG.jpg"/>
                    <pic:cNvPicPr/>
                  </pic:nvPicPr>
                  <pic:blipFill>
                    <a:blip r:embed="rId13">
                      <a:extLst>
                        <a:ext uri="{28A0092B-C50C-407E-A947-70E740481C1C}">
                          <a14:useLocalDpi xmlns:a14="http://schemas.microsoft.com/office/drawing/2010/main" val="0"/>
                        </a:ext>
                      </a:extLst>
                    </a:blip>
                    <a:stretch>
                      <a:fillRect/>
                    </a:stretch>
                  </pic:blipFill>
                  <pic:spPr>
                    <a:xfrm>
                      <a:off x="0" y="0"/>
                      <a:ext cx="6310364" cy="2958918"/>
                    </a:xfrm>
                    <a:prstGeom prst="rect">
                      <a:avLst/>
                    </a:prstGeom>
                  </pic:spPr>
                </pic:pic>
              </a:graphicData>
            </a:graphic>
          </wp:inline>
        </w:drawing>
      </w:r>
    </w:p>
    <w:p w14:paraId="1C34971F" w14:textId="6DA063FD" w:rsidR="00E569D8" w:rsidRPr="00F97C2F" w:rsidRDefault="00F97C2F" w:rsidP="00C7016D">
      <w:pPr>
        <w:pStyle w:val="Caption"/>
        <w:rPr>
          <w:rFonts w:ascii="Times New Roman" w:hAnsi="Times New Roman" w:cs="Times New Roman"/>
          <w:b w:val="0"/>
          <w:color w:val="auto"/>
          <w:sz w:val="24"/>
          <w:szCs w:val="24"/>
        </w:rPr>
      </w:pPr>
      <w:proofErr w:type="gramStart"/>
      <w:r w:rsidRPr="00F97C2F">
        <w:rPr>
          <w:rFonts w:ascii="Times New Roman" w:hAnsi="Times New Roman" w:cs="Times New Roman"/>
          <w:b w:val="0"/>
          <w:color w:val="auto"/>
          <w:sz w:val="24"/>
          <w:szCs w:val="24"/>
        </w:rPr>
        <w:t>Fig. 3.</w:t>
      </w:r>
      <w:proofErr w:type="gramEnd"/>
      <w:r w:rsidRPr="00F97C2F">
        <w:rPr>
          <w:rFonts w:ascii="Times New Roman" w:hAnsi="Times New Roman" w:cs="Times New Roman"/>
          <w:b w:val="0"/>
          <w:color w:val="auto"/>
          <w:sz w:val="24"/>
          <w:szCs w:val="24"/>
        </w:rPr>
        <w:t xml:space="preserve"> Predicted pattern of responding to the test events in Experiment 1 based on whether subjects responded to the test events based on independence-relation information, the Markov condition, temporal-precedence information, or the novelty of the test events relative to the training event.</w:t>
      </w:r>
    </w:p>
    <w:p w14:paraId="28963D7B" w14:textId="77777777" w:rsidR="00E569D8" w:rsidRDefault="00E569D8" w:rsidP="00864C18">
      <w:pPr>
        <w:pStyle w:val="Heading2"/>
      </w:pPr>
      <w:bookmarkStart w:id="20" w:name="_Toc522727409"/>
      <w:r>
        <w:t>Results</w:t>
      </w:r>
      <w:bookmarkEnd w:id="20"/>
      <w:r>
        <w:t xml:space="preserve"> </w:t>
      </w:r>
    </w:p>
    <w:p w14:paraId="26C15A86" w14:textId="77777777" w:rsidR="00E569D8" w:rsidRDefault="00E569D8" w:rsidP="00C7016D">
      <w:pPr>
        <w:spacing w:line="480" w:lineRule="auto"/>
        <w:ind w:firstLine="720"/>
        <w:contextualSpacing/>
        <w:rPr>
          <w:rFonts w:ascii="Times New Roman" w:hAnsi="Times New Roman" w:cs="Times New Roman"/>
          <w:sz w:val="24"/>
          <w:szCs w:val="24"/>
        </w:rPr>
      </w:pPr>
      <w:r w:rsidRPr="0061068D">
        <w:rPr>
          <w:rFonts w:ascii="Times New Roman" w:hAnsi="Times New Roman" w:cs="Times New Roman"/>
          <w:sz w:val="24"/>
          <w:szCs w:val="24"/>
        </w:rPr>
        <w:t xml:space="preserve">All analyses were conducted in R (R Development Core Team, 2008). Figure </w:t>
      </w:r>
      <w:r>
        <w:rPr>
          <w:rFonts w:ascii="Times New Roman" w:hAnsi="Times New Roman" w:cs="Times New Roman"/>
          <w:sz w:val="24"/>
          <w:szCs w:val="24"/>
        </w:rPr>
        <w:t>4</w:t>
      </w:r>
      <w:r w:rsidRPr="0061068D">
        <w:rPr>
          <w:rFonts w:ascii="Times New Roman" w:hAnsi="Times New Roman" w:cs="Times New Roman"/>
          <w:sz w:val="24"/>
          <w:szCs w:val="24"/>
        </w:rPr>
        <w:t xml:space="preserve"> shows the mean causal and perceptual ratings for each of the four test events. Given evidence of non-normality and unequal variance in the causal-rating data</w:t>
      </w:r>
      <w:r>
        <w:rPr>
          <w:rFonts w:ascii="Times New Roman" w:hAnsi="Times New Roman" w:cs="Times New Roman"/>
          <w:sz w:val="24"/>
          <w:szCs w:val="24"/>
        </w:rPr>
        <w:t xml:space="preserve"> in this and all subsequent experiments</w:t>
      </w:r>
      <w:r w:rsidRPr="0061068D">
        <w:rPr>
          <w:rFonts w:ascii="Times New Roman" w:hAnsi="Times New Roman" w:cs="Times New Roman"/>
          <w:sz w:val="24"/>
          <w:szCs w:val="24"/>
        </w:rPr>
        <w:t xml:space="preserve">, all analyses used non-parametric analyses with 4,000 replications each for hypothesis testing and to estimate confidence intervals. In addition, perceptual and causal ratings of the four test events were analyzed in this and all subsequent experiments using linear mixed-effects models (LMM). This represents a better approach than either univariate ANOVA or ordinary least squares regression because it addresses unbalanced and non-independent designs and data (for an </w:t>
      </w:r>
      <w:r w:rsidRPr="0061068D">
        <w:rPr>
          <w:rFonts w:ascii="Times New Roman" w:hAnsi="Times New Roman" w:cs="Times New Roman"/>
          <w:sz w:val="24"/>
          <w:szCs w:val="24"/>
        </w:rPr>
        <w:lastRenderedPageBreak/>
        <w:t>extended discussion, see Baayen, Davidson, &amp; Bates, 2008). Finally, all marginal differences were further analyzed using Bayes' Factor analyses.</w:t>
      </w:r>
    </w:p>
    <w:p w14:paraId="26177CDD" w14:textId="77777777" w:rsidR="00D60AA5" w:rsidRDefault="00D60AA5" w:rsidP="00C7016D">
      <w:pPr>
        <w:spacing w:line="480" w:lineRule="auto"/>
        <w:ind w:firstLine="720"/>
        <w:contextualSpacing/>
        <w:rPr>
          <w:rFonts w:ascii="Times New Roman" w:hAnsi="Times New Roman" w:cs="Times New Roman"/>
          <w:sz w:val="24"/>
          <w:szCs w:val="24"/>
        </w:rPr>
      </w:pPr>
    </w:p>
    <w:p w14:paraId="0442FD60" w14:textId="77777777" w:rsidR="00D60AA5" w:rsidRDefault="00D60AA5" w:rsidP="00C7016D">
      <w:pPr>
        <w:keepNext/>
        <w:spacing w:line="480" w:lineRule="auto"/>
        <w:contextualSpacing/>
        <w:jc w:val="center"/>
      </w:pPr>
      <w:r>
        <w:rPr>
          <w:rFonts w:ascii="Times New Roman" w:hAnsi="Times New Roman" w:cs="Times New Roman"/>
          <w:noProof/>
          <w:sz w:val="24"/>
          <w:szCs w:val="24"/>
        </w:rPr>
        <w:drawing>
          <wp:inline distT="0" distB="0" distL="0" distR="0" wp14:anchorId="3B55B1DF" wp14:editId="75C3A7AE">
            <wp:extent cx="5554903" cy="3911578"/>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1_new_omnibus_fig.jpeg"/>
                    <pic:cNvPicPr/>
                  </pic:nvPicPr>
                  <pic:blipFill>
                    <a:blip r:embed="rId14">
                      <a:extLst>
                        <a:ext uri="{28A0092B-C50C-407E-A947-70E740481C1C}">
                          <a14:useLocalDpi xmlns:a14="http://schemas.microsoft.com/office/drawing/2010/main" val="0"/>
                        </a:ext>
                      </a:extLst>
                    </a:blip>
                    <a:stretch>
                      <a:fillRect/>
                    </a:stretch>
                  </pic:blipFill>
                  <pic:spPr>
                    <a:xfrm>
                      <a:off x="0" y="0"/>
                      <a:ext cx="5561971" cy="3916555"/>
                    </a:xfrm>
                    <a:prstGeom prst="rect">
                      <a:avLst/>
                    </a:prstGeom>
                  </pic:spPr>
                </pic:pic>
              </a:graphicData>
            </a:graphic>
          </wp:inline>
        </w:drawing>
      </w:r>
    </w:p>
    <w:p w14:paraId="110FCC26" w14:textId="63BEF568" w:rsidR="00D60AA5" w:rsidRPr="005F17BB" w:rsidRDefault="00D60AA5" w:rsidP="00C7016D">
      <w:pPr>
        <w:pStyle w:val="Caption"/>
        <w:rPr>
          <w:rFonts w:ascii="Times New Roman" w:hAnsi="Times New Roman" w:cs="Times New Roman"/>
          <w:b w:val="0"/>
          <w:color w:val="auto"/>
          <w:sz w:val="24"/>
          <w:szCs w:val="24"/>
        </w:rPr>
      </w:pPr>
      <w:proofErr w:type="gramStart"/>
      <w:r w:rsidRPr="00D60AA5">
        <w:rPr>
          <w:rFonts w:ascii="Times New Roman" w:hAnsi="Times New Roman" w:cs="Times New Roman"/>
          <w:b w:val="0"/>
          <w:color w:val="auto"/>
          <w:sz w:val="24"/>
          <w:szCs w:val="24"/>
        </w:rPr>
        <w:t xml:space="preserve">Fig. </w:t>
      </w:r>
      <w:r>
        <w:rPr>
          <w:rFonts w:ascii="Times New Roman" w:hAnsi="Times New Roman" w:cs="Times New Roman"/>
          <w:b w:val="0"/>
          <w:color w:val="auto"/>
          <w:sz w:val="24"/>
          <w:szCs w:val="24"/>
        </w:rPr>
        <w:t>4</w:t>
      </w:r>
      <w:r w:rsidRPr="00D60AA5">
        <w:rPr>
          <w:rFonts w:ascii="Times New Roman" w:hAnsi="Times New Roman" w:cs="Times New Roman"/>
          <w:b w:val="0"/>
          <w:color w:val="auto"/>
          <w:sz w:val="24"/>
          <w:szCs w:val="24"/>
        </w:rPr>
        <w:t>.</w:t>
      </w:r>
      <w:proofErr w:type="gramEnd"/>
      <w:r w:rsidRPr="00D60AA5">
        <w:rPr>
          <w:rFonts w:ascii="Times New Roman" w:hAnsi="Times New Roman" w:cs="Times New Roman"/>
          <w:b w:val="0"/>
          <w:color w:val="auto"/>
          <w:sz w:val="24"/>
          <w:szCs w:val="24"/>
        </w:rPr>
        <w:t xml:space="preserve"> </w:t>
      </w:r>
      <w:proofErr w:type="gramStart"/>
      <w:r w:rsidRPr="00D60AA5">
        <w:rPr>
          <w:rFonts w:ascii="Times New Roman" w:hAnsi="Times New Roman" w:cs="Times New Roman"/>
          <w:b w:val="0"/>
          <w:color w:val="auto"/>
          <w:sz w:val="24"/>
          <w:szCs w:val="24"/>
        </w:rPr>
        <w:t>Subjects’ mean perceptual and causal ratings of the four test events in Experiment 1.</w:t>
      </w:r>
      <w:proofErr w:type="gramEnd"/>
      <w:r w:rsidRPr="00D60AA5">
        <w:rPr>
          <w:rFonts w:ascii="Times New Roman" w:hAnsi="Times New Roman" w:cs="Times New Roman"/>
          <w:b w:val="0"/>
          <w:color w:val="auto"/>
          <w:sz w:val="24"/>
          <w:szCs w:val="24"/>
        </w:rPr>
        <w:t xml:space="preserve">  The black bars correspond to subjects’ perceptual ratings of the test events and the gray bars correspond to subjects’ causal ratings of the test events.</w:t>
      </w:r>
    </w:p>
    <w:p w14:paraId="29CCA0D1" w14:textId="52A9262D" w:rsidR="00E569D8" w:rsidRDefault="00E569D8" w:rsidP="00C7016D">
      <w:pPr>
        <w:spacing w:line="480" w:lineRule="auto"/>
        <w:ind w:firstLine="720"/>
        <w:contextualSpacing/>
        <w:rPr>
          <w:rFonts w:ascii="Times New Roman" w:hAnsi="Times New Roman" w:cs="Times New Roman"/>
          <w:sz w:val="24"/>
          <w:szCs w:val="24"/>
        </w:rPr>
      </w:pPr>
      <w:r w:rsidRPr="006A1482">
        <w:rPr>
          <w:rFonts w:ascii="Times New Roman" w:hAnsi="Times New Roman" w:cs="Times New Roman"/>
          <w:sz w:val="24"/>
          <w:szCs w:val="24"/>
        </w:rPr>
        <w:t>The first analysis examined whether subjects' ratings of the test events differed based on whether they were asked to provide causal or perceptual ratings first (question type: perceptual first v. causal first) and on whether the red or blue object occupied the first position in the training sequences (position: red v. blue) on which they were trained.</w:t>
      </w:r>
      <w:r>
        <w:rPr>
          <w:rFonts w:ascii="Times New Roman" w:hAnsi="Times New Roman" w:cs="Times New Roman"/>
          <w:sz w:val="24"/>
          <w:szCs w:val="24"/>
        </w:rPr>
        <w:t xml:space="preserve"> The rationale for this analysis was to determine whether there was an effect of position or question type on subjects’ causal and perceptual ratings of the test events. P</w:t>
      </w:r>
      <w:r w:rsidRPr="00822759">
        <w:rPr>
          <w:rFonts w:ascii="Times New Roman" w:hAnsi="Times New Roman" w:cs="Times New Roman"/>
          <w:sz w:val="24"/>
          <w:szCs w:val="24"/>
        </w:rPr>
        <w:t>reliminary analys</w:t>
      </w:r>
      <w:r>
        <w:rPr>
          <w:rFonts w:ascii="Times New Roman" w:hAnsi="Times New Roman" w:cs="Times New Roman"/>
          <w:sz w:val="24"/>
          <w:szCs w:val="24"/>
        </w:rPr>
        <w:t>es</w:t>
      </w:r>
      <w:r w:rsidRPr="00822759">
        <w:rPr>
          <w:rFonts w:ascii="Times New Roman" w:hAnsi="Times New Roman" w:cs="Times New Roman"/>
          <w:sz w:val="24"/>
          <w:szCs w:val="24"/>
        </w:rPr>
        <w:t xml:space="preserve"> revealed no </w:t>
      </w:r>
      <w:r w:rsidR="00EF548B">
        <w:rPr>
          <w:rFonts w:ascii="Times New Roman" w:hAnsi="Times New Roman" w:cs="Times New Roman"/>
          <w:sz w:val="24"/>
          <w:szCs w:val="24"/>
        </w:rPr>
        <w:t xml:space="preserve">main </w:t>
      </w:r>
      <w:r w:rsidRPr="00822759">
        <w:rPr>
          <w:rFonts w:ascii="Times New Roman" w:hAnsi="Times New Roman" w:cs="Times New Roman"/>
          <w:sz w:val="24"/>
          <w:szCs w:val="24"/>
        </w:rPr>
        <w:t xml:space="preserve">effect for question type, </w:t>
      </w:r>
      <w:proofErr w:type="gramStart"/>
      <w:r w:rsidRPr="00822759">
        <w:rPr>
          <w:rFonts w:ascii="Times New Roman" w:hAnsi="Times New Roman" w:cs="Times New Roman"/>
          <w:i/>
          <w:sz w:val="24"/>
          <w:szCs w:val="24"/>
        </w:rPr>
        <w:t>F</w:t>
      </w:r>
      <w:r w:rsidRPr="00822759">
        <w:rPr>
          <w:rFonts w:ascii="Times New Roman" w:hAnsi="Times New Roman" w:cs="Times New Roman"/>
          <w:sz w:val="24"/>
          <w:szCs w:val="24"/>
        </w:rPr>
        <w:t>(</w:t>
      </w:r>
      <w:proofErr w:type="gramEnd"/>
      <w:r w:rsidRPr="00822759">
        <w:rPr>
          <w:rFonts w:ascii="Times New Roman" w:hAnsi="Times New Roman" w:cs="Times New Roman"/>
          <w:sz w:val="24"/>
          <w:szCs w:val="24"/>
        </w:rPr>
        <w:t xml:space="preserve">1, 60) = 0.18, </w:t>
      </w:r>
      <w:r w:rsidRPr="00822759">
        <w:rPr>
          <w:rFonts w:ascii="Times New Roman" w:hAnsi="Times New Roman" w:cs="Times New Roman"/>
          <w:i/>
          <w:sz w:val="24"/>
          <w:szCs w:val="24"/>
        </w:rPr>
        <w:t>p</w:t>
      </w:r>
      <w:r w:rsidRPr="00822759">
        <w:rPr>
          <w:rFonts w:ascii="Times New Roman" w:hAnsi="Times New Roman" w:cs="Times New Roman"/>
          <w:sz w:val="24"/>
          <w:szCs w:val="24"/>
        </w:rPr>
        <w:t xml:space="preserve"> = .67, </w:t>
      </w:r>
      <w:r w:rsidR="00EF548B">
        <w:rPr>
          <w:rFonts w:ascii="Times New Roman" w:hAnsi="Times New Roman" w:cs="Times New Roman"/>
          <w:sz w:val="24"/>
          <w:szCs w:val="24"/>
        </w:rPr>
        <w:t xml:space="preserve">no main effect for </w:t>
      </w:r>
      <w:r w:rsidRPr="00822759">
        <w:rPr>
          <w:rFonts w:ascii="Times New Roman" w:hAnsi="Times New Roman" w:cs="Times New Roman"/>
          <w:sz w:val="24"/>
          <w:szCs w:val="24"/>
        </w:rPr>
        <w:t xml:space="preserve">position, </w:t>
      </w:r>
      <w:r w:rsidRPr="00822759">
        <w:rPr>
          <w:rFonts w:ascii="Times New Roman" w:hAnsi="Times New Roman" w:cs="Times New Roman"/>
          <w:i/>
          <w:sz w:val="24"/>
          <w:szCs w:val="24"/>
        </w:rPr>
        <w:t>F</w:t>
      </w:r>
      <w:r w:rsidRPr="00822759">
        <w:rPr>
          <w:rFonts w:ascii="Times New Roman" w:hAnsi="Times New Roman" w:cs="Times New Roman"/>
          <w:sz w:val="24"/>
          <w:szCs w:val="24"/>
        </w:rPr>
        <w:t xml:space="preserve">(1, 60) = 1.9, </w:t>
      </w:r>
      <w:r w:rsidRPr="00822759">
        <w:rPr>
          <w:rFonts w:ascii="Times New Roman" w:hAnsi="Times New Roman" w:cs="Times New Roman"/>
          <w:i/>
          <w:sz w:val="24"/>
          <w:szCs w:val="24"/>
        </w:rPr>
        <w:t>p</w:t>
      </w:r>
      <w:r w:rsidRPr="00822759">
        <w:rPr>
          <w:rFonts w:ascii="Times New Roman" w:hAnsi="Times New Roman" w:cs="Times New Roman"/>
          <w:sz w:val="24"/>
          <w:szCs w:val="24"/>
        </w:rPr>
        <w:t xml:space="preserve"> = .16,  and </w:t>
      </w:r>
      <w:r w:rsidRPr="00822759">
        <w:rPr>
          <w:rFonts w:ascii="Times New Roman" w:hAnsi="Times New Roman" w:cs="Times New Roman"/>
          <w:sz w:val="24"/>
          <w:szCs w:val="24"/>
        </w:rPr>
        <w:lastRenderedPageBreak/>
        <w:t xml:space="preserve">no significant interaction between </w:t>
      </w:r>
      <w:r w:rsidR="00EF548B">
        <w:rPr>
          <w:rFonts w:ascii="Times New Roman" w:hAnsi="Times New Roman" w:cs="Times New Roman"/>
          <w:sz w:val="24"/>
          <w:szCs w:val="24"/>
        </w:rPr>
        <w:t>the two variables</w:t>
      </w:r>
      <w:r w:rsidRPr="00822759">
        <w:rPr>
          <w:rFonts w:ascii="Times New Roman" w:hAnsi="Times New Roman" w:cs="Times New Roman"/>
          <w:sz w:val="24"/>
          <w:szCs w:val="24"/>
        </w:rPr>
        <w:t xml:space="preserve">, </w:t>
      </w:r>
      <w:r w:rsidRPr="00822759">
        <w:rPr>
          <w:rFonts w:ascii="Times New Roman" w:hAnsi="Times New Roman" w:cs="Times New Roman"/>
          <w:i/>
          <w:sz w:val="24"/>
          <w:szCs w:val="24"/>
        </w:rPr>
        <w:t>F</w:t>
      </w:r>
      <w:r w:rsidRPr="00822759">
        <w:rPr>
          <w:rFonts w:ascii="Times New Roman" w:hAnsi="Times New Roman" w:cs="Times New Roman"/>
          <w:sz w:val="24"/>
          <w:szCs w:val="24"/>
        </w:rPr>
        <w:t xml:space="preserve">(1, 60) = .02, </w:t>
      </w:r>
      <w:r w:rsidRPr="0027345A">
        <w:rPr>
          <w:rFonts w:ascii="Times New Roman" w:hAnsi="Times New Roman" w:cs="Times New Roman"/>
          <w:i/>
          <w:sz w:val="24"/>
          <w:szCs w:val="24"/>
        </w:rPr>
        <w:t>p</w:t>
      </w:r>
      <w:r w:rsidRPr="00822759">
        <w:rPr>
          <w:rFonts w:ascii="Times New Roman" w:hAnsi="Times New Roman" w:cs="Times New Roman"/>
          <w:sz w:val="24"/>
          <w:szCs w:val="24"/>
        </w:rPr>
        <w:t xml:space="preserve"> = .</w:t>
      </w:r>
      <w:r>
        <w:rPr>
          <w:rFonts w:ascii="Times New Roman" w:hAnsi="Times New Roman" w:cs="Times New Roman"/>
          <w:sz w:val="24"/>
          <w:szCs w:val="24"/>
        </w:rPr>
        <w:t>88</w:t>
      </w:r>
      <w:r w:rsidRPr="00822759">
        <w:rPr>
          <w:rFonts w:ascii="Times New Roman" w:hAnsi="Times New Roman" w:cs="Times New Roman"/>
          <w:sz w:val="24"/>
          <w:szCs w:val="24"/>
        </w:rPr>
        <w:t xml:space="preserve">. Consequently, subjects' ratings of the four test events were collapsed </w:t>
      </w:r>
      <w:r w:rsidR="00EF548B">
        <w:rPr>
          <w:rFonts w:ascii="Times New Roman" w:hAnsi="Times New Roman" w:cs="Times New Roman"/>
          <w:sz w:val="24"/>
          <w:szCs w:val="24"/>
        </w:rPr>
        <w:t>over the levels of these</w:t>
      </w:r>
      <w:r w:rsidR="00E97392">
        <w:rPr>
          <w:rFonts w:ascii="Times New Roman" w:hAnsi="Times New Roman" w:cs="Times New Roman"/>
          <w:sz w:val="24"/>
          <w:szCs w:val="24"/>
        </w:rPr>
        <w:t xml:space="preserve"> variables</w:t>
      </w:r>
      <w:r w:rsidRPr="00822759">
        <w:rPr>
          <w:rFonts w:ascii="Times New Roman" w:hAnsi="Times New Roman" w:cs="Times New Roman"/>
          <w:sz w:val="24"/>
          <w:szCs w:val="24"/>
        </w:rPr>
        <w:t>.</w:t>
      </w:r>
      <w:r>
        <w:rPr>
          <w:rFonts w:ascii="Times New Roman" w:hAnsi="Times New Roman" w:cs="Times New Roman"/>
          <w:sz w:val="24"/>
          <w:szCs w:val="24"/>
        </w:rPr>
        <w:t xml:space="preserve"> </w:t>
      </w:r>
      <w:r w:rsidRPr="004E471C">
        <w:rPr>
          <w:rFonts w:ascii="Times New Roman" w:hAnsi="Times New Roman" w:cs="Times New Roman"/>
          <w:sz w:val="24"/>
          <w:szCs w:val="24"/>
        </w:rPr>
        <w:t xml:space="preserve">Note that although there was no order effect of question type or location on subjects' ratings of the test events, their perceptual </w:t>
      </w:r>
      <w:r>
        <w:rPr>
          <w:rFonts w:ascii="Times New Roman" w:hAnsi="Times New Roman" w:cs="Times New Roman"/>
          <w:sz w:val="24"/>
          <w:szCs w:val="24"/>
        </w:rPr>
        <w:t xml:space="preserve">and </w:t>
      </w:r>
      <w:r w:rsidRPr="004E471C">
        <w:rPr>
          <w:rFonts w:ascii="Times New Roman" w:hAnsi="Times New Roman" w:cs="Times New Roman"/>
          <w:sz w:val="24"/>
          <w:szCs w:val="24"/>
        </w:rPr>
        <w:t>causal ratings of the same event</w:t>
      </w:r>
      <w:r>
        <w:rPr>
          <w:rFonts w:ascii="Times New Roman" w:hAnsi="Times New Roman" w:cs="Times New Roman"/>
          <w:sz w:val="24"/>
          <w:szCs w:val="24"/>
        </w:rPr>
        <w:t>s—</w:t>
      </w:r>
      <w:r w:rsidRPr="004E471C">
        <w:rPr>
          <w:rFonts w:ascii="Times New Roman" w:hAnsi="Times New Roman" w:cs="Times New Roman"/>
          <w:sz w:val="24"/>
          <w:szCs w:val="24"/>
        </w:rPr>
        <w:t>which constituted the two levels of the explanatory variable rating type</w:t>
      </w:r>
      <w:r>
        <w:rPr>
          <w:rFonts w:ascii="Times New Roman" w:hAnsi="Times New Roman" w:cs="Times New Roman"/>
          <w:sz w:val="24"/>
          <w:szCs w:val="24"/>
        </w:rPr>
        <w:t>—</w:t>
      </w:r>
      <w:r w:rsidRPr="004E471C">
        <w:rPr>
          <w:rFonts w:ascii="Times New Roman" w:hAnsi="Times New Roman" w:cs="Times New Roman"/>
          <w:sz w:val="24"/>
          <w:szCs w:val="24"/>
        </w:rPr>
        <w:t>were analyzed separately in this and all subsequent experiments reported here.</w:t>
      </w:r>
    </w:p>
    <w:p w14:paraId="2A4239C9" w14:textId="77777777" w:rsidR="00E569D8" w:rsidRPr="00121327" w:rsidRDefault="00E569D8" w:rsidP="00C7016D">
      <w:pPr>
        <w:spacing w:line="480" w:lineRule="auto"/>
        <w:contextualSpacing/>
        <w:rPr>
          <w:rFonts w:ascii="Times New Roman" w:hAnsi="Times New Roman" w:cs="Times New Roman"/>
          <w:b/>
          <w:sz w:val="24"/>
          <w:szCs w:val="24"/>
        </w:rPr>
      </w:pPr>
      <w:r w:rsidRPr="00121327">
        <w:rPr>
          <w:rFonts w:ascii="Times New Roman" w:hAnsi="Times New Roman" w:cs="Times New Roman"/>
          <w:b/>
          <w:sz w:val="24"/>
          <w:szCs w:val="24"/>
        </w:rPr>
        <w:t>Primary Analys</w:t>
      </w:r>
      <w:r>
        <w:rPr>
          <w:rFonts w:ascii="Times New Roman" w:hAnsi="Times New Roman" w:cs="Times New Roman"/>
          <w:b/>
          <w:sz w:val="24"/>
          <w:szCs w:val="24"/>
        </w:rPr>
        <w:t>e</w:t>
      </w:r>
      <w:r w:rsidRPr="00121327">
        <w:rPr>
          <w:rFonts w:ascii="Times New Roman" w:hAnsi="Times New Roman" w:cs="Times New Roman"/>
          <w:b/>
          <w:sz w:val="24"/>
          <w:szCs w:val="24"/>
        </w:rPr>
        <w:t>s</w:t>
      </w:r>
    </w:p>
    <w:p w14:paraId="49AF8EEA"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Pr="00121327">
        <w:rPr>
          <w:rFonts w:ascii="Times New Roman" w:hAnsi="Times New Roman" w:cs="Times New Roman"/>
          <w:b/>
          <w:sz w:val="24"/>
          <w:szCs w:val="24"/>
        </w:rPr>
        <w:t>Perceptual ratings.</w:t>
      </w:r>
      <w:proofErr w:type="gramEnd"/>
      <w:r w:rsidRPr="00121327">
        <w:rPr>
          <w:rFonts w:ascii="Times New Roman" w:hAnsi="Times New Roman" w:cs="Times New Roman"/>
          <w:b/>
          <w:sz w:val="24"/>
          <w:szCs w:val="24"/>
        </w:rPr>
        <w:t xml:space="preserve"> </w:t>
      </w:r>
      <w:r w:rsidRPr="00D60043">
        <w:rPr>
          <w:rFonts w:ascii="Times New Roman" w:hAnsi="Times New Roman" w:cs="Times New Roman"/>
          <w:sz w:val="24"/>
          <w:szCs w:val="24"/>
        </w:rPr>
        <w:t>The aim of the first main analysis was to examine whether adults' perceptual ratings of the four test events differed in their perceptual relationship to the training events.</w:t>
      </w:r>
      <w:r>
        <w:rPr>
          <w:rFonts w:ascii="Times New Roman" w:hAnsi="Times New Roman" w:cs="Times New Roman"/>
          <w:sz w:val="24"/>
          <w:szCs w:val="24"/>
        </w:rPr>
        <w:t xml:space="preserve"> </w:t>
      </w:r>
      <w:r w:rsidRPr="002300E5">
        <w:rPr>
          <w:rFonts w:ascii="Times New Roman" w:hAnsi="Times New Roman" w:cs="Times New Roman"/>
          <w:sz w:val="24"/>
          <w:szCs w:val="24"/>
        </w:rPr>
        <w:t>A linear mixed-effects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.67,</w:t>
      </w:r>
      <w:r w:rsidRPr="002300E5">
        <w:rPr>
          <w:rFonts w:ascii="Times New Roman" w:hAnsi="Times New Roman" w:cs="Times New Roman"/>
          <w:sz w:val="24"/>
          <w:szCs w:val="24"/>
        </w:rPr>
        <w:t xml:space="preserve"> </w:t>
      </w:r>
      <w:proofErr w:type="gramStart"/>
      <w:r w:rsidRPr="00A10F5D">
        <w:rPr>
          <w:rFonts w:ascii="Times New Roman" w:hAnsi="Times New Roman" w:cs="Times New Roman"/>
          <w:i/>
          <w:sz w:val="24"/>
          <w:szCs w:val="24"/>
        </w:rPr>
        <w:t>F</w:t>
      </w:r>
      <w:r w:rsidRPr="002300E5">
        <w:rPr>
          <w:rFonts w:ascii="Times New Roman" w:hAnsi="Times New Roman" w:cs="Times New Roman"/>
          <w:sz w:val="24"/>
          <w:szCs w:val="24"/>
        </w:rPr>
        <w:t>(</w:t>
      </w:r>
      <w:proofErr w:type="gramEnd"/>
      <w:r>
        <w:rPr>
          <w:rFonts w:ascii="Times New Roman" w:hAnsi="Times New Roman" w:cs="Times New Roman"/>
          <w:sz w:val="24"/>
          <w:szCs w:val="24"/>
        </w:rPr>
        <w:t>3</w:t>
      </w:r>
      <w:r w:rsidRPr="002300E5">
        <w:rPr>
          <w:rFonts w:ascii="Times New Roman" w:hAnsi="Times New Roman" w:cs="Times New Roman"/>
          <w:sz w:val="24"/>
          <w:szCs w:val="24"/>
        </w:rPr>
        <w:t>,</w:t>
      </w:r>
      <w:r>
        <w:rPr>
          <w:rFonts w:ascii="Times New Roman" w:hAnsi="Times New Roman" w:cs="Times New Roman"/>
          <w:sz w:val="24"/>
          <w:szCs w:val="24"/>
        </w:rPr>
        <w:t xml:space="preserve"> 189</w:t>
      </w:r>
      <w:r w:rsidRPr="002300E5">
        <w:rPr>
          <w:rFonts w:ascii="Times New Roman" w:hAnsi="Times New Roman" w:cs="Times New Roman"/>
          <w:sz w:val="24"/>
          <w:szCs w:val="24"/>
        </w:rPr>
        <w:t xml:space="preserve">) = </w:t>
      </w:r>
      <w:r>
        <w:rPr>
          <w:rFonts w:ascii="Times New Roman" w:hAnsi="Times New Roman" w:cs="Times New Roman"/>
          <w:sz w:val="24"/>
          <w:szCs w:val="24"/>
        </w:rPr>
        <w:t>7.26</w:t>
      </w:r>
      <w:r w:rsidRPr="002300E5">
        <w:rPr>
          <w:rFonts w:ascii="Times New Roman" w:hAnsi="Times New Roman" w:cs="Times New Roman"/>
          <w:sz w:val="24"/>
          <w:szCs w:val="24"/>
        </w:rPr>
        <w:t xml:space="preserve">, </w:t>
      </w:r>
      <w:r w:rsidRPr="00A10F5D">
        <w:rPr>
          <w:rFonts w:ascii="Times New Roman" w:hAnsi="Times New Roman" w:cs="Times New Roman"/>
          <w:i/>
          <w:sz w:val="24"/>
          <w:szCs w:val="24"/>
        </w:rPr>
        <w:t>p</w:t>
      </w:r>
      <w:r w:rsidRPr="002300E5">
        <w:rPr>
          <w:rFonts w:ascii="Times New Roman" w:hAnsi="Times New Roman" w:cs="Times New Roman"/>
          <w:sz w:val="24"/>
          <w:szCs w:val="24"/>
        </w:rPr>
        <w:t xml:space="preserve"> &lt; .0001.</w:t>
      </w:r>
      <w:r>
        <w:rPr>
          <w:rFonts w:ascii="Times New Roman" w:hAnsi="Times New Roman" w:cs="Times New Roman"/>
          <w:sz w:val="24"/>
          <w:szCs w:val="24"/>
        </w:rPr>
        <w:t xml:space="preserve"> Note that because our aim was to determine which events subjects perceived as inconsistent with the training sequence, subjects’ perceptual and causal ratings were subtracted from 100 to obtain inconsistency ratings that reflected the extent to which a particular test event was perceived as inconsistent with the training event rather than as consistent with it. Note that</w:t>
      </w:r>
      <w:r w:rsidRPr="003E08A2">
        <w:rPr>
          <w:rFonts w:ascii="Times New Roman" w:hAnsi="Times New Roman" w:cs="Times New Roman"/>
          <w:sz w:val="24"/>
          <w:szCs w:val="24"/>
        </w:rPr>
        <w:t xml:space="preserve"> using subjects' adjusted ratings instead of their raw ratings did not affect any of the analyses reported here given that the distribution of responses and the direction of the analyses remained the same regardless whether subjects' raw ratings or adjusted ratings were used.</w:t>
      </w:r>
    </w:p>
    <w:p w14:paraId="6F0A7801"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Follow-up planned comparisons using permutation testing </w:t>
      </w:r>
      <w:r w:rsidRPr="00A52574">
        <w:rPr>
          <w:rFonts w:ascii="Times New Roman" w:hAnsi="Times New Roman" w:cs="Times New Roman"/>
          <w:sz w:val="24"/>
          <w:szCs w:val="24"/>
        </w:rPr>
        <w:t>indicated that perceptual ratings of the GBGR event (</w:t>
      </w:r>
      <w:r w:rsidRPr="00A52574">
        <w:rPr>
          <w:rFonts w:ascii="Times New Roman" w:hAnsi="Times New Roman" w:cs="Times New Roman"/>
          <w:i/>
          <w:sz w:val="24"/>
          <w:szCs w:val="24"/>
        </w:rPr>
        <w:t>M</w:t>
      </w:r>
      <w:r w:rsidRPr="00A52574">
        <w:rPr>
          <w:rFonts w:ascii="Times New Roman" w:hAnsi="Times New Roman" w:cs="Times New Roman"/>
          <w:sz w:val="24"/>
          <w:szCs w:val="24"/>
        </w:rPr>
        <w:t xml:space="preserve"> = 26.67, Bootstrapped 95% </w:t>
      </w:r>
      <w:proofErr w:type="gramStart"/>
      <w:r w:rsidRPr="00A52574">
        <w:rPr>
          <w:rFonts w:ascii="Times New Roman" w:hAnsi="Times New Roman" w:cs="Times New Roman"/>
          <w:sz w:val="24"/>
          <w:szCs w:val="24"/>
        </w:rPr>
        <w:t>CI[</w:t>
      </w:r>
      <w:proofErr w:type="gramEnd"/>
      <w:r w:rsidRPr="00A52574">
        <w:rPr>
          <w:rFonts w:ascii="Times New Roman" w:hAnsi="Times New Roman" w:cs="Times New Roman"/>
          <w:sz w:val="24"/>
          <w:szCs w:val="24"/>
        </w:rPr>
        <w:t>21.55, 31.79]) did not differ from ratings of the GRGB event (</w:t>
      </w:r>
      <w:r w:rsidRPr="00A52574">
        <w:rPr>
          <w:rFonts w:ascii="Times New Roman" w:hAnsi="Times New Roman" w:cs="Times New Roman"/>
          <w:i/>
          <w:sz w:val="24"/>
          <w:szCs w:val="24"/>
        </w:rPr>
        <w:t>M</w:t>
      </w:r>
      <w:r w:rsidRPr="00A52574">
        <w:rPr>
          <w:rFonts w:ascii="Times New Roman" w:hAnsi="Times New Roman" w:cs="Times New Roman"/>
          <w:sz w:val="24"/>
          <w:szCs w:val="24"/>
        </w:rPr>
        <w:t xml:space="preserve"> = 26.19, Bootstrapped 95% CI[21.15, 31.22]), </w:t>
      </w:r>
      <w:r w:rsidRPr="00A52574">
        <w:rPr>
          <w:rFonts w:ascii="Times New Roman" w:hAnsi="Times New Roman" w:cs="Times New Roman"/>
          <w:i/>
          <w:sz w:val="24"/>
          <w:szCs w:val="24"/>
        </w:rPr>
        <w:t>p</w:t>
      </w:r>
      <w:r w:rsidRPr="00A52574">
        <w:rPr>
          <w:rFonts w:ascii="Times New Roman" w:hAnsi="Times New Roman" w:cs="Times New Roman"/>
          <w:sz w:val="24"/>
          <w:szCs w:val="24"/>
        </w:rPr>
        <w:t xml:space="preserve"> = .92.</w:t>
      </w:r>
      <w:r>
        <w:rPr>
          <w:rFonts w:ascii="Times New Roman" w:hAnsi="Times New Roman" w:cs="Times New Roman"/>
          <w:sz w:val="24"/>
          <w:szCs w:val="24"/>
        </w:rPr>
        <w:t xml:space="preserve"> </w:t>
      </w:r>
      <w:r w:rsidRPr="00AD161B">
        <w:rPr>
          <w:rFonts w:ascii="Times New Roman" w:hAnsi="Times New Roman" w:cs="Times New Roman"/>
          <w:sz w:val="24"/>
          <w:szCs w:val="24"/>
        </w:rPr>
        <w:t>In other words, the GBGR and GRGB test events were perceived as equally consistent</w:t>
      </w:r>
      <w:r>
        <w:rPr>
          <w:rFonts w:ascii="Times New Roman" w:hAnsi="Times New Roman" w:cs="Times New Roman"/>
          <w:sz w:val="24"/>
          <w:szCs w:val="24"/>
        </w:rPr>
        <w:t xml:space="preserve"> with the training event</w:t>
      </w:r>
      <w:r w:rsidRPr="00AD161B">
        <w:rPr>
          <w:rFonts w:ascii="Times New Roman" w:hAnsi="Times New Roman" w:cs="Times New Roman"/>
          <w:sz w:val="24"/>
          <w:szCs w:val="24"/>
        </w:rPr>
        <w:t xml:space="preserve">. However, subjects provided higher inconsistency ratings of the GBRG (M = 35.95, </w:t>
      </w:r>
      <w:r w:rsidRPr="00AD161B">
        <w:rPr>
          <w:rFonts w:ascii="Times New Roman" w:hAnsi="Times New Roman" w:cs="Times New Roman"/>
          <w:sz w:val="24"/>
          <w:szCs w:val="24"/>
        </w:rPr>
        <w:lastRenderedPageBreak/>
        <w:t xml:space="preserve">Bootstrapped 95% </w:t>
      </w:r>
      <w:proofErr w:type="gramStart"/>
      <w:r w:rsidRPr="00AD161B">
        <w:rPr>
          <w:rFonts w:ascii="Times New Roman" w:hAnsi="Times New Roman" w:cs="Times New Roman"/>
          <w:sz w:val="24"/>
          <w:szCs w:val="24"/>
        </w:rPr>
        <w:t>CI[</w:t>
      </w:r>
      <w:proofErr w:type="gramEnd"/>
      <w:r w:rsidRPr="00AD161B">
        <w:rPr>
          <w:rFonts w:ascii="Times New Roman" w:hAnsi="Times New Roman" w:cs="Times New Roman"/>
          <w:sz w:val="24"/>
          <w:szCs w:val="24"/>
        </w:rPr>
        <w:t>29.94, 41.97]) and GRBG (</w:t>
      </w:r>
      <w:r w:rsidRPr="00A10F5D">
        <w:rPr>
          <w:rFonts w:ascii="Times New Roman" w:hAnsi="Times New Roman" w:cs="Times New Roman"/>
          <w:i/>
          <w:sz w:val="24"/>
          <w:szCs w:val="24"/>
        </w:rPr>
        <w:t>M</w:t>
      </w:r>
      <w:r w:rsidRPr="00AD161B">
        <w:rPr>
          <w:rFonts w:ascii="Times New Roman" w:hAnsi="Times New Roman" w:cs="Times New Roman"/>
          <w:sz w:val="24"/>
          <w:szCs w:val="24"/>
        </w:rPr>
        <w:t xml:space="preserve"> = 34.61, Bootstrapped 95% CI[28.76, 40.46]) tests events than</w:t>
      </w:r>
      <w:r>
        <w:rPr>
          <w:rFonts w:ascii="Times New Roman" w:hAnsi="Times New Roman" w:cs="Times New Roman"/>
          <w:sz w:val="24"/>
          <w:szCs w:val="24"/>
        </w:rPr>
        <w:t xml:space="preserve"> either</w:t>
      </w:r>
      <w:r w:rsidRPr="00AD161B">
        <w:rPr>
          <w:rFonts w:ascii="Times New Roman" w:hAnsi="Times New Roman" w:cs="Times New Roman"/>
          <w:sz w:val="24"/>
          <w:szCs w:val="24"/>
        </w:rPr>
        <w:t xml:space="preserve"> the GBGR test event</w:t>
      </w:r>
      <w:r>
        <w:rPr>
          <w:rFonts w:ascii="Times New Roman" w:hAnsi="Times New Roman" w:cs="Times New Roman"/>
          <w:sz w:val="24"/>
          <w:szCs w:val="24"/>
        </w:rPr>
        <w:t xml:space="preserve"> or the GRGB test event</w:t>
      </w:r>
      <w:r w:rsidRPr="00AD161B">
        <w:rPr>
          <w:rFonts w:ascii="Times New Roman" w:hAnsi="Times New Roman" w:cs="Times New Roman"/>
          <w:sz w:val="24"/>
          <w:szCs w:val="24"/>
        </w:rPr>
        <w:t xml:space="preserve">, </w:t>
      </w:r>
      <w:r>
        <w:rPr>
          <w:rFonts w:ascii="Times New Roman" w:hAnsi="Times New Roman" w:cs="Times New Roman"/>
          <w:sz w:val="24"/>
          <w:szCs w:val="24"/>
        </w:rPr>
        <w:t>all</w:t>
      </w:r>
      <w:r w:rsidRPr="00AD161B">
        <w:rPr>
          <w:rFonts w:ascii="Times New Roman" w:hAnsi="Times New Roman" w:cs="Times New Roman"/>
          <w:sz w:val="24"/>
          <w:szCs w:val="24"/>
        </w:rPr>
        <w:t xml:space="preserve"> </w:t>
      </w:r>
      <w:r w:rsidRPr="00C015CA">
        <w:rPr>
          <w:rFonts w:ascii="Times New Roman" w:hAnsi="Times New Roman" w:cs="Times New Roman"/>
          <w:i/>
          <w:sz w:val="24"/>
          <w:szCs w:val="24"/>
        </w:rPr>
        <w:t>p</w:t>
      </w:r>
      <w:r w:rsidRPr="00AD161B">
        <w:rPr>
          <w:rFonts w:ascii="Times New Roman" w:hAnsi="Times New Roman" w:cs="Times New Roman"/>
          <w:sz w:val="24"/>
          <w:szCs w:val="24"/>
        </w:rPr>
        <w:t>'s &lt; .0001. This indicate</w:t>
      </w:r>
      <w:r>
        <w:rPr>
          <w:rFonts w:ascii="Times New Roman" w:hAnsi="Times New Roman" w:cs="Times New Roman"/>
          <w:sz w:val="24"/>
          <w:szCs w:val="24"/>
        </w:rPr>
        <w:t>s</w:t>
      </w:r>
      <w:r w:rsidRPr="00AD161B">
        <w:rPr>
          <w:rFonts w:ascii="Times New Roman" w:hAnsi="Times New Roman" w:cs="Times New Roman"/>
          <w:sz w:val="24"/>
          <w:szCs w:val="24"/>
        </w:rPr>
        <w:t xml:space="preserve"> that the GBRG and GRBG test events were perceived as more inconsistent with the training events than </w:t>
      </w:r>
      <w:r>
        <w:rPr>
          <w:rFonts w:ascii="Times New Roman" w:hAnsi="Times New Roman" w:cs="Times New Roman"/>
          <w:sz w:val="24"/>
          <w:szCs w:val="24"/>
        </w:rPr>
        <w:t xml:space="preserve">either </w:t>
      </w:r>
      <w:r w:rsidRPr="00AD161B">
        <w:rPr>
          <w:rFonts w:ascii="Times New Roman" w:hAnsi="Times New Roman" w:cs="Times New Roman"/>
          <w:sz w:val="24"/>
          <w:szCs w:val="24"/>
        </w:rPr>
        <w:t>the GBGR</w:t>
      </w:r>
      <w:r>
        <w:rPr>
          <w:rFonts w:ascii="Times New Roman" w:hAnsi="Times New Roman" w:cs="Times New Roman"/>
          <w:sz w:val="24"/>
          <w:szCs w:val="24"/>
        </w:rPr>
        <w:t xml:space="preserve"> or GRGB</w:t>
      </w:r>
      <w:r w:rsidRPr="00AD161B">
        <w:rPr>
          <w:rFonts w:ascii="Times New Roman" w:hAnsi="Times New Roman" w:cs="Times New Roman"/>
          <w:sz w:val="24"/>
          <w:szCs w:val="24"/>
        </w:rPr>
        <w:t xml:space="preserve"> test event</w:t>
      </w:r>
      <w:r>
        <w:rPr>
          <w:rFonts w:ascii="Times New Roman" w:hAnsi="Times New Roman" w:cs="Times New Roman"/>
          <w:sz w:val="24"/>
          <w:szCs w:val="24"/>
        </w:rPr>
        <w:t>s</w:t>
      </w:r>
      <w:r w:rsidRPr="00AD161B">
        <w:rPr>
          <w:rFonts w:ascii="Times New Roman" w:hAnsi="Times New Roman" w:cs="Times New Roman"/>
          <w:sz w:val="24"/>
          <w:szCs w:val="24"/>
        </w:rPr>
        <w:t>.</w:t>
      </w:r>
      <w:r>
        <w:rPr>
          <w:rFonts w:ascii="Times New Roman" w:hAnsi="Times New Roman" w:cs="Times New Roman"/>
          <w:sz w:val="24"/>
          <w:szCs w:val="24"/>
        </w:rPr>
        <w:t xml:space="preserve"> </w:t>
      </w:r>
      <w:r w:rsidRPr="00A55951">
        <w:rPr>
          <w:rFonts w:ascii="Times New Roman" w:hAnsi="Times New Roman" w:cs="Times New Roman"/>
          <w:sz w:val="24"/>
          <w:szCs w:val="24"/>
        </w:rPr>
        <w:t>Together, these analyses indicate that subjects</w:t>
      </w:r>
      <w:r>
        <w:rPr>
          <w:rFonts w:ascii="Times New Roman" w:hAnsi="Times New Roman" w:cs="Times New Roman"/>
          <w:sz w:val="24"/>
          <w:szCs w:val="24"/>
        </w:rPr>
        <w:t>’ representation of the training events was based on</w:t>
      </w:r>
      <w:r w:rsidRPr="00A55951">
        <w:rPr>
          <w:rFonts w:ascii="Times New Roman" w:hAnsi="Times New Roman" w:cs="Times New Roman"/>
          <w:sz w:val="24"/>
          <w:szCs w:val="24"/>
        </w:rPr>
        <w:t xml:space="preserve"> the </w:t>
      </w:r>
      <w:r>
        <w:rPr>
          <w:rFonts w:ascii="Times New Roman" w:hAnsi="Times New Roman" w:cs="Times New Roman"/>
          <w:sz w:val="24"/>
          <w:szCs w:val="24"/>
        </w:rPr>
        <w:t xml:space="preserve">independence </w:t>
      </w:r>
      <w:r w:rsidRPr="00A55951">
        <w:rPr>
          <w:rFonts w:ascii="Times New Roman" w:hAnsi="Times New Roman" w:cs="Times New Roman"/>
          <w:sz w:val="24"/>
          <w:szCs w:val="24"/>
        </w:rPr>
        <w:t>relationship between the red and blue objects</w:t>
      </w:r>
      <w:r>
        <w:rPr>
          <w:rFonts w:ascii="Times New Roman" w:hAnsi="Times New Roman" w:cs="Times New Roman"/>
          <w:sz w:val="24"/>
          <w:szCs w:val="24"/>
        </w:rPr>
        <w:t xml:space="preserve">; that is, the test events in which the red and blue objects were spatially and temporally contiguous were perceived as more inconsistent than the test events in which the two objects were independent presumably because these objects were separated spatially in the training sequence. Thus, when asked to make perceptual comparisons, adults’ representations of the causal events used here appear grounded in low-level perceptual features. </w:t>
      </w:r>
    </w:p>
    <w:p w14:paraId="7FAAA5C3" w14:textId="77777777" w:rsidR="00E569D8" w:rsidRDefault="00E569D8" w:rsidP="00C7016D">
      <w:pPr>
        <w:spacing w:line="480" w:lineRule="auto"/>
        <w:ind w:firstLine="720"/>
        <w:contextualSpacing/>
        <w:rPr>
          <w:rFonts w:ascii="Times New Roman" w:hAnsi="Times New Roman" w:cs="Times New Roman"/>
          <w:sz w:val="24"/>
          <w:szCs w:val="24"/>
        </w:rPr>
      </w:pPr>
      <w:proofErr w:type="gramStart"/>
      <w:r w:rsidRPr="001D67D2">
        <w:rPr>
          <w:rFonts w:ascii="Times New Roman" w:hAnsi="Times New Roman" w:cs="Times New Roman"/>
          <w:b/>
          <w:sz w:val="24"/>
          <w:szCs w:val="24"/>
        </w:rPr>
        <w:t>Causal ratings.</w:t>
      </w:r>
      <w:proofErr w:type="gramEnd"/>
      <w:r w:rsidRPr="001D67D2">
        <w:rPr>
          <w:rFonts w:ascii="Times New Roman" w:hAnsi="Times New Roman" w:cs="Times New Roman"/>
          <w:sz w:val="24"/>
          <w:szCs w:val="24"/>
        </w:rPr>
        <w:t xml:space="preserve"> </w:t>
      </w:r>
      <w:r>
        <w:rPr>
          <w:rFonts w:ascii="Times New Roman" w:hAnsi="Times New Roman" w:cs="Times New Roman"/>
          <w:sz w:val="24"/>
          <w:szCs w:val="24"/>
        </w:rPr>
        <w:t xml:space="preserve">The second main analysis examined adults’ causal ratings of the four test events. </w:t>
      </w:r>
      <w:r w:rsidRPr="008A4EF8">
        <w:rPr>
          <w:rFonts w:ascii="Times New Roman" w:hAnsi="Times New Roman" w:cs="Times New Roman"/>
          <w:sz w:val="24"/>
          <w:szCs w:val="24"/>
        </w:rPr>
        <w:t xml:space="preserve">A linear mixed-effects model, with subjects as the random-effects factor and test trial as the within-subjects fixed-effects factor, revealed a significant main effect of test trial, </w:t>
      </w:r>
      <w:r>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.8, </w:t>
      </w:r>
      <w:proofErr w:type="gramStart"/>
      <w:r w:rsidRPr="008A4EF8">
        <w:rPr>
          <w:rFonts w:ascii="Times New Roman" w:hAnsi="Times New Roman" w:cs="Times New Roman"/>
          <w:i/>
          <w:sz w:val="24"/>
          <w:szCs w:val="24"/>
        </w:rPr>
        <w:t>F</w:t>
      </w:r>
      <w:r w:rsidRPr="008A4EF8">
        <w:rPr>
          <w:rFonts w:ascii="Times New Roman" w:hAnsi="Times New Roman" w:cs="Times New Roman"/>
          <w:sz w:val="24"/>
          <w:szCs w:val="24"/>
        </w:rPr>
        <w:t>(</w:t>
      </w:r>
      <w:proofErr w:type="gramEnd"/>
      <w:r w:rsidRPr="008A4EF8">
        <w:rPr>
          <w:rFonts w:ascii="Times New Roman" w:hAnsi="Times New Roman" w:cs="Times New Roman"/>
          <w:sz w:val="24"/>
          <w:szCs w:val="24"/>
        </w:rPr>
        <w:t xml:space="preserve">3, 189) = 3.6, </w:t>
      </w:r>
      <w:r w:rsidRPr="008A4EF8">
        <w:rPr>
          <w:rFonts w:ascii="Times New Roman" w:hAnsi="Times New Roman" w:cs="Times New Roman"/>
          <w:i/>
          <w:sz w:val="24"/>
          <w:szCs w:val="24"/>
        </w:rPr>
        <w:t>p</w:t>
      </w:r>
      <w:r w:rsidRPr="008A4EF8">
        <w:rPr>
          <w:rFonts w:ascii="Times New Roman" w:hAnsi="Times New Roman" w:cs="Times New Roman"/>
          <w:sz w:val="24"/>
          <w:szCs w:val="24"/>
        </w:rPr>
        <w:t xml:space="preserve"> &lt; .025.</w:t>
      </w:r>
      <w:r>
        <w:rPr>
          <w:rFonts w:ascii="Times New Roman" w:hAnsi="Times New Roman" w:cs="Times New Roman"/>
          <w:sz w:val="24"/>
          <w:szCs w:val="24"/>
        </w:rPr>
        <w:t xml:space="preserve"> Follow-up planned comparisons using permutation testing </w:t>
      </w:r>
      <w:r w:rsidRPr="0083522B">
        <w:rPr>
          <w:rFonts w:ascii="Times New Roman" w:hAnsi="Times New Roman" w:cs="Times New Roman"/>
          <w:sz w:val="24"/>
          <w:szCs w:val="24"/>
        </w:rPr>
        <w:t>indicated that subjects provided higher inconsistency causal ratings of the GBGR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19.94, Bootstrapped 95% CI[13.79, 26.08]) than of the GRGB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16.39, Bootstrapped 95% CI[10.74, 22.04]), </w:t>
      </w:r>
      <w:r w:rsidRPr="0083522B">
        <w:rPr>
          <w:rFonts w:ascii="Times New Roman" w:hAnsi="Times New Roman" w:cs="Times New Roman"/>
          <w:i/>
          <w:sz w:val="24"/>
          <w:szCs w:val="24"/>
        </w:rPr>
        <w:t>p</w:t>
      </w:r>
      <w:r w:rsidRPr="0083522B">
        <w:rPr>
          <w:rFonts w:ascii="Times New Roman" w:hAnsi="Times New Roman" w:cs="Times New Roman"/>
          <w:sz w:val="24"/>
          <w:szCs w:val="24"/>
        </w:rPr>
        <w:t xml:space="preserve"> &lt; .0001. In contrast, subjects ratings of the GBGR event did not differ from their ratings of either the GBRG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23.36, Bootstrapped 95% </w:t>
      </w:r>
      <w:proofErr w:type="gramStart"/>
      <w:r w:rsidRPr="0083522B">
        <w:rPr>
          <w:rFonts w:ascii="Times New Roman" w:hAnsi="Times New Roman" w:cs="Times New Roman"/>
          <w:sz w:val="24"/>
          <w:szCs w:val="24"/>
        </w:rPr>
        <w:t>CI[</w:t>
      </w:r>
      <w:proofErr w:type="gramEnd"/>
      <w:r w:rsidRPr="0083522B">
        <w:rPr>
          <w:rFonts w:ascii="Times New Roman" w:hAnsi="Times New Roman" w:cs="Times New Roman"/>
          <w:sz w:val="24"/>
          <w:szCs w:val="24"/>
        </w:rPr>
        <w:t>16.63, 30.08]) or the GRBG event (</w:t>
      </w:r>
      <w:r w:rsidRPr="0083522B">
        <w:rPr>
          <w:rFonts w:ascii="Times New Roman" w:hAnsi="Times New Roman" w:cs="Times New Roman"/>
          <w:i/>
          <w:sz w:val="24"/>
          <w:szCs w:val="24"/>
        </w:rPr>
        <w:t>M</w:t>
      </w:r>
      <w:r w:rsidRPr="0083522B">
        <w:rPr>
          <w:rFonts w:ascii="Times New Roman" w:hAnsi="Times New Roman" w:cs="Times New Roman"/>
          <w:sz w:val="24"/>
          <w:szCs w:val="24"/>
        </w:rPr>
        <w:t xml:space="preserve"> = 22.79, Bootstrapped 95% CI[16.18, 29.42]), both </w:t>
      </w:r>
      <w:r w:rsidRPr="0083522B">
        <w:rPr>
          <w:rFonts w:ascii="Times New Roman" w:hAnsi="Times New Roman" w:cs="Times New Roman"/>
          <w:i/>
          <w:sz w:val="24"/>
          <w:szCs w:val="24"/>
        </w:rPr>
        <w:t>p</w:t>
      </w:r>
      <w:r w:rsidRPr="0083522B">
        <w:rPr>
          <w:rFonts w:ascii="Times New Roman" w:hAnsi="Times New Roman" w:cs="Times New Roman"/>
          <w:sz w:val="24"/>
          <w:szCs w:val="24"/>
        </w:rPr>
        <w:t>'s &gt; .2.</w:t>
      </w:r>
      <w:r>
        <w:rPr>
          <w:rFonts w:ascii="Times New Roman" w:hAnsi="Times New Roman" w:cs="Times New Roman"/>
          <w:sz w:val="24"/>
          <w:szCs w:val="24"/>
        </w:rPr>
        <w:t xml:space="preserve"> </w:t>
      </w:r>
      <w:r w:rsidRPr="00A55D7F">
        <w:rPr>
          <w:rFonts w:ascii="Times New Roman" w:hAnsi="Times New Roman" w:cs="Times New Roman"/>
          <w:sz w:val="24"/>
          <w:szCs w:val="24"/>
        </w:rPr>
        <w:t xml:space="preserve">However, subjects provided higher causal ratings of the GBRG event than the GRGB event, </w:t>
      </w:r>
      <w:r w:rsidRPr="00A55D7F">
        <w:rPr>
          <w:rFonts w:ascii="Times New Roman" w:hAnsi="Times New Roman" w:cs="Times New Roman"/>
          <w:i/>
          <w:sz w:val="24"/>
          <w:szCs w:val="24"/>
        </w:rPr>
        <w:t>p</w:t>
      </w:r>
      <w:r w:rsidRPr="00A55D7F">
        <w:rPr>
          <w:rFonts w:ascii="Times New Roman" w:hAnsi="Times New Roman" w:cs="Times New Roman"/>
          <w:sz w:val="24"/>
          <w:szCs w:val="24"/>
        </w:rPr>
        <w:t xml:space="preserve"> = .05, and marginally higher ratings of the GRBG test event than the GRGB event, </w:t>
      </w:r>
      <w:r w:rsidRPr="00A55D7F">
        <w:rPr>
          <w:rFonts w:ascii="Times New Roman" w:hAnsi="Times New Roman" w:cs="Times New Roman"/>
          <w:i/>
          <w:sz w:val="24"/>
          <w:szCs w:val="24"/>
        </w:rPr>
        <w:t>p</w:t>
      </w:r>
      <w:r w:rsidRPr="00A55D7F">
        <w:rPr>
          <w:rFonts w:ascii="Times New Roman" w:hAnsi="Times New Roman" w:cs="Times New Roman"/>
          <w:sz w:val="24"/>
          <w:szCs w:val="24"/>
        </w:rPr>
        <w:t xml:space="preserve"> = .07.</w:t>
      </w:r>
      <w:r>
        <w:rPr>
          <w:rFonts w:ascii="Times New Roman" w:hAnsi="Times New Roman" w:cs="Times New Roman"/>
          <w:sz w:val="24"/>
          <w:szCs w:val="24"/>
        </w:rPr>
        <w:t xml:space="preserve"> </w:t>
      </w:r>
    </w:p>
    <w:p w14:paraId="50A61D27" w14:textId="77777777" w:rsidR="00E569D8" w:rsidRPr="00622428" w:rsidRDefault="00E569D8" w:rsidP="00C7016D">
      <w:pPr>
        <w:spacing w:line="480" w:lineRule="auto"/>
        <w:ind w:firstLine="720"/>
        <w:contextualSpacing/>
        <w:rPr>
          <w:rFonts w:ascii="Times New Roman" w:hAnsi="Times New Roman" w:cs="Times New Roman"/>
          <w:sz w:val="24"/>
          <w:szCs w:val="24"/>
        </w:rPr>
      </w:pPr>
      <w:r w:rsidRPr="00DB06DF">
        <w:rPr>
          <w:rFonts w:ascii="Times New Roman" w:hAnsi="Times New Roman" w:cs="Times New Roman"/>
          <w:sz w:val="24"/>
          <w:szCs w:val="24"/>
        </w:rPr>
        <w:t>To determine whether</w:t>
      </w:r>
      <w:r>
        <w:rPr>
          <w:rFonts w:ascii="Times New Roman" w:hAnsi="Times New Roman" w:cs="Times New Roman"/>
          <w:sz w:val="24"/>
          <w:szCs w:val="24"/>
        </w:rPr>
        <w:t xml:space="preserve"> both comparisons (i.e., the GBRG v. GRGB comparison and the GRBG v. GRGB comparison)</w:t>
      </w:r>
      <w:r w:rsidRPr="00DB06DF">
        <w:rPr>
          <w:rFonts w:ascii="Times New Roman" w:hAnsi="Times New Roman" w:cs="Times New Roman"/>
          <w:sz w:val="24"/>
          <w:szCs w:val="24"/>
        </w:rPr>
        <w:t xml:space="preserve"> </w:t>
      </w:r>
      <w:r>
        <w:rPr>
          <w:rFonts w:ascii="Times New Roman" w:hAnsi="Times New Roman" w:cs="Times New Roman"/>
          <w:sz w:val="24"/>
          <w:szCs w:val="24"/>
        </w:rPr>
        <w:t>were</w:t>
      </w:r>
      <w:r w:rsidRPr="00DB06DF">
        <w:rPr>
          <w:rFonts w:ascii="Times New Roman" w:hAnsi="Times New Roman" w:cs="Times New Roman"/>
          <w:sz w:val="24"/>
          <w:szCs w:val="24"/>
        </w:rPr>
        <w:t xml:space="preserve"> meaningful and provided evidence in support of the </w:t>
      </w:r>
      <w:r w:rsidRPr="00DB06DF">
        <w:rPr>
          <w:rFonts w:ascii="Times New Roman" w:hAnsi="Times New Roman" w:cs="Times New Roman"/>
          <w:sz w:val="24"/>
          <w:szCs w:val="24"/>
        </w:rPr>
        <w:lastRenderedPageBreak/>
        <w:t>alternative hypothesis</w:t>
      </w:r>
      <w:r>
        <w:rPr>
          <w:rFonts w:ascii="Times New Roman" w:hAnsi="Times New Roman" w:cs="Times New Roman"/>
          <w:sz w:val="24"/>
          <w:szCs w:val="24"/>
        </w:rPr>
        <w:t xml:space="preserve"> that the</w:t>
      </w:r>
      <w:r w:rsidRPr="00DB06DF">
        <w:rPr>
          <w:rFonts w:ascii="Times New Roman" w:hAnsi="Times New Roman" w:cs="Times New Roman"/>
          <w:sz w:val="24"/>
          <w:szCs w:val="24"/>
        </w:rPr>
        <w:t xml:space="preserve"> </w:t>
      </w:r>
      <w:r>
        <w:rPr>
          <w:rFonts w:ascii="Times New Roman" w:hAnsi="Times New Roman" w:cs="Times New Roman"/>
          <w:sz w:val="24"/>
          <w:szCs w:val="24"/>
        </w:rPr>
        <w:t>pairs of mean causal ratings for both comparisons</w:t>
      </w:r>
      <w:r w:rsidRPr="00DB06DF">
        <w:rPr>
          <w:rFonts w:ascii="Times New Roman" w:hAnsi="Times New Roman" w:cs="Times New Roman"/>
          <w:sz w:val="24"/>
          <w:szCs w:val="24"/>
        </w:rPr>
        <w:t xml:space="preserve"> </w:t>
      </w:r>
      <w:r>
        <w:rPr>
          <w:rFonts w:ascii="Times New Roman" w:hAnsi="Times New Roman" w:cs="Times New Roman"/>
          <w:sz w:val="24"/>
          <w:szCs w:val="24"/>
        </w:rPr>
        <w:t xml:space="preserve">differed, </w:t>
      </w:r>
      <w:r w:rsidRPr="00DB06DF">
        <w:rPr>
          <w:rFonts w:ascii="Times New Roman" w:hAnsi="Times New Roman" w:cs="Times New Roman"/>
          <w:sz w:val="24"/>
          <w:szCs w:val="24"/>
        </w:rPr>
        <w:t>Bayes</w:t>
      </w:r>
      <w:r>
        <w:rPr>
          <w:rFonts w:ascii="Times New Roman" w:hAnsi="Times New Roman" w:cs="Times New Roman"/>
          <w:sz w:val="24"/>
          <w:szCs w:val="24"/>
        </w:rPr>
        <w:t>’</w:t>
      </w:r>
      <w:r w:rsidRPr="00DB06DF">
        <w:rPr>
          <w:rFonts w:ascii="Times New Roman" w:hAnsi="Times New Roman" w:cs="Times New Roman"/>
          <w:sz w:val="24"/>
          <w:szCs w:val="24"/>
        </w:rPr>
        <w:t xml:space="preserve"> </w:t>
      </w:r>
      <w:r>
        <w:rPr>
          <w:rFonts w:ascii="Times New Roman" w:hAnsi="Times New Roman" w:cs="Times New Roman"/>
          <w:sz w:val="24"/>
          <w:szCs w:val="24"/>
        </w:rPr>
        <w:t>F</w:t>
      </w:r>
      <w:r w:rsidRPr="00DB06DF">
        <w:rPr>
          <w:rFonts w:ascii="Times New Roman" w:hAnsi="Times New Roman" w:cs="Times New Roman"/>
          <w:sz w:val="24"/>
          <w:szCs w:val="24"/>
        </w:rPr>
        <w:t>actor</w:t>
      </w:r>
      <w:r>
        <w:rPr>
          <w:rFonts w:ascii="Times New Roman" w:hAnsi="Times New Roman" w:cs="Times New Roman"/>
          <w:sz w:val="24"/>
          <w:szCs w:val="24"/>
        </w:rPr>
        <w:t>s</w:t>
      </w:r>
      <w:r w:rsidRPr="00DB06DF">
        <w:rPr>
          <w:rFonts w:ascii="Times New Roman" w:hAnsi="Times New Roman" w:cs="Times New Roman"/>
          <w:sz w:val="24"/>
          <w:szCs w:val="24"/>
        </w:rPr>
        <w:t xml:space="preserve"> w</w:t>
      </w:r>
      <w:r>
        <w:rPr>
          <w:rFonts w:ascii="Times New Roman" w:hAnsi="Times New Roman" w:cs="Times New Roman"/>
          <w:sz w:val="24"/>
          <w:szCs w:val="24"/>
        </w:rPr>
        <w:t>ere</w:t>
      </w:r>
      <w:r w:rsidRPr="00DB06DF">
        <w:rPr>
          <w:rFonts w:ascii="Times New Roman" w:hAnsi="Times New Roman" w:cs="Times New Roman"/>
          <w:sz w:val="24"/>
          <w:szCs w:val="24"/>
        </w:rPr>
        <w:t xml:space="preserve"> estimated using Bayesian Information Criteria (</w:t>
      </w:r>
      <w:proofErr w:type="spellStart"/>
      <w:r w:rsidRPr="00DB06DF">
        <w:rPr>
          <w:rFonts w:ascii="Times New Roman" w:hAnsi="Times New Roman" w:cs="Times New Roman"/>
          <w:sz w:val="24"/>
          <w:szCs w:val="24"/>
        </w:rPr>
        <w:t>Wagenmakers</w:t>
      </w:r>
      <w:proofErr w:type="spellEnd"/>
      <w:r w:rsidRPr="00DB06DF">
        <w:rPr>
          <w:rFonts w:ascii="Times New Roman" w:hAnsi="Times New Roman" w:cs="Times New Roman"/>
          <w:sz w:val="24"/>
          <w:szCs w:val="24"/>
        </w:rPr>
        <w:t>, 2007). In this analysis, the fit of the data under the null hypothesis (</w:t>
      </w:r>
      <w:r w:rsidRPr="005E509A">
        <w:rPr>
          <w:rFonts w:ascii="Times New Roman" w:hAnsi="Times New Roman" w:cs="Times New Roman"/>
          <w:sz w:val="24"/>
          <w:szCs w:val="24"/>
        </w:rPr>
        <w:t>i.e.,</w:t>
      </w:r>
      <w:r w:rsidRPr="00DB06DF">
        <w:rPr>
          <w:rFonts w:ascii="Times New Roman" w:hAnsi="Times New Roman" w:cs="Times New Roman"/>
          <w:sz w:val="24"/>
          <w:szCs w:val="24"/>
        </w:rPr>
        <w:t xml:space="preserve"> no difference between the </w:t>
      </w:r>
      <w:r>
        <w:rPr>
          <w:rFonts w:ascii="Times New Roman" w:hAnsi="Times New Roman" w:cs="Times New Roman"/>
          <w:sz w:val="24"/>
          <w:szCs w:val="24"/>
        </w:rPr>
        <w:t>two test events</w:t>
      </w:r>
      <w:r w:rsidRPr="00DB06DF">
        <w:rPr>
          <w:rFonts w:ascii="Times New Roman" w:hAnsi="Times New Roman" w:cs="Times New Roman"/>
          <w:sz w:val="24"/>
          <w:szCs w:val="24"/>
        </w:rPr>
        <w:t>) was</w:t>
      </w:r>
      <w:r>
        <w:rPr>
          <w:rFonts w:ascii="Times New Roman" w:hAnsi="Times New Roman" w:cs="Times New Roman"/>
          <w:sz w:val="24"/>
          <w:szCs w:val="24"/>
        </w:rPr>
        <w:t xml:space="preserve"> </w:t>
      </w:r>
      <w:r w:rsidRPr="00DB06DF">
        <w:rPr>
          <w:rFonts w:ascii="Times New Roman" w:hAnsi="Times New Roman" w:cs="Times New Roman"/>
          <w:sz w:val="24"/>
          <w:szCs w:val="24"/>
        </w:rPr>
        <w:t xml:space="preserve">compared to that under the alternative hypothesis (a two-tailed difference between the ratings). </w:t>
      </w:r>
      <w:r>
        <w:rPr>
          <w:rFonts w:ascii="Times New Roman" w:hAnsi="Times New Roman" w:cs="Times New Roman"/>
          <w:sz w:val="24"/>
          <w:szCs w:val="24"/>
        </w:rPr>
        <w:t>The first analysis</w:t>
      </w:r>
      <w:r w:rsidRPr="00DB06DF">
        <w:rPr>
          <w:rFonts w:ascii="Times New Roman" w:hAnsi="Times New Roman" w:cs="Times New Roman"/>
          <w:sz w:val="24"/>
          <w:szCs w:val="24"/>
        </w:rPr>
        <w:t xml:space="preserve"> revealed that the observed difference between the causal ratings of the </w:t>
      </w:r>
      <w:r>
        <w:rPr>
          <w:rFonts w:ascii="Times New Roman" w:hAnsi="Times New Roman" w:cs="Times New Roman"/>
          <w:sz w:val="24"/>
          <w:szCs w:val="24"/>
        </w:rPr>
        <w:t>GRBG</w:t>
      </w:r>
      <w:r w:rsidRPr="00DB06DF">
        <w:rPr>
          <w:rFonts w:ascii="Times New Roman" w:hAnsi="Times New Roman" w:cs="Times New Roman"/>
          <w:sz w:val="24"/>
          <w:szCs w:val="24"/>
        </w:rPr>
        <w:t xml:space="preserve"> and the GR</w:t>
      </w:r>
      <w:r>
        <w:rPr>
          <w:rFonts w:ascii="Times New Roman" w:hAnsi="Times New Roman" w:cs="Times New Roman"/>
          <w:sz w:val="24"/>
          <w:szCs w:val="24"/>
        </w:rPr>
        <w:t>GB</w:t>
      </w:r>
      <w:r w:rsidRPr="00DB06DF">
        <w:rPr>
          <w:rFonts w:ascii="Times New Roman" w:hAnsi="Times New Roman" w:cs="Times New Roman"/>
          <w:sz w:val="24"/>
          <w:szCs w:val="24"/>
        </w:rPr>
        <w:t xml:space="preserve"> test events (</w:t>
      </w:r>
      <w:r>
        <w:rPr>
          <w:rFonts w:ascii="Times New Roman" w:hAnsi="Times New Roman" w:cs="Times New Roman"/>
          <w:sz w:val="24"/>
          <w:szCs w:val="24"/>
        </w:rPr>
        <w:t>∆</w:t>
      </w:r>
      <w:r>
        <w:rPr>
          <w:rFonts w:ascii="Times New Roman" w:hAnsi="Times New Roman" w:cs="Times New Roman"/>
          <w:sz w:val="24"/>
          <w:szCs w:val="24"/>
          <w:vertAlign w:val="subscript"/>
        </w:rPr>
        <w:t xml:space="preserve">GRBG-GRGB </w:t>
      </w:r>
      <w:r w:rsidRPr="00DB06DF">
        <w:rPr>
          <w:rFonts w:ascii="Times New Roman" w:hAnsi="Times New Roman" w:cs="Times New Roman"/>
          <w:sz w:val="24"/>
          <w:szCs w:val="24"/>
        </w:rPr>
        <w:t>= -6.41) was 7.86 times more likely under the alternative hypothesis than the null hypothesis. Using Raftery (1995) and Jeffrey'(1961) guidelines for interpreting Bayes</w:t>
      </w:r>
      <w:r>
        <w:rPr>
          <w:rFonts w:ascii="Times New Roman" w:hAnsi="Times New Roman" w:cs="Times New Roman"/>
          <w:sz w:val="24"/>
          <w:szCs w:val="24"/>
        </w:rPr>
        <w:t>’</w:t>
      </w:r>
      <w:r w:rsidRPr="00DB06DF">
        <w:rPr>
          <w:rFonts w:ascii="Times New Roman" w:hAnsi="Times New Roman" w:cs="Times New Roman"/>
          <w:sz w:val="24"/>
          <w:szCs w:val="24"/>
        </w:rPr>
        <w:t xml:space="preserve"> Factors, a Bayes</w:t>
      </w:r>
      <w:r>
        <w:rPr>
          <w:rFonts w:ascii="Times New Roman" w:hAnsi="Times New Roman" w:cs="Times New Roman"/>
          <w:sz w:val="24"/>
          <w:szCs w:val="24"/>
        </w:rPr>
        <w:t>’</w:t>
      </w:r>
      <w:r w:rsidRPr="00DB06DF">
        <w:rPr>
          <w:rFonts w:ascii="Times New Roman" w:hAnsi="Times New Roman" w:cs="Times New Roman"/>
          <w:sz w:val="24"/>
          <w:szCs w:val="24"/>
        </w:rPr>
        <w:t xml:space="preserve"> Factor of 7.86 represents</w:t>
      </w:r>
      <w:r>
        <w:rPr>
          <w:rFonts w:ascii="Times New Roman" w:hAnsi="Times New Roman" w:cs="Times New Roman"/>
          <w:sz w:val="24"/>
          <w:szCs w:val="24"/>
        </w:rPr>
        <w:t xml:space="preserve"> </w:t>
      </w:r>
      <w:r w:rsidRPr="00DB06DF">
        <w:rPr>
          <w:rFonts w:ascii="Times New Roman" w:hAnsi="Times New Roman" w:cs="Times New Roman"/>
          <w:sz w:val="24"/>
          <w:szCs w:val="24"/>
        </w:rPr>
        <w:t xml:space="preserve">positive and substantial evidence in support of the alternative hypothesis. </w:t>
      </w:r>
      <w:r>
        <w:rPr>
          <w:rFonts w:ascii="Times New Roman" w:hAnsi="Times New Roman" w:cs="Times New Roman"/>
          <w:sz w:val="24"/>
          <w:szCs w:val="24"/>
        </w:rPr>
        <w:t xml:space="preserve">The second analysis revealed that the observed difference between the causal ratings of the </w:t>
      </w:r>
      <w:r w:rsidRPr="00A55D7F">
        <w:rPr>
          <w:rFonts w:ascii="Times New Roman" w:hAnsi="Times New Roman" w:cs="Times New Roman"/>
          <w:sz w:val="24"/>
          <w:szCs w:val="24"/>
        </w:rPr>
        <w:t>G</w:t>
      </w:r>
      <w:r>
        <w:rPr>
          <w:rFonts w:ascii="Times New Roman" w:hAnsi="Times New Roman" w:cs="Times New Roman"/>
          <w:sz w:val="24"/>
          <w:szCs w:val="24"/>
        </w:rPr>
        <w:t>RGB</w:t>
      </w:r>
      <w:r w:rsidRPr="00A55D7F">
        <w:rPr>
          <w:rFonts w:ascii="Times New Roman" w:hAnsi="Times New Roman" w:cs="Times New Roman"/>
          <w:sz w:val="24"/>
          <w:szCs w:val="24"/>
        </w:rPr>
        <w:t xml:space="preserve"> </w:t>
      </w:r>
      <w:r>
        <w:rPr>
          <w:rFonts w:ascii="Times New Roman" w:hAnsi="Times New Roman" w:cs="Times New Roman"/>
          <w:sz w:val="24"/>
          <w:szCs w:val="24"/>
        </w:rPr>
        <w:t>and the</w:t>
      </w:r>
      <w:r w:rsidRPr="00A55D7F">
        <w:rPr>
          <w:rFonts w:ascii="Times New Roman" w:hAnsi="Times New Roman" w:cs="Times New Roman"/>
          <w:sz w:val="24"/>
          <w:szCs w:val="24"/>
        </w:rPr>
        <w:t xml:space="preserve"> </w:t>
      </w:r>
      <w:r>
        <w:rPr>
          <w:rFonts w:ascii="Times New Roman" w:hAnsi="Times New Roman" w:cs="Times New Roman"/>
          <w:sz w:val="24"/>
          <w:szCs w:val="24"/>
        </w:rPr>
        <w:t xml:space="preserve">GBRG test events </w:t>
      </w:r>
      <w:r w:rsidRPr="00DB06DF">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vertAlign w:val="subscript"/>
        </w:rPr>
        <w:t xml:space="preserve">GRGB-GBRG </w:t>
      </w:r>
      <w:r w:rsidRPr="00DB06DF">
        <w:rPr>
          <w:rFonts w:ascii="Times New Roman" w:hAnsi="Times New Roman" w:cs="Times New Roman"/>
          <w:sz w:val="24"/>
          <w:szCs w:val="24"/>
        </w:rPr>
        <w:t>= -6.</w:t>
      </w:r>
      <w:r>
        <w:rPr>
          <w:rFonts w:ascii="Times New Roman" w:hAnsi="Times New Roman" w:cs="Times New Roman"/>
          <w:sz w:val="24"/>
          <w:szCs w:val="24"/>
        </w:rPr>
        <w:t>97</w:t>
      </w:r>
      <w:r w:rsidRPr="00DB06DF">
        <w:rPr>
          <w:rFonts w:ascii="Times New Roman" w:hAnsi="Times New Roman" w:cs="Times New Roman"/>
          <w:sz w:val="24"/>
          <w:szCs w:val="24"/>
        </w:rPr>
        <w:t>)</w:t>
      </w:r>
      <w:r>
        <w:rPr>
          <w:rFonts w:ascii="Times New Roman" w:hAnsi="Times New Roman" w:cs="Times New Roman"/>
          <w:sz w:val="24"/>
          <w:szCs w:val="24"/>
        </w:rPr>
        <w:t xml:space="preserve"> was 20.82 times more likely under the alternative hypothesis than the null hypothesis. </w:t>
      </w:r>
      <w:proofErr w:type="gramStart"/>
      <w:r>
        <w:rPr>
          <w:rFonts w:ascii="Times New Roman" w:hAnsi="Times New Roman" w:cs="Times New Roman"/>
          <w:sz w:val="24"/>
          <w:szCs w:val="24"/>
        </w:rPr>
        <w:t xml:space="preserve">Using both </w:t>
      </w:r>
      <w:r w:rsidRPr="00DB06DF">
        <w:rPr>
          <w:rFonts w:ascii="Times New Roman" w:hAnsi="Times New Roman" w:cs="Times New Roman"/>
          <w:sz w:val="24"/>
          <w:szCs w:val="24"/>
        </w:rPr>
        <w:t>Raftery (1995) and Jeffrey'(1961) guidelines</w:t>
      </w:r>
      <w:r>
        <w:rPr>
          <w:rFonts w:ascii="Times New Roman" w:hAnsi="Times New Roman" w:cs="Times New Roman"/>
          <w:sz w:val="24"/>
          <w:szCs w:val="24"/>
        </w:rPr>
        <w:t>, this represent strong evidence in support of the alternative hypothesis.</w:t>
      </w:r>
      <w:proofErr w:type="gramEnd"/>
      <w:r>
        <w:rPr>
          <w:rFonts w:ascii="Times New Roman" w:hAnsi="Times New Roman" w:cs="Times New Roman"/>
          <w:sz w:val="24"/>
          <w:szCs w:val="24"/>
        </w:rPr>
        <w:t xml:space="preserve"> </w:t>
      </w:r>
      <w:r w:rsidRPr="00DB06DF">
        <w:rPr>
          <w:rFonts w:ascii="Times New Roman" w:hAnsi="Times New Roman" w:cs="Times New Roman"/>
          <w:sz w:val="24"/>
          <w:szCs w:val="24"/>
        </w:rPr>
        <w:t xml:space="preserve">Thus, the </w:t>
      </w:r>
      <w:r>
        <w:rPr>
          <w:rFonts w:ascii="Times New Roman" w:hAnsi="Times New Roman" w:cs="Times New Roman"/>
          <w:sz w:val="24"/>
          <w:szCs w:val="24"/>
        </w:rPr>
        <w:t>differences</w:t>
      </w:r>
      <w:r w:rsidRPr="00DB06DF">
        <w:rPr>
          <w:rFonts w:ascii="Times New Roman" w:hAnsi="Times New Roman" w:cs="Times New Roman"/>
          <w:sz w:val="24"/>
          <w:szCs w:val="24"/>
        </w:rPr>
        <w:t xml:space="preserve"> between the causal ratings of the GRGB and GRBG</w:t>
      </w:r>
      <w:r>
        <w:rPr>
          <w:rFonts w:ascii="Times New Roman" w:hAnsi="Times New Roman" w:cs="Times New Roman"/>
          <w:sz w:val="24"/>
          <w:szCs w:val="24"/>
        </w:rPr>
        <w:t xml:space="preserve"> and the GBRG and GRGB</w:t>
      </w:r>
      <w:r w:rsidRPr="00DB06DF">
        <w:rPr>
          <w:rFonts w:ascii="Times New Roman" w:hAnsi="Times New Roman" w:cs="Times New Roman"/>
          <w:sz w:val="24"/>
          <w:szCs w:val="24"/>
        </w:rPr>
        <w:t xml:space="preserve"> test events represent reliably meaningful difference</w:t>
      </w:r>
      <w:r>
        <w:rPr>
          <w:rFonts w:ascii="Times New Roman" w:hAnsi="Times New Roman" w:cs="Times New Roman"/>
          <w:sz w:val="24"/>
          <w:szCs w:val="24"/>
        </w:rPr>
        <w:t>s</w:t>
      </w:r>
      <w:r w:rsidRPr="00DB06DF">
        <w:rPr>
          <w:rFonts w:ascii="Times New Roman" w:hAnsi="Times New Roman" w:cs="Times New Roman"/>
          <w:sz w:val="24"/>
          <w:szCs w:val="24"/>
        </w:rPr>
        <w:t>.</w:t>
      </w:r>
    </w:p>
    <w:p w14:paraId="0FB94FFD" w14:textId="77777777" w:rsidR="00E569D8" w:rsidRPr="00973035" w:rsidRDefault="00E569D8" w:rsidP="00C7016D">
      <w:pPr>
        <w:spacing w:line="480" w:lineRule="auto"/>
        <w:ind w:firstLine="720"/>
        <w:contextualSpacing/>
        <w:rPr>
          <w:rFonts w:ascii="Times New Roman" w:hAnsi="Times New Roman"/>
          <w:szCs w:val="24"/>
        </w:rPr>
      </w:pPr>
      <w:r w:rsidRPr="00CC4796">
        <w:rPr>
          <w:rFonts w:ascii="Times New Roman" w:hAnsi="Times New Roman" w:cs="Times New Roman"/>
          <w:sz w:val="24"/>
          <w:szCs w:val="24"/>
        </w:rPr>
        <w:t>The results from subjects' causal ratings of the four test events support the Markov condition predictions</w:t>
      </w:r>
      <w:r>
        <w:rPr>
          <w:rFonts w:ascii="Times New Roman" w:hAnsi="Times New Roman" w:cs="Times New Roman"/>
          <w:sz w:val="24"/>
          <w:szCs w:val="24"/>
        </w:rPr>
        <w:t xml:space="preserve"> and suggest that adults were sensitive to the Markov-equivalence class formed between the training event and the GRGB test event only when they were asked to rate how causally similar each test event was to the training sequence</w:t>
      </w:r>
      <w:r w:rsidRPr="00CC4796">
        <w:rPr>
          <w:rFonts w:ascii="Times New Roman" w:hAnsi="Times New Roman" w:cs="Times New Roman"/>
          <w:sz w:val="24"/>
          <w:szCs w:val="24"/>
        </w:rPr>
        <w:t>.</w:t>
      </w:r>
      <w:r>
        <w:rPr>
          <w:rFonts w:ascii="Times New Roman" w:hAnsi="Times New Roman" w:cs="Times New Roman"/>
          <w:sz w:val="24"/>
          <w:szCs w:val="24"/>
        </w:rPr>
        <w:t xml:space="preserve"> </w:t>
      </w:r>
    </w:p>
    <w:p w14:paraId="533E6930" w14:textId="77777777" w:rsidR="00E569D8" w:rsidRDefault="00E569D8" w:rsidP="00C7016D">
      <w:pPr>
        <w:spacing w:line="480" w:lineRule="auto"/>
        <w:contextualSpacing/>
        <w:rPr>
          <w:rFonts w:ascii="Times New Roman" w:hAnsi="Times New Roman" w:cs="Times New Roman"/>
          <w:b/>
          <w:sz w:val="24"/>
          <w:szCs w:val="24"/>
        </w:rPr>
      </w:pPr>
      <w:r w:rsidRPr="00C0773E">
        <w:rPr>
          <w:rFonts w:ascii="Times New Roman" w:hAnsi="Times New Roman" w:cs="Times New Roman"/>
          <w:sz w:val="24"/>
          <w:szCs w:val="24"/>
        </w:rPr>
        <w:t xml:space="preserve"> </w:t>
      </w:r>
      <w:r w:rsidRPr="00926F63">
        <w:rPr>
          <w:rFonts w:ascii="Times New Roman" w:hAnsi="Times New Roman" w:cs="Times New Roman"/>
          <w:b/>
          <w:sz w:val="24"/>
          <w:szCs w:val="24"/>
        </w:rPr>
        <w:t>Individual Differences</w:t>
      </w:r>
    </w:p>
    <w:p w14:paraId="1C562CD5"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Additional analyses were</w:t>
      </w:r>
      <w:r w:rsidRPr="00926F63">
        <w:rPr>
          <w:rFonts w:ascii="Times New Roman" w:hAnsi="Times New Roman" w:cs="Times New Roman"/>
          <w:sz w:val="24"/>
          <w:szCs w:val="24"/>
        </w:rPr>
        <w:t xml:space="preserve"> undertaken</w:t>
      </w:r>
      <w:r>
        <w:rPr>
          <w:rFonts w:ascii="Times New Roman" w:hAnsi="Times New Roman" w:cs="Times New Roman"/>
          <w:sz w:val="24"/>
          <w:szCs w:val="24"/>
        </w:rPr>
        <w:t xml:space="preserve"> in this and all subsequent experiments</w:t>
      </w:r>
      <w:r w:rsidRPr="00926F63">
        <w:rPr>
          <w:rFonts w:ascii="Times New Roman" w:hAnsi="Times New Roman" w:cs="Times New Roman"/>
          <w:sz w:val="24"/>
          <w:szCs w:val="24"/>
        </w:rPr>
        <w:t xml:space="preserve"> because it is possible that the distribution of responses to the perceptual and causal questions in Figure 1 could</w:t>
      </w:r>
      <w:r>
        <w:rPr>
          <w:rFonts w:ascii="Times New Roman" w:hAnsi="Times New Roman" w:cs="Times New Roman"/>
          <w:sz w:val="24"/>
          <w:szCs w:val="24"/>
        </w:rPr>
        <w:t xml:space="preserve"> have</w:t>
      </w:r>
      <w:r w:rsidRPr="00926F63">
        <w:rPr>
          <w:rFonts w:ascii="Times New Roman" w:hAnsi="Times New Roman" w:cs="Times New Roman"/>
          <w:sz w:val="24"/>
          <w:szCs w:val="24"/>
        </w:rPr>
        <w:t xml:space="preserve"> mask</w:t>
      </w:r>
      <w:r>
        <w:rPr>
          <w:rFonts w:ascii="Times New Roman" w:hAnsi="Times New Roman" w:cs="Times New Roman"/>
          <w:sz w:val="24"/>
          <w:szCs w:val="24"/>
        </w:rPr>
        <w:t>ed</w:t>
      </w:r>
      <w:r w:rsidRPr="00926F63">
        <w:rPr>
          <w:rFonts w:ascii="Times New Roman" w:hAnsi="Times New Roman" w:cs="Times New Roman"/>
          <w:sz w:val="24"/>
          <w:szCs w:val="24"/>
        </w:rPr>
        <w:t xml:space="preserve"> important individual differences</w:t>
      </w:r>
      <w:r>
        <w:rPr>
          <w:rFonts w:ascii="Times New Roman" w:hAnsi="Times New Roman" w:cs="Times New Roman"/>
          <w:sz w:val="24"/>
          <w:szCs w:val="24"/>
        </w:rPr>
        <w:t xml:space="preserve"> in behavior. These analyses were also </w:t>
      </w:r>
      <w:r>
        <w:rPr>
          <w:rFonts w:ascii="Times New Roman" w:hAnsi="Times New Roman" w:cs="Times New Roman"/>
          <w:sz w:val="24"/>
          <w:szCs w:val="24"/>
        </w:rPr>
        <w:lastRenderedPageBreak/>
        <w:t xml:space="preserve">conducted because our aim was to determine whether the proportion of subjects who showed sensitivity to the Markov condition and Markov-equivalence classes differed from that of subjects who responded to the test events based on lower-level perceptual cues. </w:t>
      </w:r>
      <w:r w:rsidRPr="00C0773E">
        <w:rPr>
          <w:rFonts w:ascii="Times New Roman" w:hAnsi="Times New Roman" w:cs="Times New Roman"/>
          <w:sz w:val="24"/>
          <w:szCs w:val="24"/>
        </w:rPr>
        <w:t xml:space="preserve">Figure </w:t>
      </w:r>
      <w:r>
        <w:rPr>
          <w:rFonts w:ascii="Times New Roman" w:hAnsi="Times New Roman" w:cs="Times New Roman"/>
          <w:sz w:val="24"/>
          <w:szCs w:val="24"/>
        </w:rPr>
        <w:t>5</w:t>
      </w:r>
      <w:r w:rsidRPr="00C0773E">
        <w:rPr>
          <w:rFonts w:ascii="Times New Roman" w:hAnsi="Times New Roman" w:cs="Times New Roman"/>
          <w:sz w:val="24"/>
          <w:szCs w:val="24"/>
        </w:rPr>
        <w:t xml:space="preserve"> shows the inconsistency ratings of the four test events for the perceptual question and the causal question for each of the 64 total subjects in the experiment.</w:t>
      </w:r>
    </w:p>
    <w:p w14:paraId="5714E458" w14:textId="77777777" w:rsidR="005F17BB" w:rsidRDefault="005F17BB" w:rsidP="00C7016D">
      <w:pPr>
        <w:keepNext/>
        <w:spacing w:line="480" w:lineRule="auto"/>
        <w:contextualSpacing/>
        <w:jc w:val="center"/>
      </w:pPr>
      <w:r>
        <w:rPr>
          <w:noProof/>
        </w:rPr>
        <w:drawing>
          <wp:inline distT="0" distB="0" distL="0" distR="0" wp14:anchorId="2DAD8DCB" wp14:editId="4C5B404F">
            <wp:extent cx="6479224" cy="5295569"/>
            <wp:effectExtent l="0" t="0" r="0" b="63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1_new_inddiv_fig.jpeg"/>
                    <pic:cNvPicPr/>
                  </pic:nvPicPr>
                  <pic:blipFill>
                    <a:blip r:embed="rId15">
                      <a:extLst>
                        <a:ext uri="{28A0092B-C50C-407E-A947-70E740481C1C}">
                          <a14:useLocalDpi xmlns:a14="http://schemas.microsoft.com/office/drawing/2010/main" val="0"/>
                        </a:ext>
                      </a:extLst>
                    </a:blip>
                    <a:stretch>
                      <a:fillRect/>
                    </a:stretch>
                  </pic:blipFill>
                  <pic:spPr>
                    <a:xfrm>
                      <a:off x="0" y="0"/>
                      <a:ext cx="6482774" cy="5298471"/>
                    </a:xfrm>
                    <a:prstGeom prst="rect">
                      <a:avLst/>
                    </a:prstGeom>
                  </pic:spPr>
                </pic:pic>
              </a:graphicData>
            </a:graphic>
          </wp:inline>
        </w:drawing>
      </w:r>
    </w:p>
    <w:p w14:paraId="1F9DB5F7" w14:textId="70AEA0DD" w:rsidR="005F17BB" w:rsidRPr="005F17BB" w:rsidRDefault="005F17BB" w:rsidP="00C7016D">
      <w:pPr>
        <w:pStyle w:val="Caption"/>
        <w:rPr>
          <w:rFonts w:ascii="Times New Roman" w:hAnsi="Times New Roman" w:cs="Times New Roman"/>
          <w:b w:val="0"/>
          <w:color w:val="auto"/>
          <w:sz w:val="24"/>
          <w:szCs w:val="24"/>
        </w:rPr>
      </w:pPr>
      <w:proofErr w:type="gramStart"/>
      <w:r w:rsidRPr="005F17BB">
        <w:rPr>
          <w:rFonts w:ascii="Times New Roman" w:hAnsi="Times New Roman" w:cs="Times New Roman"/>
          <w:b w:val="0"/>
          <w:color w:val="auto"/>
          <w:sz w:val="24"/>
          <w:szCs w:val="24"/>
        </w:rPr>
        <w:t>Fig. 5.</w:t>
      </w:r>
      <w:proofErr w:type="gramEnd"/>
      <w:r w:rsidRPr="005F17BB">
        <w:rPr>
          <w:rFonts w:ascii="Times New Roman" w:hAnsi="Times New Roman" w:cs="Times New Roman"/>
          <w:b w:val="0"/>
          <w:color w:val="auto"/>
          <w:sz w:val="24"/>
          <w:szCs w:val="24"/>
        </w:rPr>
        <w:t xml:space="preserve"> </w:t>
      </w:r>
      <w:proofErr w:type="gramStart"/>
      <w:r w:rsidRPr="005F17BB">
        <w:rPr>
          <w:rFonts w:ascii="Times New Roman" w:hAnsi="Times New Roman" w:cs="Times New Roman"/>
          <w:b w:val="0"/>
          <w:color w:val="auto"/>
          <w:sz w:val="24"/>
          <w:szCs w:val="24"/>
        </w:rPr>
        <w:t>Each of the 64 subjects’ causal and perceptual ratings of the four test events in Experiment 1.</w:t>
      </w:r>
      <w:proofErr w:type="gramEnd"/>
    </w:p>
    <w:p w14:paraId="139796B1"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Note that because attention to the independence or temporal-precedence relation between the blue and red objects indicates sensitivity to low-level perceptual features and cues, subjects whose distributions suggested sensitivity to these relations were classified as Perceptual processors. Likewise, subjects whose inconsistency ratings were either at ceiling or floor for all four test events—indicating that all four test events were perceived as novel or familiar, respectively—were counted as Perceptual processors. This is because i</w:t>
      </w:r>
      <w:r w:rsidRPr="001A398B">
        <w:rPr>
          <w:rFonts w:ascii="Times New Roman" w:hAnsi="Times New Roman" w:cs="Times New Roman"/>
          <w:sz w:val="24"/>
          <w:szCs w:val="24"/>
        </w:rPr>
        <w:t>f subjects represented the training events as launching events in the most general sense</w:t>
      </w:r>
      <w:r>
        <w:rPr>
          <w:rFonts w:ascii="Times New Roman" w:hAnsi="Times New Roman" w:cs="Times New Roman"/>
          <w:sz w:val="24"/>
          <w:szCs w:val="24"/>
        </w:rPr>
        <w:t xml:space="preserve"> (i.e., as a general launching event without recourse to the perceptual differences between particular launching events)</w:t>
      </w:r>
      <w:r w:rsidRPr="001A398B">
        <w:rPr>
          <w:rFonts w:ascii="Times New Roman" w:hAnsi="Times New Roman" w:cs="Times New Roman"/>
          <w:sz w:val="24"/>
          <w:szCs w:val="24"/>
        </w:rPr>
        <w:t>, then their inconsistency ratings of all four</w:t>
      </w:r>
      <w:r>
        <w:rPr>
          <w:rFonts w:ascii="Times New Roman" w:hAnsi="Times New Roman" w:cs="Times New Roman"/>
          <w:sz w:val="24"/>
          <w:szCs w:val="24"/>
        </w:rPr>
        <w:t xml:space="preserve"> test events should be at floor because all four test events represent launching events. </w:t>
      </w:r>
      <w:r w:rsidRPr="001A398B">
        <w:rPr>
          <w:rFonts w:ascii="Times New Roman" w:hAnsi="Times New Roman" w:cs="Times New Roman"/>
          <w:sz w:val="24"/>
          <w:szCs w:val="24"/>
        </w:rPr>
        <w:t>In contrast, subjects should provide inconsistency ratings at ceiling for all four test events if they recognized that each test event differed from the train</w:t>
      </w:r>
      <w:r>
        <w:rPr>
          <w:rFonts w:ascii="Times New Roman" w:hAnsi="Times New Roman" w:cs="Times New Roman"/>
          <w:sz w:val="24"/>
          <w:szCs w:val="24"/>
        </w:rPr>
        <w:t xml:space="preserve">ing events in at least one way. Nonetheless, subjects’ whose inconsistency ratings were at ceiling were included in the Perceptual processors group. </w:t>
      </w:r>
      <w:r w:rsidRPr="00BC3462">
        <w:rPr>
          <w:rFonts w:ascii="Times New Roman" w:hAnsi="Times New Roman" w:cs="Times New Roman"/>
          <w:sz w:val="24"/>
          <w:szCs w:val="24"/>
        </w:rPr>
        <w:t>In contrast, subjects whose distribution of responses to the test events suggested sensitivity to the Markov condition and Markov-equivalence cl</w:t>
      </w:r>
      <w:r>
        <w:rPr>
          <w:rFonts w:ascii="Times New Roman" w:hAnsi="Times New Roman" w:cs="Times New Roman"/>
          <w:sz w:val="24"/>
          <w:szCs w:val="24"/>
        </w:rPr>
        <w:t xml:space="preserve">asses formed the "Markov" group; that is, subjects who provided higher inconsistency ratings to the GBGR, GBRG, and GRBG test events, but not to the GRGB test event—and thus whose pattern of responses suggested sensitivity to Markov-equivalence classes—comprised the Markov group. Finally, subjects whose responses to the test events neither suggested sensitivity to Markov-equivalence classes nor to low-level perceptual cues formed the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group.  </w:t>
      </w:r>
      <w:r w:rsidRPr="00CA2681">
        <w:rPr>
          <w:rFonts w:ascii="Times New Roman" w:hAnsi="Times New Roman" w:cs="Times New Roman"/>
          <w:sz w:val="24"/>
          <w:szCs w:val="24"/>
        </w:rPr>
        <w:t xml:space="preserve">It is worth mentioning </w:t>
      </w:r>
      <w:r>
        <w:rPr>
          <w:rFonts w:ascii="Times New Roman" w:hAnsi="Times New Roman" w:cs="Times New Roman"/>
          <w:sz w:val="24"/>
          <w:szCs w:val="24"/>
        </w:rPr>
        <w:t>that although it was possible to provide a more nuanced analysis that</w:t>
      </w:r>
      <w:r w:rsidRPr="00CA2681">
        <w:rPr>
          <w:rFonts w:ascii="Times New Roman" w:hAnsi="Times New Roman" w:cs="Times New Roman"/>
          <w:sz w:val="24"/>
          <w:szCs w:val="24"/>
        </w:rPr>
        <w:t xml:space="preserve"> compare</w:t>
      </w:r>
      <w:r>
        <w:rPr>
          <w:rFonts w:ascii="Times New Roman" w:hAnsi="Times New Roman" w:cs="Times New Roman"/>
          <w:sz w:val="24"/>
          <w:szCs w:val="24"/>
        </w:rPr>
        <w:t>d</w:t>
      </w:r>
      <w:r w:rsidRPr="00CA2681">
        <w:rPr>
          <w:rFonts w:ascii="Times New Roman" w:hAnsi="Times New Roman" w:cs="Times New Roman"/>
          <w:sz w:val="24"/>
          <w:szCs w:val="24"/>
        </w:rPr>
        <w:t xml:space="preserve"> the proportion of subjects who attended to any one of the low-level perceptual cues to each other and to that for participants who encoded the Markov condition, statistical power was increased by</w:t>
      </w:r>
      <w:r>
        <w:rPr>
          <w:rFonts w:ascii="Times New Roman" w:hAnsi="Times New Roman" w:cs="Times New Roman"/>
          <w:sz w:val="24"/>
          <w:szCs w:val="24"/>
        </w:rPr>
        <w:t xml:space="preserve"> combining participants into either the Perceptual, the </w:t>
      </w:r>
      <w:r w:rsidRPr="00CA2681">
        <w:rPr>
          <w:rFonts w:ascii="Times New Roman" w:hAnsi="Times New Roman" w:cs="Times New Roman"/>
          <w:sz w:val="24"/>
          <w:szCs w:val="24"/>
        </w:rPr>
        <w:t>Markov</w:t>
      </w:r>
      <w:r>
        <w:rPr>
          <w:rFonts w:ascii="Times New Roman" w:hAnsi="Times New Roman" w:cs="Times New Roman"/>
          <w:sz w:val="24"/>
          <w:szCs w:val="24"/>
        </w:rPr>
        <w:t>, or the Other group</w:t>
      </w:r>
      <w:r w:rsidRPr="00CA2681">
        <w:rPr>
          <w:rFonts w:ascii="Times New Roman" w:hAnsi="Times New Roman" w:cs="Times New Roman"/>
          <w:sz w:val="24"/>
          <w:szCs w:val="24"/>
        </w:rPr>
        <w:t>.</w:t>
      </w:r>
    </w:p>
    <w:p w14:paraId="397CC50A"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A</w:t>
      </w:r>
      <w:r w:rsidRPr="00855A12">
        <w:rPr>
          <w:rFonts w:ascii="Times New Roman" w:hAnsi="Times New Roman" w:cs="Times New Roman"/>
          <w:sz w:val="24"/>
          <w:szCs w:val="24"/>
        </w:rPr>
        <w:t xml:space="preserve">n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34; 53.125</w:t>
      </w:r>
      <w:r w:rsidRPr="00855A12">
        <w:rPr>
          <w:rFonts w:ascii="Times New Roman" w:hAnsi="Times New Roman" w:cs="Times New Roman"/>
          <w:sz w:val="24"/>
          <w:szCs w:val="24"/>
        </w:rPr>
        <w:t>%) than as "Markov" processors (</w:t>
      </w:r>
      <w:r>
        <w:rPr>
          <w:rFonts w:ascii="Times New Roman" w:hAnsi="Times New Roman" w:cs="Times New Roman"/>
          <w:sz w:val="24"/>
          <w:szCs w:val="24"/>
        </w:rPr>
        <w:t>N = 18; 28.125</w:t>
      </w:r>
      <w:r w:rsidRPr="00855A12">
        <w:rPr>
          <w:rFonts w:ascii="Times New Roman" w:hAnsi="Times New Roman" w:cs="Times New Roman"/>
          <w:sz w:val="24"/>
          <w:szCs w:val="24"/>
        </w:rPr>
        <w:t>%)</w:t>
      </w:r>
      <w:r>
        <w:rPr>
          <w:rFonts w:ascii="Times New Roman" w:hAnsi="Times New Roman" w:cs="Times New Roman"/>
          <w:sz w:val="24"/>
          <w:szCs w:val="24"/>
        </w:rPr>
        <w:t xml:space="preserve"> or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12; 18.75%)</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w:t>
      </w:r>
      <w:r w:rsidRPr="00855A12">
        <w:rPr>
          <w:rFonts w:ascii="Times New Roman" w:hAnsi="Times New Roman" w:cs="Times New Roman"/>
          <w:sz w:val="24"/>
          <w:szCs w:val="24"/>
        </w:rPr>
        <w:t xml:space="preserve"> &lt; .0001</w:t>
      </w:r>
      <w:r>
        <w:rPr>
          <w:rFonts w:ascii="Times New Roman" w:hAnsi="Times New Roman" w:cs="Times New Roman"/>
          <w:sz w:val="24"/>
          <w:szCs w:val="24"/>
        </w:rPr>
        <w:t xml:space="preserve">. Of the 34 subjects who were classified as Perceptual processors, 23 subjects processed the causal events in terms of the independence relation between the blue and red circles; that is, subjects’ responses implied that they formed a representation in which the blue and red circles were separated by a gray circle and perceived as more inconsistent those test events in which the blue and red circles were spatially contiguous. This pattern of responding is consistent with that discussed above in the Main Analysis section and that shown in Figure 6. The proportion of subjects who were classified as Markov processors did not differ from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w:t>
      </w:r>
      <w:r w:rsidRPr="00855A12">
        <w:rPr>
          <w:rFonts w:ascii="Times New Roman" w:hAnsi="Times New Roman" w:cs="Times New Roman"/>
          <w:sz w:val="24"/>
          <w:szCs w:val="24"/>
        </w:rPr>
        <w:t>,</w:t>
      </w:r>
      <w:r>
        <w:rPr>
          <w:rFonts w:ascii="Times New Roman" w:hAnsi="Times New Roman" w:cs="Times New Roman"/>
          <w:sz w:val="24"/>
          <w:szCs w:val="24"/>
        </w:rPr>
        <w:t xml:space="preserve"> however,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.36. </w:t>
      </w:r>
    </w:p>
    <w:p w14:paraId="029FE814"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40; 62.5%)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15; 23.44</w:t>
      </w:r>
      <w:r w:rsidRPr="00855A12">
        <w:rPr>
          <w:rFonts w:ascii="Times New Roman" w:hAnsi="Times New Roman" w:cs="Times New Roman"/>
          <w:sz w:val="24"/>
          <w:szCs w:val="24"/>
        </w:rPr>
        <w:t>%)</w:t>
      </w:r>
      <w:r>
        <w:rPr>
          <w:rFonts w:ascii="Times New Roman" w:hAnsi="Times New Roman" w:cs="Times New Roman"/>
          <w:sz w:val="24"/>
          <w:szCs w:val="24"/>
        </w:rPr>
        <w:t xml:space="preserve"> or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9; 14.06%)</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.005</w:t>
      </w:r>
      <w:r w:rsidRPr="00855A12">
        <w:rPr>
          <w:rFonts w:ascii="Times New Roman" w:hAnsi="Times New Roman" w:cs="Times New Roman"/>
          <w:sz w:val="24"/>
          <w:szCs w:val="24"/>
        </w:rPr>
        <w:t>.</w:t>
      </w:r>
      <w:r>
        <w:rPr>
          <w:rFonts w:ascii="Times New Roman" w:hAnsi="Times New Roman" w:cs="Times New Roman"/>
          <w:sz w:val="24"/>
          <w:szCs w:val="24"/>
        </w:rPr>
        <w:t xml:space="preserve"> Of the 40 subjects who were classified as Perceptual processors, 25 subjects processed the causal events in terms of familiarity information; that is, their inconsistency ratings of all four test events were at floor, which suggests that all four test events may have been perceived as familiar because they were different instantiations of more general launching-event sequences. However, the proportion of subjects who were classified as Markov processors did not differ from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.31.</w:t>
      </w:r>
    </w:p>
    <w:p w14:paraId="4B96F9C4" w14:textId="77777777" w:rsidR="00E569D8" w:rsidRDefault="00E569D8" w:rsidP="00864C18">
      <w:pPr>
        <w:pStyle w:val="Heading2"/>
      </w:pPr>
      <w:bookmarkStart w:id="21" w:name="_Toc522727410"/>
      <w:r>
        <w:t>Discussion</w:t>
      </w:r>
      <w:bookmarkEnd w:id="21"/>
    </w:p>
    <w:p w14:paraId="79F8BE60" w14:textId="77777777" w:rsidR="00E569D8" w:rsidRDefault="00E569D8" w:rsidP="00C7016D">
      <w:pPr>
        <w:spacing w:line="480" w:lineRule="auto"/>
        <w:ind w:firstLine="720"/>
        <w:contextualSpacing/>
        <w:rPr>
          <w:rFonts w:ascii="Times New Roman" w:hAnsi="Times New Roman" w:cs="Times New Roman"/>
          <w:sz w:val="24"/>
          <w:szCs w:val="24"/>
        </w:rPr>
      </w:pPr>
      <w:r w:rsidRPr="008D665F">
        <w:rPr>
          <w:rFonts w:ascii="Times New Roman" w:hAnsi="Times New Roman" w:cs="Times New Roman"/>
          <w:sz w:val="24"/>
          <w:szCs w:val="24"/>
        </w:rPr>
        <w:t xml:space="preserve">Experiment 1 was designed to determine on what basis </w:t>
      </w:r>
      <w:proofErr w:type="gramStart"/>
      <w:r w:rsidRPr="008D665F">
        <w:rPr>
          <w:rFonts w:ascii="Times New Roman" w:hAnsi="Times New Roman" w:cs="Times New Roman"/>
          <w:sz w:val="24"/>
          <w:szCs w:val="24"/>
        </w:rPr>
        <w:t>adults</w:t>
      </w:r>
      <w:proofErr w:type="gramEnd"/>
      <w:r w:rsidRPr="008D665F">
        <w:rPr>
          <w:rFonts w:ascii="Times New Roman" w:hAnsi="Times New Roman" w:cs="Times New Roman"/>
          <w:sz w:val="24"/>
          <w:szCs w:val="24"/>
        </w:rPr>
        <w:t xml:space="preserve"> </w:t>
      </w:r>
      <w:r>
        <w:rPr>
          <w:rFonts w:ascii="Times New Roman" w:hAnsi="Times New Roman" w:cs="Times New Roman"/>
          <w:sz w:val="24"/>
          <w:szCs w:val="24"/>
        </w:rPr>
        <w:t xml:space="preserve">process complex launching-event sequences that are composed of four objects, </w:t>
      </w:r>
      <w:r w:rsidRPr="008D665F">
        <w:rPr>
          <w:rFonts w:ascii="Times New Roman" w:hAnsi="Times New Roman" w:cs="Times New Roman"/>
          <w:sz w:val="24"/>
          <w:szCs w:val="24"/>
        </w:rPr>
        <w:t xml:space="preserve">and </w:t>
      </w:r>
      <w:r>
        <w:rPr>
          <w:rFonts w:ascii="Times New Roman" w:hAnsi="Times New Roman" w:cs="Times New Roman"/>
          <w:sz w:val="24"/>
          <w:szCs w:val="24"/>
        </w:rPr>
        <w:t>whether adults could</w:t>
      </w:r>
      <w:r w:rsidRPr="008D665F">
        <w:rPr>
          <w:rFonts w:ascii="Times New Roman" w:hAnsi="Times New Roman" w:cs="Times New Roman"/>
          <w:sz w:val="24"/>
          <w:szCs w:val="24"/>
        </w:rPr>
        <w:t xml:space="preserve"> form </w:t>
      </w:r>
      <w:r w:rsidRPr="008D665F">
        <w:rPr>
          <w:rFonts w:ascii="Times New Roman" w:hAnsi="Times New Roman" w:cs="Times New Roman"/>
          <w:sz w:val="24"/>
          <w:szCs w:val="24"/>
        </w:rPr>
        <w:lastRenderedPageBreak/>
        <w:t>Markov-equivalence classes by responding equivalently to structures that instantiated the same full set of conditional independencies (</w:t>
      </w:r>
      <w:r w:rsidRPr="005E509A">
        <w:rPr>
          <w:rFonts w:ascii="Times New Roman" w:hAnsi="Times New Roman" w:cs="Times New Roman"/>
          <w:sz w:val="24"/>
          <w:szCs w:val="24"/>
        </w:rPr>
        <w:t>i.e.,</w:t>
      </w:r>
      <w:r w:rsidRPr="008D665F">
        <w:rPr>
          <w:rFonts w:ascii="Times New Roman" w:hAnsi="Times New Roman" w:cs="Times New Roman"/>
          <w:sz w:val="24"/>
          <w:szCs w:val="24"/>
        </w:rPr>
        <w:t xml:space="preserve"> the Markov condition). The </w:t>
      </w:r>
      <w:r>
        <w:rPr>
          <w:rFonts w:ascii="Times New Roman" w:hAnsi="Times New Roman" w:cs="Times New Roman"/>
          <w:sz w:val="24"/>
          <w:szCs w:val="24"/>
        </w:rPr>
        <w:t xml:space="preserve">overall pattern of </w:t>
      </w:r>
      <w:r w:rsidRPr="008D665F">
        <w:rPr>
          <w:rFonts w:ascii="Times New Roman" w:hAnsi="Times New Roman" w:cs="Times New Roman"/>
          <w:sz w:val="24"/>
          <w:szCs w:val="24"/>
        </w:rPr>
        <w:t xml:space="preserve">results demonstrated that adults assigned higher inconsistency ratings to the test events that violated the Markov condition seen during training when asked to compare to what extent a particular test event was causally similar to the training events. However, when asked to compare to what extent a particular test event was perceptually similar to the training events, they assigned higher inconsistency ratings to the test events in which red and blue </w:t>
      </w:r>
      <w:r>
        <w:rPr>
          <w:rFonts w:ascii="Times New Roman" w:hAnsi="Times New Roman" w:cs="Times New Roman"/>
          <w:sz w:val="24"/>
          <w:szCs w:val="24"/>
        </w:rPr>
        <w:t xml:space="preserve">objects </w:t>
      </w:r>
      <w:r w:rsidRPr="008D665F">
        <w:rPr>
          <w:rFonts w:ascii="Times New Roman" w:hAnsi="Times New Roman" w:cs="Times New Roman"/>
          <w:sz w:val="24"/>
          <w:szCs w:val="24"/>
        </w:rPr>
        <w:t xml:space="preserve">were no longer separated by an </w:t>
      </w:r>
      <w:r>
        <w:rPr>
          <w:rFonts w:ascii="Times New Roman" w:hAnsi="Times New Roman" w:cs="Times New Roman"/>
          <w:sz w:val="24"/>
          <w:szCs w:val="24"/>
        </w:rPr>
        <w:t>intermediate</w:t>
      </w:r>
      <w:r w:rsidRPr="008D665F">
        <w:rPr>
          <w:rFonts w:ascii="Times New Roman" w:hAnsi="Times New Roman" w:cs="Times New Roman"/>
          <w:sz w:val="24"/>
          <w:szCs w:val="24"/>
        </w:rPr>
        <w:t xml:space="preserve"> object and were spatially contiguous. This finding is interesting because it suggests that adults represent complex causal events at multiple levels and that the </w:t>
      </w:r>
      <w:r>
        <w:rPr>
          <w:rFonts w:ascii="Times New Roman" w:hAnsi="Times New Roman" w:cs="Times New Roman"/>
          <w:sz w:val="24"/>
          <w:szCs w:val="24"/>
        </w:rPr>
        <w:t xml:space="preserve">aspect of the </w:t>
      </w:r>
      <w:r w:rsidRPr="008D665F">
        <w:rPr>
          <w:rFonts w:ascii="Times New Roman" w:hAnsi="Times New Roman" w:cs="Times New Roman"/>
          <w:sz w:val="24"/>
          <w:szCs w:val="24"/>
        </w:rPr>
        <w:t xml:space="preserve">representation that </w:t>
      </w:r>
      <w:r>
        <w:rPr>
          <w:rFonts w:ascii="Times New Roman" w:hAnsi="Times New Roman" w:cs="Times New Roman"/>
          <w:sz w:val="24"/>
          <w:szCs w:val="24"/>
        </w:rPr>
        <w:t xml:space="preserve">is accessed </w:t>
      </w:r>
      <w:r w:rsidRPr="008D665F">
        <w:rPr>
          <w:rFonts w:ascii="Times New Roman" w:hAnsi="Times New Roman" w:cs="Times New Roman"/>
          <w:sz w:val="24"/>
          <w:szCs w:val="24"/>
        </w:rPr>
        <w:t>depends crucially on whether they are asked to evaluate and compare events on the basis of their causality or perceptual similarity.</w:t>
      </w:r>
      <w:r>
        <w:rPr>
          <w:rFonts w:ascii="Times New Roman" w:hAnsi="Times New Roman" w:cs="Times New Roman"/>
          <w:sz w:val="24"/>
          <w:szCs w:val="24"/>
        </w:rPr>
        <w:t xml:space="preserve"> This finding is also important because this is the first time that it has been demonstrated that adults can form Markov-equivalence classes in the context of causal-chain sequences that are composed of four objects. This means that</w:t>
      </w:r>
      <w:r w:rsidRPr="00F449BA">
        <w:rPr>
          <w:rFonts w:ascii="Times New Roman" w:hAnsi="Times New Roman" w:cs="Times New Roman"/>
          <w:sz w:val="24"/>
          <w:szCs w:val="24"/>
        </w:rPr>
        <w:t xml:space="preserve"> temporal cues to causal structure need not be removed</w:t>
      </w:r>
      <w:r>
        <w:rPr>
          <w:rFonts w:ascii="Times New Roman" w:hAnsi="Times New Roman" w:cs="Times New Roman"/>
          <w:sz w:val="24"/>
          <w:szCs w:val="24"/>
        </w:rPr>
        <w:t xml:space="preserve">—as has been suggested in previous research </w:t>
      </w:r>
      <w:r w:rsidRPr="008D665F">
        <w:rPr>
          <w:rFonts w:ascii="Times New Roman" w:hAnsi="Times New Roman" w:cs="Times New Roman"/>
          <w:sz w:val="24"/>
          <w:szCs w:val="24"/>
        </w:rPr>
        <w:t>(</w:t>
      </w:r>
      <w:r w:rsidRPr="005E509A">
        <w:rPr>
          <w:rFonts w:ascii="Times New Roman" w:hAnsi="Times New Roman" w:cs="Times New Roman"/>
          <w:sz w:val="24"/>
          <w:szCs w:val="24"/>
        </w:rPr>
        <w:t>e.g.,</w:t>
      </w:r>
      <w:r w:rsidRPr="008D665F">
        <w:rPr>
          <w:rFonts w:ascii="Times New Roman" w:hAnsi="Times New Roman" w:cs="Times New Roman"/>
          <w:sz w:val="24"/>
          <w:szCs w:val="24"/>
        </w:rPr>
        <w:t xml:space="preserve"> Steyvers </w:t>
      </w:r>
      <w:r w:rsidRPr="00DD73FC">
        <w:rPr>
          <w:rFonts w:ascii="Times New Roman" w:hAnsi="Times New Roman" w:cs="Times New Roman"/>
          <w:i/>
          <w:sz w:val="24"/>
          <w:szCs w:val="24"/>
        </w:rPr>
        <w:t>et al.</w:t>
      </w:r>
      <w:r w:rsidRPr="008D665F">
        <w:rPr>
          <w:rFonts w:ascii="Times New Roman" w:hAnsi="Times New Roman" w:cs="Times New Roman"/>
          <w:sz w:val="24"/>
          <w:szCs w:val="24"/>
        </w:rPr>
        <w:t>, 2003)</w:t>
      </w:r>
      <w:r>
        <w:rPr>
          <w:rFonts w:ascii="Times New Roman" w:hAnsi="Times New Roman" w:cs="Times New Roman"/>
          <w:sz w:val="24"/>
          <w:szCs w:val="24"/>
        </w:rPr>
        <w:t>—</w:t>
      </w:r>
      <w:r w:rsidRPr="00F449BA">
        <w:rPr>
          <w:rFonts w:ascii="Times New Roman" w:hAnsi="Times New Roman" w:cs="Times New Roman"/>
          <w:sz w:val="24"/>
          <w:szCs w:val="24"/>
        </w:rPr>
        <w:t>for adults to be sensitive to Markov-equivalence classes.</w:t>
      </w:r>
    </w:p>
    <w:p w14:paraId="56AC687A"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addition to this overall finding, an analysis of individual differences revealed that a much larger proportion of adults represented the causal events used here in terms of low-level perceptual cues and features than in terms of the Markov condition, regardless of whether they were asked to make causal or perceptual comparisons. </w:t>
      </w:r>
      <w:r w:rsidRPr="00345740">
        <w:rPr>
          <w:rFonts w:ascii="Times New Roman" w:hAnsi="Times New Roman" w:cs="Times New Roman"/>
          <w:sz w:val="24"/>
          <w:szCs w:val="24"/>
        </w:rPr>
        <w:t>This indicates that although adults show sensitivity to the Markov condition and Markov-equivalence classes</w:t>
      </w:r>
      <w:r>
        <w:rPr>
          <w:rFonts w:ascii="Times New Roman" w:hAnsi="Times New Roman" w:cs="Times New Roman"/>
          <w:sz w:val="24"/>
          <w:szCs w:val="24"/>
        </w:rPr>
        <w:t xml:space="preserve"> when shown complex launching sequences that are composed of four objects</w:t>
      </w:r>
      <w:r w:rsidRPr="00345740">
        <w:rPr>
          <w:rFonts w:ascii="Times New Roman" w:hAnsi="Times New Roman" w:cs="Times New Roman"/>
          <w:sz w:val="24"/>
          <w:szCs w:val="24"/>
        </w:rPr>
        <w:t xml:space="preserve">, they have a greater tendency to process </w:t>
      </w:r>
      <w:r>
        <w:rPr>
          <w:rFonts w:ascii="Times New Roman" w:hAnsi="Times New Roman" w:cs="Times New Roman"/>
          <w:sz w:val="24"/>
          <w:szCs w:val="24"/>
        </w:rPr>
        <w:t xml:space="preserve">these events in terms of low-level perceptual features than in terms of the Markov condition. </w:t>
      </w:r>
      <w:r>
        <w:rPr>
          <w:rFonts w:ascii="Times New Roman" w:hAnsi="Times New Roman" w:cs="Times New Roman"/>
          <w:sz w:val="24"/>
          <w:szCs w:val="24"/>
        </w:rPr>
        <w:lastRenderedPageBreak/>
        <w:t>From a theoretical perspective, this result suggests</w:t>
      </w:r>
      <w:r w:rsidRPr="00CC1CE8">
        <w:rPr>
          <w:rFonts w:ascii="Times New Roman" w:hAnsi="Times New Roman" w:cs="Times New Roman"/>
          <w:sz w:val="24"/>
          <w:szCs w:val="24"/>
        </w:rPr>
        <w:t xml:space="preserve"> that sensitivity to the Markov condition may not be as robust or universal as has been thought</w:t>
      </w:r>
      <w:r>
        <w:rPr>
          <w:rFonts w:ascii="Times New Roman" w:hAnsi="Times New Roman" w:cs="Times New Roman"/>
          <w:sz w:val="24"/>
          <w:szCs w:val="24"/>
        </w:rPr>
        <w:t xml:space="preserve">, especially when analyzed at the level of individual subjects </w:t>
      </w:r>
      <w:r w:rsidRPr="00CC1CE8">
        <w:rPr>
          <w:rFonts w:ascii="Times New Roman" w:hAnsi="Times New Roman" w:cs="Times New Roman"/>
          <w:sz w:val="24"/>
          <w:szCs w:val="24"/>
        </w:rPr>
        <w:t>(</w:t>
      </w:r>
      <w:r w:rsidRPr="005E509A">
        <w:rPr>
          <w:rFonts w:ascii="Times New Roman" w:hAnsi="Times New Roman" w:cs="Times New Roman"/>
          <w:sz w:val="24"/>
          <w:szCs w:val="24"/>
        </w:rPr>
        <w:t>e.g.,</w:t>
      </w:r>
      <w:r w:rsidRPr="00CC1CE8">
        <w:rPr>
          <w:rFonts w:ascii="Times New Roman" w:hAnsi="Times New Roman" w:cs="Times New Roman"/>
          <w:sz w:val="24"/>
          <w:szCs w:val="24"/>
        </w:rPr>
        <w:t xml:space="preserve"> Gopnik </w:t>
      </w:r>
      <w:r w:rsidRPr="00DD73FC">
        <w:rPr>
          <w:rFonts w:ascii="Times New Roman" w:hAnsi="Times New Roman" w:cs="Times New Roman"/>
          <w:i/>
          <w:sz w:val="24"/>
          <w:szCs w:val="24"/>
        </w:rPr>
        <w:t>et al.</w:t>
      </w:r>
      <w:r w:rsidRPr="00CC1CE8">
        <w:rPr>
          <w:rFonts w:ascii="Times New Roman" w:hAnsi="Times New Roman" w:cs="Times New Roman"/>
          <w:sz w:val="24"/>
          <w:szCs w:val="24"/>
        </w:rPr>
        <w:t>, 2004</w:t>
      </w:r>
      <w:r>
        <w:rPr>
          <w:rFonts w:ascii="Times New Roman" w:hAnsi="Times New Roman" w:cs="Times New Roman"/>
          <w:sz w:val="24"/>
          <w:szCs w:val="24"/>
        </w:rPr>
        <w:t xml:space="preserve">; Steyvers </w:t>
      </w:r>
      <w:r w:rsidRPr="00DD73FC">
        <w:rPr>
          <w:rFonts w:ascii="Times New Roman" w:hAnsi="Times New Roman" w:cs="Times New Roman"/>
          <w:i/>
          <w:sz w:val="24"/>
          <w:szCs w:val="24"/>
        </w:rPr>
        <w:t>et al.</w:t>
      </w:r>
      <w:r>
        <w:rPr>
          <w:rFonts w:ascii="Times New Roman" w:hAnsi="Times New Roman" w:cs="Times New Roman"/>
          <w:sz w:val="24"/>
          <w:szCs w:val="24"/>
        </w:rPr>
        <w:t>, 2003</w:t>
      </w:r>
      <w:r w:rsidRPr="00CC1CE8">
        <w:rPr>
          <w:rFonts w:ascii="Times New Roman" w:hAnsi="Times New Roman" w:cs="Times New Roman"/>
          <w:sz w:val="24"/>
          <w:szCs w:val="24"/>
        </w:rPr>
        <w:t>).</w:t>
      </w:r>
      <w:r>
        <w:rPr>
          <w:rFonts w:ascii="Times New Roman" w:hAnsi="Times New Roman" w:cs="Times New Roman"/>
          <w:sz w:val="24"/>
          <w:szCs w:val="24"/>
        </w:rPr>
        <w:t xml:space="preserve"> Nonetheless, the results from Experiment 1 indicate that adults can respond to complex launching sequences that are composed of four objects in terms of low-level perceptual features and the Markov condition and Markov-equivalence classes, although the ability to represent the Markov condition and Markov-equivalence classes is restricted. </w:t>
      </w:r>
    </w:p>
    <w:p w14:paraId="2F30F70C"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One unresolved</w:t>
      </w:r>
      <w:r w:rsidRPr="003A4712">
        <w:rPr>
          <w:rFonts w:ascii="Times New Roman" w:hAnsi="Times New Roman" w:cs="Times New Roman"/>
          <w:sz w:val="24"/>
          <w:szCs w:val="24"/>
        </w:rPr>
        <w:t xml:space="preserve"> question from Experiment 1 is why </w:t>
      </w:r>
      <w:r>
        <w:rPr>
          <w:rFonts w:ascii="Times New Roman" w:hAnsi="Times New Roman" w:cs="Times New Roman"/>
          <w:sz w:val="24"/>
          <w:szCs w:val="24"/>
        </w:rPr>
        <w:t>adults</w:t>
      </w:r>
      <w:r w:rsidRPr="003A4712">
        <w:rPr>
          <w:rFonts w:ascii="Times New Roman" w:hAnsi="Times New Roman" w:cs="Times New Roman"/>
          <w:sz w:val="24"/>
          <w:szCs w:val="24"/>
        </w:rPr>
        <w:t xml:space="preserve"> responded in two different ways when asked to make causal comparisons and perceptual comparisons. One possibility is that they may have erroneously surmised that it was a requirement to respond to the test events in two different ways</w:t>
      </w:r>
      <w:r>
        <w:rPr>
          <w:rFonts w:ascii="Times New Roman" w:hAnsi="Times New Roman" w:cs="Times New Roman"/>
          <w:sz w:val="24"/>
          <w:szCs w:val="24"/>
        </w:rPr>
        <w:t>. This may have been</w:t>
      </w:r>
      <w:r w:rsidRPr="003A4712">
        <w:rPr>
          <w:rFonts w:ascii="Times New Roman" w:hAnsi="Times New Roman" w:cs="Times New Roman"/>
          <w:sz w:val="24"/>
          <w:szCs w:val="24"/>
        </w:rPr>
        <w:t xml:space="preserve"> based on the fact that they were asked two distinct questions that used distinct adjectives (</w:t>
      </w:r>
      <w:r w:rsidRPr="005E509A">
        <w:rPr>
          <w:rFonts w:ascii="Times New Roman" w:hAnsi="Times New Roman" w:cs="Times New Roman"/>
          <w:sz w:val="24"/>
          <w:szCs w:val="24"/>
        </w:rPr>
        <w:t>i.e.,</w:t>
      </w:r>
      <w:r w:rsidRPr="003A4712">
        <w:rPr>
          <w:rFonts w:ascii="Times New Roman" w:hAnsi="Times New Roman" w:cs="Times New Roman"/>
          <w:sz w:val="24"/>
          <w:szCs w:val="24"/>
        </w:rPr>
        <w:t xml:space="preserve"> </w:t>
      </w:r>
      <w:r w:rsidRPr="00D56962">
        <w:rPr>
          <w:rFonts w:ascii="Times New Roman" w:hAnsi="Times New Roman" w:cs="Times New Roman"/>
          <w:i/>
          <w:sz w:val="24"/>
          <w:szCs w:val="24"/>
        </w:rPr>
        <w:t>causal</w:t>
      </w:r>
      <w:r w:rsidRPr="003A4712">
        <w:rPr>
          <w:rFonts w:ascii="Times New Roman" w:hAnsi="Times New Roman" w:cs="Times New Roman"/>
          <w:sz w:val="24"/>
          <w:szCs w:val="24"/>
        </w:rPr>
        <w:t xml:space="preserve"> vs </w:t>
      </w:r>
      <w:r w:rsidRPr="00D56962">
        <w:rPr>
          <w:rFonts w:ascii="Times New Roman" w:hAnsi="Times New Roman" w:cs="Times New Roman"/>
          <w:i/>
          <w:sz w:val="24"/>
          <w:szCs w:val="24"/>
        </w:rPr>
        <w:t>perceptual</w:t>
      </w:r>
      <w:r w:rsidRPr="003A4712">
        <w:rPr>
          <w:rFonts w:ascii="Times New Roman" w:hAnsi="Times New Roman" w:cs="Times New Roman"/>
          <w:sz w:val="24"/>
          <w:szCs w:val="24"/>
        </w:rPr>
        <w:t>).</w:t>
      </w:r>
      <w:r>
        <w:rPr>
          <w:rFonts w:ascii="Times New Roman" w:hAnsi="Times New Roman" w:cs="Times New Roman"/>
          <w:sz w:val="24"/>
          <w:szCs w:val="24"/>
        </w:rPr>
        <w:t xml:space="preserve"> However,</w:t>
      </w:r>
      <w:r w:rsidRPr="003A4712">
        <w:rPr>
          <w:rFonts w:ascii="Times New Roman" w:hAnsi="Times New Roman" w:cs="Times New Roman"/>
          <w:sz w:val="24"/>
          <w:szCs w:val="24"/>
        </w:rPr>
        <w:t xml:space="preserve"> </w:t>
      </w:r>
      <w:r>
        <w:rPr>
          <w:rFonts w:ascii="Times New Roman" w:hAnsi="Times New Roman" w:cs="Times New Roman"/>
          <w:sz w:val="24"/>
          <w:szCs w:val="24"/>
        </w:rPr>
        <w:t>this possibility is unlikely</w:t>
      </w:r>
      <w:r w:rsidRPr="003A4712">
        <w:rPr>
          <w:rFonts w:ascii="Times New Roman" w:hAnsi="Times New Roman" w:cs="Times New Roman"/>
          <w:sz w:val="24"/>
          <w:szCs w:val="24"/>
        </w:rPr>
        <w:t xml:space="preserve"> because such an </w:t>
      </w:r>
      <w:r>
        <w:rPr>
          <w:rFonts w:ascii="Times New Roman" w:hAnsi="Times New Roman" w:cs="Times New Roman"/>
          <w:sz w:val="24"/>
          <w:szCs w:val="24"/>
        </w:rPr>
        <w:t>account makes no discernible prediction about how subjects’ ratings should be distributed across the four test events for both questions</w:t>
      </w:r>
      <w:r w:rsidRPr="003A4712">
        <w:rPr>
          <w:rFonts w:ascii="Times New Roman" w:hAnsi="Times New Roman" w:cs="Times New Roman"/>
          <w:sz w:val="24"/>
          <w:szCs w:val="24"/>
        </w:rPr>
        <w:t xml:space="preserve">. </w:t>
      </w:r>
      <w:r>
        <w:rPr>
          <w:rFonts w:ascii="Times New Roman" w:hAnsi="Times New Roman" w:cs="Times New Roman"/>
          <w:sz w:val="24"/>
          <w:szCs w:val="24"/>
        </w:rPr>
        <w:t>There is also no reason to expect the pattern of results in response to the causal and perceptual questions that were observed here if subjects felt compelled to respond to the test events in two different ways. This is because there were a relatively large number of</w:t>
      </w:r>
      <w:r w:rsidRPr="003A4712">
        <w:rPr>
          <w:rFonts w:ascii="Times New Roman" w:hAnsi="Times New Roman" w:cs="Times New Roman"/>
          <w:sz w:val="24"/>
          <w:szCs w:val="24"/>
        </w:rPr>
        <w:t xml:space="preserve"> </w:t>
      </w:r>
      <w:r>
        <w:rPr>
          <w:rFonts w:ascii="Times New Roman" w:hAnsi="Times New Roman" w:cs="Times New Roman"/>
          <w:sz w:val="24"/>
          <w:szCs w:val="24"/>
        </w:rPr>
        <w:t xml:space="preserve">potential response patterns that could have been observed when asked the two questions. This account predicts only </w:t>
      </w:r>
      <w:r w:rsidRPr="003A4712">
        <w:rPr>
          <w:rFonts w:ascii="Times New Roman" w:hAnsi="Times New Roman" w:cs="Times New Roman"/>
          <w:sz w:val="24"/>
          <w:szCs w:val="24"/>
        </w:rPr>
        <w:t xml:space="preserve">that adults' inconsistency ratings should be randomly distributed with the sole constraint being that the distribution of responses to the four test events for the causal question be different than that for the perceptual question. </w:t>
      </w:r>
    </w:p>
    <w:p w14:paraId="04826254" w14:textId="77777777" w:rsidR="00E569D8" w:rsidRDefault="00E569D8" w:rsidP="00C7016D">
      <w:pPr>
        <w:spacing w:line="480" w:lineRule="auto"/>
        <w:ind w:firstLine="720"/>
        <w:contextualSpacing/>
        <w:rPr>
          <w:rFonts w:ascii="Times New Roman" w:hAnsi="Times New Roman" w:cs="Times New Roman"/>
          <w:sz w:val="24"/>
          <w:szCs w:val="24"/>
        </w:rPr>
      </w:pPr>
      <w:r w:rsidRPr="003A4712">
        <w:rPr>
          <w:rFonts w:ascii="Times New Roman" w:hAnsi="Times New Roman" w:cs="Times New Roman"/>
          <w:sz w:val="24"/>
          <w:szCs w:val="24"/>
        </w:rPr>
        <w:t xml:space="preserve"> A more likely possibility is that the two questions tapped two different representations</w:t>
      </w:r>
      <w:r>
        <w:rPr>
          <w:rFonts w:ascii="Times New Roman" w:hAnsi="Times New Roman" w:cs="Times New Roman"/>
          <w:sz w:val="24"/>
          <w:szCs w:val="24"/>
        </w:rPr>
        <w:t xml:space="preserve"> (or different aspects of the same representation)</w:t>
      </w:r>
      <w:r w:rsidRPr="003A4712">
        <w:rPr>
          <w:rFonts w:ascii="Times New Roman" w:hAnsi="Times New Roman" w:cs="Times New Roman"/>
          <w:sz w:val="24"/>
          <w:szCs w:val="24"/>
        </w:rPr>
        <w:t xml:space="preserve"> against which each of the four test events were </w:t>
      </w:r>
      <w:r w:rsidRPr="003A4712">
        <w:rPr>
          <w:rFonts w:ascii="Times New Roman" w:hAnsi="Times New Roman" w:cs="Times New Roman"/>
          <w:sz w:val="24"/>
          <w:szCs w:val="24"/>
        </w:rPr>
        <w:lastRenderedPageBreak/>
        <w:t>compared.</w:t>
      </w:r>
      <w:r>
        <w:rPr>
          <w:rFonts w:ascii="Times New Roman" w:hAnsi="Times New Roman" w:cs="Times New Roman"/>
          <w:sz w:val="24"/>
          <w:szCs w:val="24"/>
        </w:rPr>
        <w:t xml:space="preserve"> To examine this possibility, the aim of Experiment 2 </w:t>
      </w:r>
      <w:r w:rsidRPr="00D64DF2">
        <w:rPr>
          <w:rFonts w:ascii="Times New Roman" w:hAnsi="Times New Roman" w:cs="Times New Roman"/>
          <w:sz w:val="24"/>
          <w:szCs w:val="24"/>
        </w:rPr>
        <w:t>was</w:t>
      </w:r>
      <w:r>
        <w:rPr>
          <w:rFonts w:ascii="Times New Roman" w:hAnsi="Times New Roman" w:cs="Times New Roman"/>
          <w:sz w:val="24"/>
          <w:szCs w:val="24"/>
        </w:rPr>
        <w:t xml:space="preserve"> conceptually</w:t>
      </w:r>
      <w:r w:rsidRPr="00D64DF2">
        <w:rPr>
          <w:rFonts w:ascii="Times New Roman" w:hAnsi="Times New Roman" w:cs="Times New Roman"/>
          <w:sz w:val="24"/>
          <w:szCs w:val="24"/>
        </w:rPr>
        <w:t xml:space="preserve"> </w:t>
      </w:r>
      <w:r>
        <w:rPr>
          <w:rFonts w:ascii="Times New Roman" w:hAnsi="Times New Roman" w:cs="Times New Roman"/>
          <w:sz w:val="24"/>
          <w:szCs w:val="24"/>
        </w:rPr>
        <w:t>to replicate the overall finding from Experiment 1 in a modified version of the task. In particular, we examined whether adults would, as in Experiment 1, show sensitivity to the Markov condition when asked to make causal comparisons but not when asked to make perceptual comparisons. The rationale for this decision was to assess the reliability of this finding from Experiment 1. Finally, g</w:t>
      </w:r>
      <w:r w:rsidRPr="00D64DF2">
        <w:rPr>
          <w:rFonts w:ascii="Times New Roman" w:hAnsi="Times New Roman" w:cs="Times New Roman"/>
          <w:sz w:val="24"/>
          <w:szCs w:val="24"/>
        </w:rPr>
        <w:t xml:space="preserve">iven that a </w:t>
      </w:r>
      <w:r>
        <w:rPr>
          <w:rFonts w:ascii="Times New Roman" w:hAnsi="Times New Roman" w:cs="Times New Roman"/>
          <w:sz w:val="24"/>
          <w:szCs w:val="24"/>
        </w:rPr>
        <w:t>non-negligible</w:t>
      </w:r>
      <w:r w:rsidRPr="00D64DF2">
        <w:rPr>
          <w:rFonts w:ascii="Times New Roman" w:hAnsi="Times New Roman" w:cs="Times New Roman"/>
          <w:sz w:val="24"/>
          <w:szCs w:val="24"/>
        </w:rPr>
        <w:t xml:space="preserve"> proportion of </w:t>
      </w:r>
      <w:r>
        <w:rPr>
          <w:rFonts w:ascii="Times New Roman" w:hAnsi="Times New Roman" w:cs="Times New Roman"/>
          <w:sz w:val="24"/>
          <w:szCs w:val="24"/>
        </w:rPr>
        <w:t>subjects</w:t>
      </w:r>
      <w:r w:rsidRPr="00D64DF2">
        <w:rPr>
          <w:rFonts w:ascii="Times New Roman" w:hAnsi="Times New Roman" w:cs="Times New Roman"/>
          <w:sz w:val="24"/>
          <w:szCs w:val="24"/>
        </w:rPr>
        <w:t xml:space="preserve"> showed </w:t>
      </w:r>
      <w:r>
        <w:rPr>
          <w:rFonts w:ascii="Times New Roman" w:hAnsi="Times New Roman" w:cs="Times New Roman"/>
          <w:sz w:val="24"/>
          <w:szCs w:val="24"/>
        </w:rPr>
        <w:t>sensitivity</w:t>
      </w:r>
      <w:r w:rsidRPr="00D64DF2">
        <w:rPr>
          <w:rFonts w:ascii="Times New Roman" w:hAnsi="Times New Roman" w:cs="Times New Roman"/>
          <w:sz w:val="24"/>
          <w:szCs w:val="24"/>
        </w:rPr>
        <w:t xml:space="preserve"> to the Markov condition and Markov-equivalence classes</w:t>
      </w:r>
      <w:r>
        <w:rPr>
          <w:rFonts w:ascii="Times New Roman" w:hAnsi="Times New Roman" w:cs="Times New Roman"/>
          <w:sz w:val="24"/>
          <w:szCs w:val="24"/>
        </w:rPr>
        <w:t xml:space="preserve"> in Experiment 1, we also examined in Experiment 2 to what extent this sensitivity is robust to salient perceptual manipulations such as the inclusion of a spatial gap in four-object, three-chain launching event sequences. </w:t>
      </w:r>
    </w:p>
    <w:bookmarkStart w:id="22" w:name="_Toc522727411"/>
    <w:p w14:paraId="1902D143" w14:textId="18B6CB32" w:rsidR="00E569D8" w:rsidRDefault="00864C18" w:rsidP="00864C18">
      <w:pPr>
        <w:pStyle w:val="Heading1"/>
        <w:jc w:val="center"/>
      </w:pPr>
      <w:r>
        <w:rPr>
          <w:noProof/>
        </w:rPr>
        <mc:AlternateContent>
          <mc:Choice Requires="wps">
            <w:drawing>
              <wp:anchor distT="0" distB="0" distL="114300" distR="114300" simplePos="0" relativeHeight="251660288" behindDoc="0" locked="0" layoutInCell="1" allowOverlap="1" wp14:anchorId="379E0805" wp14:editId="2442F874">
                <wp:simplePos x="0" y="0"/>
                <wp:positionH relativeFrom="column">
                  <wp:posOffset>2258170</wp:posOffset>
                </wp:positionH>
                <wp:positionV relativeFrom="paragraph">
                  <wp:posOffset>-132963</wp:posOffset>
                </wp:positionV>
                <wp:extent cx="230588" cy="389613"/>
                <wp:effectExtent l="0" t="0" r="0" b="0"/>
                <wp:wrapNone/>
                <wp:docPr id="427" name="Rectangle 427"/>
                <wp:cNvGraphicFramePr/>
                <a:graphic xmlns:a="http://schemas.openxmlformats.org/drawingml/2006/main">
                  <a:graphicData uri="http://schemas.microsoft.com/office/word/2010/wordprocessingShape">
                    <wps:wsp>
                      <wps:cNvSpPr/>
                      <wps:spPr>
                        <a:xfrm>
                          <a:off x="0" y="0"/>
                          <a:ext cx="230588" cy="3896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7" o:spid="_x0000_s1026" style="position:absolute;margin-left:177.8pt;margin-top:-10.45pt;width:18.1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" fillcolor="white [3212]" stroked="f" strokeweight="2pt"/>
            </w:pict>
          </mc:Fallback>
        </mc:AlternateContent>
      </w:r>
      <w:r w:rsidR="00E569D8">
        <w:t>Experiment 2</w:t>
      </w:r>
      <w:bookmarkEnd w:id="22"/>
    </w:p>
    <w:p w14:paraId="1C22B947" w14:textId="77777777" w:rsidR="00E569D8" w:rsidRDefault="00E569D8" w:rsidP="00C7016D">
      <w:pPr>
        <w:spacing w:line="480" w:lineRule="auto"/>
        <w:ind w:firstLine="720"/>
        <w:contextualSpacing/>
        <w:rPr>
          <w:rFonts w:ascii="Times New Roman" w:hAnsi="Times New Roman" w:cs="Times New Roman"/>
          <w:sz w:val="24"/>
          <w:szCs w:val="24"/>
        </w:rPr>
      </w:pPr>
      <w:r w:rsidRPr="005833EC">
        <w:rPr>
          <w:rFonts w:ascii="Times New Roman" w:hAnsi="Times New Roman" w:cs="Times New Roman"/>
          <w:sz w:val="24"/>
          <w:szCs w:val="24"/>
        </w:rPr>
        <w:t>Experiment 2 was designed to examine whether</w:t>
      </w:r>
      <w:r w:rsidRPr="00E618DC">
        <w:rPr>
          <w:rFonts w:ascii="Times New Roman" w:hAnsi="Times New Roman" w:cs="Times New Roman"/>
          <w:sz w:val="24"/>
          <w:szCs w:val="24"/>
        </w:rPr>
        <w:t xml:space="preserve"> </w:t>
      </w:r>
      <w:r w:rsidRPr="005833EC">
        <w:rPr>
          <w:rFonts w:ascii="Times New Roman" w:hAnsi="Times New Roman" w:cs="Times New Roman"/>
          <w:sz w:val="24"/>
          <w:szCs w:val="24"/>
        </w:rPr>
        <w:t xml:space="preserve">adults in a modified version of the task used in Experiment 1 would show </w:t>
      </w:r>
      <w:r>
        <w:rPr>
          <w:rFonts w:ascii="Times New Roman" w:hAnsi="Times New Roman" w:cs="Times New Roman"/>
          <w:sz w:val="24"/>
          <w:szCs w:val="24"/>
        </w:rPr>
        <w:t>differential sensitivity</w:t>
      </w:r>
      <w:r w:rsidRPr="005833EC">
        <w:rPr>
          <w:rFonts w:ascii="Times New Roman" w:hAnsi="Times New Roman" w:cs="Times New Roman"/>
          <w:sz w:val="24"/>
          <w:szCs w:val="24"/>
        </w:rPr>
        <w:t xml:space="preserve"> to the Markov condition</w:t>
      </w:r>
      <w:r>
        <w:rPr>
          <w:rFonts w:ascii="Times New Roman" w:hAnsi="Times New Roman" w:cs="Times New Roman"/>
          <w:sz w:val="24"/>
          <w:szCs w:val="24"/>
        </w:rPr>
        <w:t xml:space="preserve"> and Markov-equivalence classes</w:t>
      </w:r>
      <w:r w:rsidRPr="005833EC">
        <w:rPr>
          <w:rFonts w:ascii="Times New Roman" w:hAnsi="Times New Roman" w:cs="Times New Roman"/>
          <w:sz w:val="24"/>
          <w:szCs w:val="24"/>
        </w:rPr>
        <w:t xml:space="preserve"> when asked to make</w:t>
      </w:r>
      <w:r>
        <w:rPr>
          <w:rFonts w:ascii="Times New Roman" w:hAnsi="Times New Roman" w:cs="Times New Roman"/>
          <w:sz w:val="24"/>
          <w:szCs w:val="24"/>
        </w:rPr>
        <w:t xml:space="preserve"> two different comparisons.</w:t>
      </w:r>
      <w:r w:rsidRPr="005833EC">
        <w:rPr>
          <w:rFonts w:ascii="Times New Roman" w:hAnsi="Times New Roman" w:cs="Times New Roman"/>
          <w:sz w:val="24"/>
          <w:szCs w:val="24"/>
        </w:rPr>
        <w:t xml:space="preserve"> </w:t>
      </w:r>
      <w:r>
        <w:rPr>
          <w:rFonts w:ascii="Times New Roman" w:hAnsi="Times New Roman" w:cs="Times New Roman"/>
          <w:sz w:val="24"/>
          <w:szCs w:val="24"/>
        </w:rPr>
        <w:t xml:space="preserve">Experiment 2 was also designed </w:t>
      </w:r>
      <w:r w:rsidRPr="005833EC">
        <w:rPr>
          <w:rFonts w:ascii="Times New Roman" w:hAnsi="Times New Roman" w:cs="Times New Roman"/>
          <w:sz w:val="24"/>
          <w:szCs w:val="24"/>
        </w:rPr>
        <w:t>to examine to what extent adults' sensitivity to the Markov condition was robust to salient perceptual manipulations.</w:t>
      </w:r>
      <w:r>
        <w:rPr>
          <w:rFonts w:ascii="Times New Roman" w:hAnsi="Times New Roman" w:cs="Times New Roman"/>
          <w:sz w:val="24"/>
          <w:szCs w:val="24"/>
        </w:rPr>
        <w:t xml:space="preserve"> This is an important issue to examine because a number of proponents of CGM accounts (e.g., Gopnik et al., 2001; Waldmann, 1996) maintain that so long as such salient perceptual manipulations do not affect the underlying set of conditional independencies (i.e., the Markov condition), learners should show sensitivity to the Markov condition and Markov-equivalence classes. </w:t>
      </w:r>
      <w:r w:rsidRPr="005833EC">
        <w:rPr>
          <w:rFonts w:ascii="Times New Roman" w:hAnsi="Times New Roman" w:cs="Times New Roman"/>
          <w:sz w:val="24"/>
          <w:szCs w:val="24"/>
        </w:rPr>
        <w:t>The training events used in Experiment 2 were identical to those used in Experiment 1. However, Experiment 2 differed from Experiment 1 in terms of the test events that were used</w:t>
      </w:r>
      <w:r>
        <w:rPr>
          <w:rFonts w:ascii="Times New Roman" w:hAnsi="Times New Roman" w:cs="Times New Roman"/>
          <w:sz w:val="24"/>
          <w:szCs w:val="24"/>
        </w:rPr>
        <w:t>:</w:t>
      </w:r>
      <w:r w:rsidRPr="005833EC">
        <w:rPr>
          <w:rFonts w:ascii="Times New Roman" w:hAnsi="Times New Roman" w:cs="Times New Roman"/>
          <w:sz w:val="24"/>
          <w:szCs w:val="24"/>
        </w:rPr>
        <w:t xml:space="preserve"> two of the</w:t>
      </w:r>
      <w:r>
        <w:rPr>
          <w:rFonts w:ascii="Times New Roman" w:hAnsi="Times New Roman" w:cs="Times New Roman"/>
          <w:sz w:val="24"/>
          <w:szCs w:val="24"/>
        </w:rPr>
        <w:t xml:space="preserve"> four</w:t>
      </w:r>
      <w:r w:rsidRPr="005833EC">
        <w:rPr>
          <w:rFonts w:ascii="Times New Roman" w:hAnsi="Times New Roman" w:cs="Times New Roman"/>
          <w:sz w:val="24"/>
          <w:szCs w:val="24"/>
        </w:rPr>
        <w:t xml:space="preserve"> test events incorporated a spatial gap</w:t>
      </w:r>
      <w:r>
        <w:rPr>
          <w:rFonts w:ascii="Times New Roman" w:hAnsi="Times New Roman" w:cs="Times New Roman"/>
          <w:sz w:val="24"/>
          <w:szCs w:val="24"/>
        </w:rPr>
        <w:t xml:space="preserve"> </w:t>
      </w:r>
      <w:r w:rsidRPr="005833EC">
        <w:rPr>
          <w:rFonts w:ascii="Times New Roman" w:hAnsi="Times New Roman" w:cs="Times New Roman"/>
          <w:sz w:val="24"/>
          <w:szCs w:val="24"/>
        </w:rPr>
        <w:t>between two objects</w:t>
      </w:r>
      <w:r>
        <w:rPr>
          <w:rFonts w:ascii="Times New Roman" w:hAnsi="Times New Roman" w:cs="Times New Roman"/>
          <w:sz w:val="24"/>
          <w:szCs w:val="24"/>
        </w:rPr>
        <w:t>, whereas the remaining two test events did not incorporate a spatial gap</w:t>
      </w:r>
      <w:r w:rsidRPr="005833EC">
        <w:rPr>
          <w:rFonts w:ascii="Times New Roman" w:hAnsi="Times New Roman" w:cs="Times New Roman"/>
          <w:sz w:val="24"/>
          <w:szCs w:val="24"/>
        </w:rPr>
        <w:t xml:space="preserve">. </w:t>
      </w:r>
      <w:r>
        <w:rPr>
          <w:rFonts w:ascii="Times New Roman" w:hAnsi="Times New Roman" w:cs="Times New Roman"/>
          <w:sz w:val="24"/>
          <w:szCs w:val="24"/>
        </w:rPr>
        <w:t xml:space="preserve">Critically, one of the gap events and one of the non-gap events encapsulated the same conditional </w:t>
      </w:r>
      <w:r>
        <w:rPr>
          <w:rFonts w:ascii="Times New Roman" w:hAnsi="Times New Roman" w:cs="Times New Roman"/>
          <w:sz w:val="24"/>
          <w:szCs w:val="24"/>
        </w:rPr>
        <w:lastRenderedPageBreak/>
        <w:t xml:space="preserve">independencies as those shown during training. Thus, if adults were sensitive to the Markov condition in the training event, they should perceive the gap and non-gap test events that incorporated the same conditional independencies as most similar to the training event. However, if adults’ sensitivity to the Markov condition was not robust to the inclusion of a spatial gap, then they should perceive the non-gap events as most similar to the training event. This is despite the fact that one of the non-gap events did not incorporate the same conditional independencies as the training event. </w:t>
      </w:r>
    </w:p>
    <w:p w14:paraId="7B2AACA2" w14:textId="77777777" w:rsidR="00E569D8" w:rsidRDefault="00E569D8" w:rsidP="00864C18">
      <w:pPr>
        <w:pStyle w:val="Heading2"/>
      </w:pPr>
      <w:bookmarkStart w:id="23" w:name="_Toc522727412"/>
      <w:r>
        <w:t>Methods</w:t>
      </w:r>
      <w:bookmarkEnd w:id="23"/>
    </w:p>
    <w:p w14:paraId="2F2DCCDF"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Participants.</w:t>
      </w:r>
      <w:proofErr w:type="gramEnd"/>
      <w:r>
        <w:rPr>
          <w:rFonts w:ascii="Times New Roman" w:hAnsi="Times New Roman" w:cs="Times New Roman"/>
          <w:b/>
          <w:sz w:val="24"/>
          <w:szCs w:val="24"/>
        </w:rPr>
        <w:t xml:space="preserve"> </w:t>
      </w:r>
      <w:r w:rsidRPr="00A001C5">
        <w:rPr>
          <w:rFonts w:ascii="Times New Roman" w:hAnsi="Times New Roman" w:cs="Times New Roman"/>
          <w:sz w:val="24"/>
          <w:szCs w:val="24"/>
        </w:rPr>
        <w:t>Sixty</w:t>
      </w:r>
      <w:r>
        <w:rPr>
          <w:rFonts w:ascii="Times New Roman" w:hAnsi="Times New Roman" w:cs="Times New Roman"/>
          <w:sz w:val="24"/>
          <w:szCs w:val="24"/>
        </w:rPr>
        <w:t>-four</w:t>
      </w:r>
      <w:r w:rsidRPr="00A001C5">
        <w:rPr>
          <w:rFonts w:ascii="Times New Roman" w:hAnsi="Times New Roman" w:cs="Times New Roman"/>
          <w:sz w:val="24"/>
          <w:szCs w:val="24"/>
        </w:rPr>
        <w:t xml:space="preserve"> college students were recruited from Carnegie Mellon University to participate in Experiment 2. Data about the age</w:t>
      </w:r>
      <w:r>
        <w:rPr>
          <w:rFonts w:ascii="Times New Roman" w:hAnsi="Times New Roman" w:cs="Times New Roman"/>
          <w:sz w:val="24"/>
          <w:szCs w:val="24"/>
        </w:rPr>
        <w:t xml:space="preserve"> or sex</w:t>
      </w:r>
      <w:r w:rsidRPr="00A001C5">
        <w:rPr>
          <w:rFonts w:ascii="Times New Roman" w:hAnsi="Times New Roman" w:cs="Times New Roman"/>
          <w:sz w:val="24"/>
          <w:szCs w:val="24"/>
        </w:rPr>
        <w:t xml:space="preserve"> of the subjects were not collected.</w:t>
      </w:r>
    </w:p>
    <w:p w14:paraId="0B1950F8"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Stimuli and Design.</w:t>
      </w:r>
      <w:proofErr w:type="gramEnd"/>
      <w:r>
        <w:rPr>
          <w:rFonts w:ascii="Times New Roman" w:hAnsi="Times New Roman" w:cs="Times New Roman"/>
          <w:b/>
          <w:sz w:val="24"/>
          <w:szCs w:val="24"/>
        </w:rPr>
        <w:t xml:space="preserve"> </w:t>
      </w:r>
      <w:r w:rsidRPr="001409D7">
        <w:rPr>
          <w:rFonts w:ascii="Times New Roman" w:hAnsi="Times New Roman" w:cs="Times New Roman"/>
          <w:sz w:val="24"/>
          <w:szCs w:val="24"/>
        </w:rPr>
        <w:t>Similar to Experiment 1, the stimuli in Experiment 2 were computer-animated</w:t>
      </w:r>
      <w:r>
        <w:rPr>
          <w:rFonts w:ascii="Times New Roman" w:hAnsi="Times New Roman" w:cs="Times New Roman"/>
          <w:sz w:val="24"/>
          <w:szCs w:val="24"/>
        </w:rPr>
        <w:t xml:space="preserve"> four-object, three-chain</w:t>
      </w:r>
      <w:r w:rsidRPr="001409D7">
        <w:rPr>
          <w:rFonts w:ascii="Times New Roman" w:hAnsi="Times New Roman" w:cs="Times New Roman"/>
          <w:sz w:val="24"/>
          <w:szCs w:val="24"/>
        </w:rPr>
        <w:t xml:space="preserve"> launching-event sequences and the stage on which the events were depicted was the same as that in Experiment 1.</w:t>
      </w:r>
      <w:r>
        <w:rPr>
          <w:rFonts w:ascii="Times New Roman" w:hAnsi="Times New Roman" w:cs="Times New Roman"/>
          <w:sz w:val="24"/>
          <w:szCs w:val="24"/>
        </w:rPr>
        <w:t xml:space="preserve"> </w:t>
      </w:r>
      <w:r w:rsidRPr="00192CD1">
        <w:rPr>
          <w:rFonts w:ascii="Times New Roman" w:hAnsi="Times New Roman" w:cs="Times New Roman"/>
          <w:sz w:val="24"/>
          <w:szCs w:val="24"/>
        </w:rPr>
        <w:t>The two training sequences used in Experiment 2 were identical to those used in Experiment 1 and</w:t>
      </w:r>
      <w:r>
        <w:rPr>
          <w:rFonts w:ascii="Times New Roman" w:hAnsi="Times New Roman" w:cs="Times New Roman"/>
          <w:sz w:val="24"/>
          <w:szCs w:val="24"/>
        </w:rPr>
        <w:t xml:space="preserve"> as in E</w:t>
      </w:r>
      <w:r w:rsidRPr="00192CD1">
        <w:rPr>
          <w:rFonts w:ascii="Times New Roman" w:hAnsi="Times New Roman" w:cs="Times New Roman"/>
          <w:sz w:val="24"/>
          <w:szCs w:val="24"/>
        </w:rPr>
        <w:t>xperiment 1 both sequences were played from right to left and from left to right over approximately</w:t>
      </w:r>
      <w:r>
        <w:rPr>
          <w:rFonts w:ascii="Times New Roman" w:hAnsi="Times New Roman" w:cs="Times New Roman"/>
          <w:sz w:val="24"/>
          <w:szCs w:val="24"/>
        </w:rPr>
        <w:t xml:space="preserve"> a</w:t>
      </w:r>
      <w:r w:rsidRPr="00192CD1">
        <w:rPr>
          <w:rFonts w:ascii="Times New Roman" w:hAnsi="Times New Roman" w:cs="Times New Roman"/>
          <w:sz w:val="24"/>
          <w:szCs w:val="24"/>
        </w:rPr>
        <w:t xml:space="preserve"> 10 s</w:t>
      </w:r>
      <w:r>
        <w:rPr>
          <w:rFonts w:ascii="Times New Roman" w:hAnsi="Times New Roman" w:cs="Times New Roman"/>
          <w:sz w:val="24"/>
          <w:szCs w:val="24"/>
        </w:rPr>
        <w:t xml:space="preserve"> period</w:t>
      </w:r>
      <w:r w:rsidRPr="00192CD1">
        <w:rPr>
          <w:rFonts w:ascii="Times New Roman" w:hAnsi="Times New Roman" w:cs="Times New Roman"/>
          <w:sz w:val="24"/>
          <w:szCs w:val="24"/>
        </w:rPr>
        <w:t>.</w:t>
      </w:r>
      <w:r>
        <w:rPr>
          <w:rFonts w:ascii="Times New Roman" w:hAnsi="Times New Roman" w:cs="Times New Roman"/>
          <w:sz w:val="24"/>
          <w:szCs w:val="24"/>
        </w:rPr>
        <w:t xml:space="preserve"> </w:t>
      </w:r>
      <w:r w:rsidRPr="00192CD1">
        <w:rPr>
          <w:rFonts w:ascii="Times New Roman" w:hAnsi="Times New Roman" w:cs="Times New Roman"/>
          <w:sz w:val="24"/>
          <w:szCs w:val="24"/>
        </w:rPr>
        <w:t>Individual presentations of each event were similarly separated by a blue screen that descended and ascended over a period of approximately 2 s.</w:t>
      </w:r>
    </w:p>
    <w:p w14:paraId="6543F848" w14:textId="77777777" w:rsidR="00E569D8" w:rsidRDefault="00E569D8" w:rsidP="00C7016D">
      <w:pPr>
        <w:spacing w:line="480" w:lineRule="auto"/>
        <w:ind w:firstLine="720"/>
        <w:contextualSpacing/>
        <w:rPr>
          <w:rFonts w:ascii="Times New Roman" w:hAnsi="Times New Roman" w:cs="Times New Roman"/>
          <w:sz w:val="24"/>
          <w:szCs w:val="24"/>
        </w:rPr>
      </w:pPr>
      <w:r w:rsidRPr="00192CD1">
        <w:rPr>
          <w:rFonts w:ascii="Times New Roman" w:hAnsi="Times New Roman" w:cs="Times New Roman"/>
          <w:sz w:val="24"/>
          <w:szCs w:val="24"/>
        </w:rPr>
        <w:t xml:space="preserve">With the exception of the first test event in which the </w:t>
      </w:r>
      <w:r>
        <w:rPr>
          <w:rFonts w:ascii="Times New Roman" w:hAnsi="Times New Roman" w:cs="Times New Roman"/>
          <w:sz w:val="24"/>
          <w:szCs w:val="24"/>
        </w:rPr>
        <w:t>blue (or red)</w:t>
      </w:r>
      <w:r w:rsidRPr="00192CD1">
        <w:rPr>
          <w:rFonts w:ascii="Times New Roman" w:hAnsi="Times New Roman" w:cs="Times New Roman"/>
          <w:sz w:val="24"/>
          <w:szCs w:val="24"/>
        </w:rPr>
        <w:t xml:space="preserve"> object occupied the second position, the </w:t>
      </w:r>
      <w:r>
        <w:rPr>
          <w:rFonts w:ascii="Times New Roman" w:hAnsi="Times New Roman" w:cs="Times New Roman"/>
          <w:sz w:val="24"/>
          <w:szCs w:val="24"/>
        </w:rPr>
        <w:t>red (or blue)</w:t>
      </w:r>
      <w:r w:rsidRPr="00192CD1">
        <w:rPr>
          <w:rFonts w:ascii="Times New Roman" w:hAnsi="Times New Roman" w:cs="Times New Roman"/>
          <w:sz w:val="24"/>
          <w:szCs w:val="24"/>
        </w:rPr>
        <w:t xml:space="preserve"> object the fourth position</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GBGR event)</w:t>
      </w:r>
      <w:r w:rsidRPr="00192CD1">
        <w:rPr>
          <w:rFonts w:ascii="Times New Roman" w:hAnsi="Times New Roman" w:cs="Times New Roman"/>
          <w:sz w:val="24"/>
          <w:szCs w:val="24"/>
        </w:rPr>
        <w:t>, and the first and third positions occupied by the gray circles, the remaining three test events differed from those used in Experiment 1.</w:t>
      </w:r>
      <w:r>
        <w:rPr>
          <w:rFonts w:ascii="Times New Roman" w:hAnsi="Times New Roman" w:cs="Times New Roman"/>
          <w:sz w:val="24"/>
          <w:szCs w:val="24"/>
        </w:rPr>
        <w:t xml:space="preserve"> </w:t>
      </w:r>
      <w:r w:rsidRPr="00192CD1">
        <w:rPr>
          <w:rFonts w:ascii="Times New Roman" w:hAnsi="Times New Roman" w:cs="Times New Roman"/>
          <w:sz w:val="24"/>
          <w:szCs w:val="24"/>
        </w:rPr>
        <w:t>In the second test event</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GB</w:t>
      </w:r>
      <w:r>
        <w:rPr>
          <w:rFonts w:ascii="Times New Roman" w:hAnsi="Times New Roman" w:cs="Times New Roman"/>
          <w:sz w:val="24"/>
          <w:szCs w:val="24"/>
          <w:vertAlign w:val="subscript"/>
        </w:rPr>
        <w:t>gap</w:t>
      </w:r>
      <w:r>
        <w:rPr>
          <w:rFonts w:ascii="Times New Roman" w:hAnsi="Times New Roman" w:cs="Times New Roman"/>
          <w:sz w:val="24"/>
          <w:szCs w:val="24"/>
        </w:rPr>
        <w:t>GR</w:t>
      </w:r>
      <w:proofErr w:type="spellEnd"/>
      <w:r>
        <w:rPr>
          <w:rFonts w:ascii="Times New Roman" w:hAnsi="Times New Roman" w:cs="Times New Roman"/>
          <w:sz w:val="24"/>
          <w:szCs w:val="24"/>
        </w:rPr>
        <w:t xml:space="preserve"> event)</w:t>
      </w:r>
      <w:r w:rsidRPr="00192CD1">
        <w:rPr>
          <w:rFonts w:ascii="Times New Roman" w:hAnsi="Times New Roman" w:cs="Times New Roman"/>
          <w:sz w:val="24"/>
          <w:szCs w:val="24"/>
        </w:rPr>
        <w:t xml:space="preserve">, a first gray circle, which was initially out of sight and off the screen, moved horizontally across the stage until it </w:t>
      </w:r>
      <w:r w:rsidRPr="00192CD1">
        <w:rPr>
          <w:rFonts w:ascii="Times New Roman" w:hAnsi="Times New Roman" w:cs="Times New Roman"/>
          <w:sz w:val="24"/>
          <w:szCs w:val="24"/>
        </w:rPr>
        <w:lastRenderedPageBreak/>
        <w:t xml:space="preserve">contacted a second </w:t>
      </w:r>
      <w:r>
        <w:rPr>
          <w:rFonts w:ascii="Times New Roman" w:hAnsi="Times New Roman" w:cs="Times New Roman"/>
          <w:sz w:val="24"/>
          <w:szCs w:val="24"/>
        </w:rPr>
        <w:t>blue (or red)</w:t>
      </w:r>
      <w:r w:rsidRPr="00192CD1">
        <w:rPr>
          <w:rFonts w:ascii="Times New Roman" w:hAnsi="Times New Roman" w:cs="Times New Roman"/>
          <w:sz w:val="24"/>
          <w:szCs w:val="24"/>
        </w:rPr>
        <w:t xml:space="preserve"> object that was located a short distance away. On contact, the first object stopped moving and the second object began horizontally to move until it was approximately 40 pixels away from the third object, at which point it stopped</w:t>
      </w:r>
      <w:r>
        <w:rPr>
          <w:rFonts w:ascii="Times New Roman" w:hAnsi="Times New Roman" w:cs="Times New Roman"/>
          <w:sz w:val="24"/>
          <w:szCs w:val="24"/>
        </w:rPr>
        <w:t xml:space="preserve"> moving</w:t>
      </w:r>
      <w:r w:rsidRPr="00192CD1">
        <w:rPr>
          <w:rFonts w:ascii="Times New Roman" w:hAnsi="Times New Roman" w:cs="Times New Roman"/>
          <w:sz w:val="24"/>
          <w:szCs w:val="24"/>
        </w:rPr>
        <w:t xml:space="preserve">. When the second object stopped moving, a second gray object began </w:t>
      </w:r>
      <w:r>
        <w:rPr>
          <w:rFonts w:ascii="Times New Roman" w:hAnsi="Times New Roman" w:cs="Times New Roman"/>
          <w:sz w:val="24"/>
          <w:szCs w:val="24"/>
        </w:rPr>
        <w:t>without contact</w:t>
      </w:r>
      <w:r w:rsidRPr="00192CD1">
        <w:rPr>
          <w:rFonts w:ascii="Times New Roman" w:hAnsi="Times New Roman" w:cs="Times New Roman"/>
          <w:sz w:val="24"/>
          <w:szCs w:val="24"/>
        </w:rPr>
        <w:t xml:space="preserve"> to move horizontally until it made contact with and subsequently caused a final </w:t>
      </w:r>
      <w:r>
        <w:rPr>
          <w:rFonts w:ascii="Times New Roman" w:hAnsi="Times New Roman" w:cs="Times New Roman"/>
          <w:sz w:val="24"/>
          <w:szCs w:val="24"/>
        </w:rPr>
        <w:t>red (or blue)</w:t>
      </w:r>
      <w:r w:rsidRPr="00192CD1">
        <w:rPr>
          <w:rFonts w:ascii="Times New Roman" w:hAnsi="Times New Roman" w:cs="Times New Roman"/>
          <w:sz w:val="24"/>
          <w:szCs w:val="24"/>
        </w:rPr>
        <w:t xml:space="preserve"> circle to move horizontally until it was off stage and out of sight. The third test event was similar to the first test event except that the positions of the</w:t>
      </w:r>
      <w:r>
        <w:rPr>
          <w:rFonts w:ascii="Times New Roman" w:hAnsi="Times New Roman" w:cs="Times New Roman"/>
          <w:sz w:val="24"/>
          <w:szCs w:val="24"/>
        </w:rPr>
        <w:t xml:space="preserve"> final</w:t>
      </w:r>
      <w:r w:rsidRPr="00192CD1">
        <w:rPr>
          <w:rFonts w:ascii="Times New Roman" w:hAnsi="Times New Roman" w:cs="Times New Roman"/>
          <w:sz w:val="24"/>
          <w:szCs w:val="24"/>
        </w:rPr>
        <w:t xml:space="preserve"> red</w:t>
      </w:r>
      <w:r>
        <w:rPr>
          <w:rFonts w:ascii="Times New Roman" w:hAnsi="Times New Roman" w:cs="Times New Roman"/>
          <w:sz w:val="24"/>
          <w:szCs w:val="24"/>
        </w:rPr>
        <w:t xml:space="preserve"> (or blue)</w:t>
      </w:r>
      <w:r w:rsidRPr="00192CD1">
        <w:rPr>
          <w:rFonts w:ascii="Times New Roman" w:hAnsi="Times New Roman" w:cs="Times New Roman"/>
          <w:sz w:val="24"/>
          <w:szCs w:val="24"/>
        </w:rPr>
        <w:t xml:space="preserve"> and gray objects were switched in the third test event relative to the first test event</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GBRG event)</w:t>
      </w:r>
      <w:r w:rsidRPr="00192CD1">
        <w:rPr>
          <w:rFonts w:ascii="Times New Roman" w:hAnsi="Times New Roman" w:cs="Times New Roman"/>
          <w:sz w:val="24"/>
          <w:szCs w:val="24"/>
        </w:rPr>
        <w:t>. Thus, in this sequence, the red and blue circles were spatially contiguous. The fourth test event was similar to third test event except that the spatial gap was inserted between the red and blue circles</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GB</w:t>
      </w:r>
      <w:r>
        <w:rPr>
          <w:rFonts w:ascii="Times New Roman" w:hAnsi="Times New Roman" w:cs="Times New Roman"/>
          <w:sz w:val="24"/>
          <w:szCs w:val="24"/>
          <w:vertAlign w:val="subscript"/>
        </w:rPr>
        <w:t>gap</w:t>
      </w:r>
      <w:r>
        <w:rPr>
          <w:rFonts w:ascii="Times New Roman" w:hAnsi="Times New Roman" w:cs="Times New Roman"/>
          <w:sz w:val="24"/>
          <w:szCs w:val="24"/>
        </w:rPr>
        <w:t>RG</w:t>
      </w:r>
      <w:proofErr w:type="spellEnd"/>
      <w:r>
        <w:rPr>
          <w:rFonts w:ascii="Times New Roman" w:hAnsi="Times New Roman" w:cs="Times New Roman"/>
          <w:sz w:val="24"/>
          <w:szCs w:val="24"/>
        </w:rPr>
        <w:t xml:space="preserve"> event)</w:t>
      </w:r>
      <w:r w:rsidRPr="00192CD1">
        <w:rPr>
          <w:rFonts w:ascii="Times New Roman" w:hAnsi="Times New Roman" w:cs="Times New Roman"/>
          <w:sz w:val="24"/>
          <w:szCs w:val="24"/>
        </w:rPr>
        <w:t xml:space="preserve">. Thus, rather than the </w:t>
      </w:r>
      <w:r>
        <w:rPr>
          <w:rFonts w:ascii="Times New Roman" w:hAnsi="Times New Roman" w:cs="Times New Roman"/>
          <w:sz w:val="24"/>
          <w:szCs w:val="24"/>
        </w:rPr>
        <w:t>blue (or red)</w:t>
      </w:r>
      <w:r w:rsidRPr="00192CD1">
        <w:rPr>
          <w:rFonts w:ascii="Times New Roman" w:hAnsi="Times New Roman" w:cs="Times New Roman"/>
          <w:sz w:val="24"/>
          <w:szCs w:val="24"/>
        </w:rPr>
        <w:t xml:space="preserve"> circle causing the </w:t>
      </w:r>
      <w:r>
        <w:rPr>
          <w:rFonts w:ascii="Times New Roman" w:hAnsi="Times New Roman" w:cs="Times New Roman"/>
          <w:sz w:val="24"/>
          <w:szCs w:val="24"/>
        </w:rPr>
        <w:t>red (or blue)</w:t>
      </w:r>
      <w:r w:rsidRPr="00192CD1">
        <w:rPr>
          <w:rFonts w:ascii="Times New Roman" w:hAnsi="Times New Roman" w:cs="Times New Roman"/>
          <w:sz w:val="24"/>
          <w:szCs w:val="24"/>
        </w:rPr>
        <w:t xml:space="preserve"> </w:t>
      </w:r>
      <w:r>
        <w:rPr>
          <w:rFonts w:ascii="Times New Roman" w:hAnsi="Times New Roman" w:cs="Times New Roman"/>
          <w:sz w:val="24"/>
          <w:szCs w:val="24"/>
        </w:rPr>
        <w:t xml:space="preserve">circle </w:t>
      </w:r>
      <w:r w:rsidRPr="00192CD1">
        <w:rPr>
          <w:rFonts w:ascii="Times New Roman" w:hAnsi="Times New Roman" w:cs="Times New Roman"/>
          <w:sz w:val="24"/>
          <w:szCs w:val="24"/>
        </w:rPr>
        <w:t>to move through immediate and direct contact, the blue circle stopped approximately 40 pixels short of the red circle</w:t>
      </w:r>
      <w:r>
        <w:rPr>
          <w:rFonts w:ascii="Times New Roman" w:hAnsi="Times New Roman" w:cs="Times New Roman"/>
          <w:sz w:val="24"/>
          <w:szCs w:val="24"/>
        </w:rPr>
        <w:t xml:space="preserve"> and the red circle began unaided to move</w:t>
      </w:r>
      <w:r w:rsidRPr="00192CD1">
        <w:rPr>
          <w:rFonts w:ascii="Times New Roman" w:hAnsi="Times New Roman" w:cs="Times New Roman"/>
          <w:sz w:val="24"/>
          <w:szCs w:val="24"/>
        </w:rPr>
        <w:t xml:space="preserve">. Note that all four test events were presented in counterbalanced order using a Latin square. </w:t>
      </w:r>
    </w:p>
    <w:p w14:paraId="7B98D937" w14:textId="77777777" w:rsidR="00E569D8" w:rsidRPr="00291CF8" w:rsidRDefault="00E569D8" w:rsidP="00864C18">
      <w:pPr>
        <w:pStyle w:val="Heading2"/>
      </w:pPr>
      <w:bookmarkStart w:id="24" w:name="_Toc522727413"/>
      <w:r>
        <w:t>Predictions</w:t>
      </w:r>
      <w:bookmarkEnd w:id="24"/>
    </w:p>
    <w:p w14:paraId="31D204DF"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was predicted that</w:t>
      </w:r>
      <w:r w:rsidRPr="00830AA7">
        <w:rPr>
          <w:rFonts w:ascii="Times New Roman" w:hAnsi="Times New Roman" w:cs="Times New Roman"/>
          <w:sz w:val="24"/>
          <w:szCs w:val="24"/>
        </w:rPr>
        <w:t xml:space="preserve"> if subjects encoded the local independence relation between the red and blue circles during the training phase</w:t>
      </w:r>
      <w:r>
        <w:rPr>
          <w:rFonts w:ascii="Times New Roman" w:hAnsi="Times New Roman" w:cs="Times New Roman"/>
          <w:sz w:val="24"/>
          <w:szCs w:val="24"/>
        </w:rPr>
        <w:t xml:space="preserve"> and formed a representation in which the two objects were seen as being separated by a gray object</w:t>
      </w:r>
      <w:r w:rsidRPr="00830AA7">
        <w:rPr>
          <w:rFonts w:ascii="Times New Roman" w:hAnsi="Times New Roman" w:cs="Times New Roman"/>
          <w:sz w:val="24"/>
          <w:szCs w:val="24"/>
        </w:rPr>
        <w:t xml:space="preserve">, then should assign higher inconsistency ratings to the third test event. This is because the red and blue circles </w:t>
      </w:r>
      <w:r>
        <w:rPr>
          <w:rFonts w:ascii="Times New Roman" w:hAnsi="Times New Roman" w:cs="Times New Roman"/>
          <w:sz w:val="24"/>
          <w:szCs w:val="24"/>
        </w:rPr>
        <w:t>were</w:t>
      </w:r>
      <w:r w:rsidRPr="00830AA7">
        <w:rPr>
          <w:rFonts w:ascii="Times New Roman" w:hAnsi="Times New Roman" w:cs="Times New Roman"/>
          <w:sz w:val="24"/>
          <w:szCs w:val="24"/>
        </w:rPr>
        <w:t xml:space="preserve"> </w:t>
      </w:r>
      <w:r>
        <w:rPr>
          <w:rFonts w:ascii="Times New Roman" w:hAnsi="Times New Roman" w:cs="Times New Roman"/>
          <w:sz w:val="24"/>
          <w:szCs w:val="24"/>
        </w:rPr>
        <w:t xml:space="preserve">spatially contiguous—and hence unconditionally dependent—in this sequence. </w:t>
      </w:r>
      <w:r w:rsidRPr="00830AA7">
        <w:rPr>
          <w:rFonts w:ascii="Times New Roman" w:hAnsi="Times New Roman" w:cs="Times New Roman"/>
          <w:sz w:val="24"/>
          <w:szCs w:val="24"/>
        </w:rPr>
        <w:t>However, if subjects encoded the full Markov structure between each of the elements during the training phase—and were sensitive to the fact that the red circle was independent of the blue circle conditional on the gray circle and that the two gray circles were independent of each other conditional on the red circle</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to the </w:t>
      </w:r>
      <w:r>
        <w:rPr>
          <w:rFonts w:ascii="Times New Roman" w:hAnsi="Times New Roman" w:cs="Times New Roman"/>
          <w:sz w:val="24"/>
          <w:szCs w:val="24"/>
        </w:rPr>
        <w:lastRenderedPageBreak/>
        <w:t>full set of conditional independencies)</w:t>
      </w:r>
      <w:r w:rsidRPr="00830AA7">
        <w:rPr>
          <w:rFonts w:ascii="Times New Roman" w:hAnsi="Times New Roman" w:cs="Times New Roman"/>
          <w:sz w:val="24"/>
          <w:szCs w:val="24"/>
        </w:rPr>
        <w:t>—then they should provide higher inconsistency ratings to the first three t</w:t>
      </w:r>
      <w:r>
        <w:rPr>
          <w:rFonts w:ascii="Times New Roman" w:hAnsi="Times New Roman" w:cs="Times New Roman"/>
          <w:sz w:val="24"/>
          <w:szCs w:val="24"/>
        </w:rPr>
        <w:t>est events. This is because the independence relations between the four objects in these sequences violated that seen during initial training.</w:t>
      </w:r>
    </w:p>
    <w:p w14:paraId="6111BC72" w14:textId="77777777" w:rsidR="00E569D8" w:rsidRPr="0059791B" w:rsidRDefault="00E569D8" w:rsidP="00C7016D">
      <w:pPr>
        <w:spacing w:line="480" w:lineRule="auto"/>
        <w:ind w:firstLine="720"/>
        <w:contextualSpacing/>
        <w:rPr>
          <w:rFonts w:ascii="Times New Roman" w:hAnsi="Times New Roman" w:cs="Times New Roman"/>
          <w:sz w:val="24"/>
          <w:szCs w:val="24"/>
        </w:rPr>
      </w:pPr>
      <w:r w:rsidRPr="0059791B">
        <w:rPr>
          <w:rFonts w:ascii="Times New Roman" w:hAnsi="Times New Roman" w:cs="Times New Roman"/>
          <w:sz w:val="24"/>
          <w:szCs w:val="24"/>
        </w:rPr>
        <w:t xml:space="preserve">To understand why </w:t>
      </w:r>
      <w:r>
        <w:rPr>
          <w:rFonts w:ascii="Times New Roman" w:hAnsi="Times New Roman" w:cs="Times New Roman"/>
          <w:sz w:val="24"/>
          <w:szCs w:val="24"/>
        </w:rPr>
        <w:t>subjects</w:t>
      </w:r>
      <w:r w:rsidRPr="0059791B">
        <w:rPr>
          <w:rFonts w:ascii="Times New Roman" w:hAnsi="Times New Roman" w:cs="Times New Roman"/>
          <w:sz w:val="24"/>
          <w:szCs w:val="24"/>
        </w:rPr>
        <w:t xml:space="preserve"> should not assign higher inconsistency ratings to the fourth test event if they encoded the Markov condition in the training sequences, consider the joint-probability distributions (JPD) for each structure. </w:t>
      </w:r>
    </w:p>
    <w:p w14:paraId="00774EAA" w14:textId="77777777" w:rsidR="00E569D8" w:rsidRDefault="00E569D8" w:rsidP="00C7016D">
      <w:pPr>
        <w:spacing w:line="480" w:lineRule="auto"/>
        <w:ind w:firstLine="720"/>
        <w:contextualSpacing/>
        <w:rPr>
          <w:rFonts w:ascii="Times New Roman" w:hAnsi="Times New Roman" w:cs="Times New Roman"/>
          <w:sz w:val="24"/>
          <w:szCs w:val="24"/>
        </w:rPr>
      </w:pPr>
      <w:r w:rsidRPr="0059791B">
        <w:rPr>
          <w:rFonts w:ascii="Times New Roman" w:hAnsi="Times New Roman" w:cs="Times New Roman"/>
          <w:sz w:val="24"/>
          <w:szCs w:val="24"/>
        </w:rPr>
        <w:t>For the training sequence, the JPD is as follows:</w:t>
      </w:r>
    </w:p>
    <w:p w14:paraId="7C117CC9" w14:textId="77777777" w:rsidR="00E569D8" w:rsidRDefault="00E569D8" w:rsidP="00C7016D">
      <w:pPr>
        <w:spacing w:line="480" w:lineRule="auto"/>
        <w:ind w:firstLine="720"/>
        <w:contextualSpacing/>
        <w:rPr>
          <w:rFonts w:ascii="Times New Roman" w:hAnsi="Times New Roman" w:cs="Times New Roman"/>
          <w:sz w:val="24"/>
          <w:szCs w:val="24"/>
        </w:rPr>
      </w:pPr>
      <w:proofErr w:type="gramStart"/>
      <w:r w:rsidRPr="0059791B">
        <w:rPr>
          <w:rFonts w:ascii="Times New Roman" w:hAnsi="Times New Roman" w:cs="Times New Roman"/>
          <w:i/>
          <w:sz w:val="24"/>
          <w:szCs w:val="24"/>
        </w:rPr>
        <w:t>P</w:t>
      </w:r>
      <w:r w:rsidRPr="0059791B">
        <w:rPr>
          <w:rFonts w:ascii="Times New Roman" w:hAnsi="Times New Roman" w:cs="Times New Roman"/>
          <w:sz w:val="24"/>
          <w:szCs w:val="24"/>
        </w:rPr>
        <w:t>(</w:t>
      </w:r>
      <w:proofErr w:type="gramEnd"/>
      <w:r w:rsidRPr="0059791B">
        <w:rPr>
          <w:rFonts w:ascii="Times New Roman" w:hAnsi="Times New Roman" w:cs="Times New Roman"/>
          <w:i/>
          <w:sz w:val="24"/>
          <w:szCs w:val="24"/>
        </w:rPr>
        <w:t>B</w:t>
      </w:r>
      <w:r w:rsidRPr="0059791B">
        <w:rPr>
          <w:rFonts w:ascii="Times New Roman" w:hAnsi="Times New Roman" w:cs="Times New Roman"/>
          <w:sz w:val="24"/>
          <w:szCs w:val="24"/>
        </w:rPr>
        <w:t>)</w:t>
      </w:r>
      <w:r>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p>
    <w:p w14:paraId="45ED3198" w14:textId="77777777" w:rsidR="00E569D8" w:rsidRPr="00192CD1" w:rsidRDefault="00E569D8" w:rsidP="00C7016D">
      <w:pPr>
        <w:spacing w:line="480" w:lineRule="auto"/>
        <w:ind w:firstLine="720"/>
        <w:contextualSpacing/>
        <w:rPr>
          <w:rFonts w:ascii="Times New Roman" w:hAnsi="Times New Roman" w:cs="Times New Roman"/>
          <w:sz w:val="24"/>
          <w:szCs w:val="24"/>
        </w:rPr>
      </w:pPr>
      <w:r w:rsidRPr="00291CF8">
        <w:rPr>
          <w:rFonts w:ascii="Times New Roman" w:hAnsi="Times New Roman" w:cs="Times New Roman"/>
          <w:sz w:val="24"/>
          <w:szCs w:val="24"/>
        </w:rPr>
        <w:t>For the fourth test event, the JPD is as follows:</w:t>
      </w:r>
    </w:p>
    <w:p w14:paraId="37945BED" w14:textId="77777777" w:rsidR="00E569D8" w:rsidRDefault="00E569D8" w:rsidP="00C7016D">
      <w:pPr>
        <w:spacing w:line="480" w:lineRule="auto"/>
        <w:ind w:firstLine="720"/>
        <w:contextualSpacing/>
        <w:rPr>
          <w:rFonts w:ascii="Times New Roman" w:hAnsi="Times New Roman" w:cs="Times New Roman"/>
          <w:sz w:val="24"/>
          <w:szCs w:val="24"/>
        </w:rPr>
      </w:pPr>
      <w:proofErr w:type="gramStart"/>
      <w:r w:rsidRPr="0059791B">
        <w:rPr>
          <w:rFonts w:ascii="Times New Roman" w:hAnsi="Times New Roman" w:cs="Times New Roman"/>
          <w:i/>
          <w:sz w:val="24"/>
          <w:szCs w:val="24"/>
        </w:rPr>
        <w:t>P</w:t>
      </w:r>
      <w:r w:rsidRPr="0059791B">
        <w:rPr>
          <w:rFonts w:ascii="Times New Roman" w:hAnsi="Times New Roman" w:cs="Times New Roman"/>
          <w:sz w:val="24"/>
          <w:szCs w:val="24"/>
        </w:rPr>
        <w:t>(</w:t>
      </w:r>
      <w:proofErr w:type="gramEnd"/>
      <w:r w:rsidRPr="0059791B">
        <w:rPr>
          <w:rFonts w:ascii="Times New Roman" w:hAnsi="Times New Roman" w:cs="Times New Roman"/>
          <w:i/>
          <w:sz w:val="24"/>
          <w:szCs w:val="24"/>
        </w:rPr>
        <w:t>B</w:t>
      </w:r>
      <w:r w:rsidRPr="0059791B">
        <w:rPr>
          <w:rFonts w:ascii="Times New Roman" w:hAnsi="Times New Roman" w:cs="Times New Roman"/>
          <w:sz w:val="24"/>
          <w:szCs w:val="24"/>
        </w:rPr>
        <w:t>)</w:t>
      </w:r>
      <w:r>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B</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Pr>
          <w:rFonts w:ascii="Times New Roman" w:hAnsi="Times New Roman" w:cs="Times New Roman"/>
          <w:sz w:val="24"/>
          <w:szCs w:val="24"/>
        </w:rPr>
        <w:t>)</w:t>
      </w:r>
      <w:r w:rsidRPr="0059791B">
        <w:rPr>
          <w:rFonts w:ascii="Times New Roman" w:hAnsi="Times New Roman" w:cs="Times New Roman"/>
          <w:i/>
          <w:sz w:val="24"/>
          <w:szCs w:val="24"/>
        </w:rPr>
        <w:t>P</w:t>
      </w:r>
      <w:r w:rsidRPr="0059791B">
        <w:rPr>
          <w:rFonts w:ascii="Times New Roman" w:hAnsi="Times New Roman" w:cs="Times New Roman"/>
          <w:sz w:val="24"/>
          <w:szCs w:val="24"/>
        </w:rPr>
        <w:t>(</w:t>
      </w:r>
      <w:r w:rsidRPr="0059791B">
        <w:rPr>
          <w:rFonts w:ascii="Times New Roman" w:hAnsi="Times New Roman" w:cs="Times New Roman"/>
          <w:i/>
          <w:sz w:val="24"/>
          <w:szCs w:val="24"/>
        </w:rPr>
        <w:t>G</w:t>
      </w:r>
      <w:r w:rsidRPr="0059791B">
        <w:rPr>
          <w:rFonts w:ascii="Times New Roman" w:hAnsi="Times New Roman" w:cs="Times New Roman"/>
          <w:sz w:val="24"/>
          <w:szCs w:val="24"/>
        </w:rPr>
        <w:t>|</w:t>
      </w:r>
      <w:r w:rsidRPr="0059791B">
        <w:rPr>
          <w:rFonts w:ascii="Times New Roman" w:hAnsi="Times New Roman" w:cs="Times New Roman"/>
          <w:i/>
          <w:sz w:val="24"/>
          <w:szCs w:val="24"/>
        </w:rPr>
        <w:t>R</w:t>
      </w:r>
      <w:r w:rsidRPr="0059791B">
        <w:rPr>
          <w:rFonts w:ascii="Times New Roman" w:hAnsi="Times New Roman" w:cs="Times New Roman"/>
          <w:sz w:val="24"/>
          <w:szCs w:val="24"/>
        </w:rPr>
        <w:t>)</w:t>
      </w:r>
    </w:p>
    <w:p w14:paraId="5197666B" w14:textId="77777777" w:rsidR="00E569D8" w:rsidRPr="00291CF8" w:rsidRDefault="00E569D8" w:rsidP="00C7016D">
      <w:pPr>
        <w:spacing w:line="480" w:lineRule="auto"/>
        <w:ind w:firstLine="720"/>
        <w:contextualSpacing/>
        <w:rPr>
          <w:rFonts w:ascii="Times New Roman" w:hAnsi="Times New Roman" w:cs="Times New Roman"/>
          <w:sz w:val="24"/>
          <w:szCs w:val="24"/>
        </w:rPr>
      </w:pPr>
      <w:r w:rsidRPr="00291CF8">
        <w:rPr>
          <w:rFonts w:ascii="Times New Roman" w:hAnsi="Times New Roman" w:cs="Times New Roman"/>
          <w:sz w:val="24"/>
          <w:szCs w:val="24"/>
        </w:rPr>
        <w:t>That both test events produce identical JPD</w:t>
      </w:r>
      <w:r>
        <w:rPr>
          <w:rFonts w:ascii="Times New Roman" w:hAnsi="Times New Roman" w:cs="Times New Roman"/>
          <w:sz w:val="24"/>
          <w:szCs w:val="24"/>
        </w:rPr>
        <w:t>s</w:t>
      </w:r>
      <w:r w:rsidRPr="00291CF8">
        <w:rPr>
          <w:rFonts w:ascii="Times New Roman" w:hAnsi="Times New Roman" w:cs="Times New Roman"/>
          <w:sz w:val="24"/>
          <w:szCs w:val="24"/>
        </w:rPr>
        <w:t xml:space="preserve"> indicates that the fourth test event forms a Markov-equivalence class with the trainin</w:t>
      </w:r>
      <w:r>
        <w:rPr>
          <w:rFonts w:ascii="Times New Roman" w:hAnsi="Times New Roman" w:cs="Times New Roman"/>
          <w:sz w:val="24"/>
          <w:szCs w:val="24"/>
        </w:rPr>
        <w:t>g sequence</w:t>
      </w:r>
      <w:r w:rsidRPr="00291CF8">
        <w:rPr>
          <w:rFonts w:ascii="Times New Roman" w:hAnsi="Times New Roman" w:cs="Times New Roman"/>
          <w:sz w:val="24"/>
          <w:szCs w:val="24"/>
        </w:rPr>
        <w:t>, despite the fact that a salient perceptual gap is included in th</w:t>
      </w:r>
      <w:r>
        <w:rPr>
          <w:rFonts w:ascii="Times New Roman" w:hAnsi="Times New Roman" w:cs="Times New Roman"/>
          <w:sz w:val="24"/>
          <w:szCs w:val="24"/>
        </w:rPr>
        <w:t xml:space="preserve">is </w:t>
      </w:r>
      <w:r w:rsidRPr="00291CF8">
        <w:rPr>
          <w:rFonts w:ascii="Times New Roman" w:hAnsi="Times New Roman" w:cs="Times New Roman"/>
          <w:sz w:val="24"/>
          <w:szCs w:val="24"/>
        </w:rPr>
        <w:t>event.</w:t>
      </w:r>
      <w:r>
        <w:rPr>
          <w:rFonts w:ascii="Times New Roman" w:hAnsi="Times New Roman" w:cs="Times New Roman"/>
          <w:sz w:val="24"/>
          <w:szCs w:val="24"/>
        </w:rPr>
        <w:t xml:space="preserve"> </w:t>
      </w:r>
      <w:r w:rsidRPr="00291CF8">
        <w:rPr>
          <w:rFonts w:ascii="Times New Roman" w:hAnsi="Times New Roman" w:cs="Times New Roman"/>
          <w:sz w:val="24"/>
          <w:szCs w:val="24"/>
        </w:rPr>
        <w:t>In contrast, if subjects were sensitive to the fact that the objects in the training sequences only moved upon contact from other objects (</w:t>
      </w:r>
      <w:r w:rsidRPr="005E509A">
        <w:rPr>
          <w:rFonts w:ascii="Times New Roman" w:hAnsi="Times New Roman" w:cs="Times New Roman"/>
          <w:sz w:val="24"/>
          <w:szCs w:val="24"/>
        </w:rPr>
        <w:t>i.e.,</w:t>
      </w:r>
      <w:r w:rsidRPr="00291CF8">
        <w:rPr>
          <w:rFonts w:ascii="Times New Roman" w:hAnsi="Times New Roman" w:cs="Times New Roman"/>
          <w:sz w:val="24"/>
          <w:szCs w:val="24"/>
        </w:rPr>
        <w:t xml:space="preserve"> were spatially contiguous), then they should provide higher inconsistency ratings to the second and fourth test events. This is because these two events introduce a novel spatial gap between two of the circles that</w:t>
      </w:r>
      <w:r>
        <w:rPr>
          <w:rFonts w:ascii="Times New Roman" w:hAnsi="Times New Roman" w:cs="Times New Roman"/>
          <w:sz w:val="24"/>
          <w:szCs w:val="24"/>
        </w:rPr>
        <w:t>, critically,</w:t>
      </w:r>
      <w:r w:rsidRPr="00291CF8">
        <w:rPr>
          <w:rFonts w:ascii="Times New Roman" w:hAnsi="Times New Roman" w:cs="Times New Roman"/>
          <w:sz w:val="24"/>
          <w:szCs w:val="24"/>
        </w:rPr>
        <w:t xml:space="preserve"> was not shown duri</w:t>
      </w:r>
      <w:r>
        <w:rPr>
          <w:rFonts w:ascii="Times New Roman" w:hAnsi="Times New Roman" w:cs="Times New Roman"/>
          <w:sz w:val="24"/>
          <w:szCs w:val="24"/>
        </w:rPr>
        <w:t xml:space="preserve">ng the initial training phase. </w:t>
      </w:r>
    </w:p>
    <w:p w14:paraId="7AEB5254" w14:textId="29273A84" w:rsidR="00E569D8" w:rsidRDefault="00E569D8" w:rsidP="00C7016D">
      <w:pPr>
        <w:spacing w:line="480" w:lineRule="auto"/>
        <w:ind w:firstLine="720"/>
        <w:contextualSpacing/>
        <w:rPr>
          <w:rFonts w:ascii="Times New Roman" w:hAnsi="Times New Roman" w:cs="Times New Roman"/>
          <w:sz w:val="24"/>
          <w:szCs w:val="24"/>
        </w:rPr>
      </w:pPr>
      <w:r w:rsidRPr="00291CF8">
        <w:rPr>
          <w:rFonts w:ascii="Times New Roman" w:hAnsi="Times New Roman" w:cs="Times New Roman"/>
          <w:sz w:val="24"/>
          <w:szCs w:val="24"/>
        </w:rPr>
        <w:t>If subjects represented the training events as launching events in the most general sense, then their inconsistency ratings of all four test events should be at floor</w:t>
      </w:r>
      <w:r>
        <w:rPr>
          <w:rFonts w:ascii="Times New Roman" w:hAnsi="Times New Roman" w:cs="Times New Roman"/>
          <w:sz w:val="24"/>
          <w:szCs w:val="24"/>
        </w:rPr>
        <w:t xml:space="preserve"> because</w:t>
      </w:r>
      <w:r w:rsidRPr="00291CF8">
        <w:rPr>
          <w:rFonts w:ascii="Times New Roman" w:hAnsi="Times New Roman" w:cs="Times New Roman"/>
          <w:sz w:val="24"/>
          <w:szCs w:val="24"/>
        </w:rPr>
        <w:t xml:space="preserve"> all four test events represent</w:t>
      </w:r>
      <w:r>
        <w:rPr>
          <w:rFonts w:ascii="Times New Roman" w:hAnsi="Times New Roman" w:cs="Times New Roman"/>
          <w:sz w:val="24"/>
          <w:szCs w:val="24"/>
        </w:rPr>
        <w:t xml:space="preserve"> general instances of</w:t>
      </w:r>
      <w:r w:rsidRPr="00291CF8">
        <w:rPr>
          <w:rFonts w:ascii="Times New Roman" w:hAnsi="Times New Roman" w:cs="Times New Roman"/>
          <w:sz w:val="24"/>
          <w:szCs w:val="24"/>
        </w:rPr>
        <w:t xml:space="preserve"> </w:t>
      </w:r>
      <w:r>
        <w:rPr>
          <w:rFonts w:ascii="Times New Roman" w:hAnsi="Times New Roman" w:cs="Times New Roman"/>
          <w:sz w:val="24"/>
          <w:szCs w:val="24"/>
        </w:rPr>
        <w:t>launching events</w:t>
      </w:r>
      <w:r w:rsidRPr="00291CF8">
        <w:rPr>
          <w:rFonts w:ascii="Times New Roman" w:hAnsi="Times New Roman" w:cs="Times New Roman"/>
          <w:sz w:val="24"/>
          <w:szCs w:val="24"/>
        </w:rPr>
        <w:t xml:space="preserve">. In contrast, subjects should provide inconsistency ratings at ceiling for all four test events if they recognized that each test event differed from the training events in at fewest one way. </w:t>
      </w:r>
      <w:r>
        <w:rPr>
          <w:rFonts w:ascii="Times New Roman" w:hAnsi="Times New Roman" w:cs="Times New Roman"/>
          <w:sz w:val="24"/>
          <w:szCs w:val="24"/>
        </w:rPr>
        <w:t xml:space="preserve">Finally, if subjects were sensitive to the fact that the blue and red objects were not spatially contiguous in the sequence, they should </w:t>
      </w:r>
      <w:r>
        <w:rPr>
          <w:rFonts w:ascii="Times New Roman" w:hAnsi="Times New Roman" w:cs="Times New Roman"/>
          <w:sz w:val="24"/>
          <w:szCs w:val="24"/>
        </w:rPr>
        <w:lastRenderedPageBreak/>
        <w:t>assign higher inconsistency ratings to the third and fourth test events. This is because in these sequences the blue and red objects were spatially contiguous. The predictions are displayed below in Figure 6.</w:t>
      </w:r>
    </w:p>
    <w:p w14:paraId="08BE7CEB" w14:textId="77777777" w:rsidR="00F76FF6" w:rsidRDefault="00F76FF6" w:rsidP="00C7016D">
      <w:pPr>
        <w:keepNext/>
        <w:spacing w:line="480" w:lineRule="auto"/>
        <w:contextualSpacing/>
      </w:pPr>
      <w:r>
        <w:rPr>
          <w:noProof/>
        </w:rPr>
        <w:drawing>
          <wp:inline distT="0" distB="0" distL="0" distR="0" wp14:anchorId="1D063DE1" wp14:editId="7BF3C6A0">
            <wp:extent cx="6422719" cy="350652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8.jpg"/>
                    <pic:cNvPicPr/>
                  </pic:nvPicPr>
                  <pic:blipFill>
                    <a:blip r:embed="rId16">
                      <a:extLst>
                        <a:ext uri="{28A0092B-C50C-407E-A947-70E740481C1C}">
                          <a14:useLocalDpi xmlns:a14="http://schemas.microsoft.com/office/drawing/2010/main" val="0"/>
                        </a:ext>
                      </a:extLst>
                    </a:blip>
                    <a:stretch>
                      <a:fillRect/>
                    </a:stretch>
                  </pic:blipFill>
                  <pic:spPr>
                    <a:xfrm>
                      <a:off x="0" y="0"/>
                      <a:ext cx="6427917" cy="3509363"/>
                    </a:xfrm>
                    <a:prstGeom prst="rect">
                      <a:avLst/>
                    </a:prstGeom>
                  </pic:spPr>
                </pic:pic>
              </a:graphicData>
            </a:graphic>
          </wp:inline>
        </w:drawing>
      </w:r>
    </w:p>
    <w:p w14:paraId="60FCA39B" w14:textId="0E6BCF64" w:rsidR="00F76FF6" w:rsidRPr="00F76FF6" w:rsidRDefault="00F76FF6" w:rsidP="00C7016D">
      <w:pPr>
        <w:pStyle w:val="Caption"/>
        <w:rPr>
          <w:rFonts w:ascii="Times New Roman" w:hAnsi="Times New Roman" w:cs="Times New Roman"/>
          <w:b w:val="0"/>
          <w:color w:val="auto"/>
          <w:sz w:val="24"/>
          <w:szCs w:val="24"/>
        </w:rPr>
      </w:pPr>
      <w:proofErr w:type="gramStart"/>
      <w:r w:rsidRPr="00F76FF6">
        <w:rPr>
          <w:rFonts w:ascii="Times New Roman" w:hAnsi="Times New Roman" w:cs="Times New Roman"/>
          <w:b w:val="0"/>
          <w:color w:val="auto"/>
          <w:sz w:val="24"/>
          <w:szCs w:val="24"/>
        </w:rPr>
        <w:t>Fig. 6.</w:t>
      </w:r>
      <w:proofErr w:type="gramEnd"/>
      <w:r w:rsidRPr="00F76FF6">
        <w:rPr>
          <w:rFonts w:ascii="Times New Roman" w:hAnsi="Times New Roman" w:cs="Times New Roman"/>
          <w:b w:val="0"/>
          <w:color w:val="auto"/>
          <w:sz w:val="24"/>
          <w:szCs w:val="24"/>
        </w:rPr>
        <w:t xml:space="preserve"> Predicted pattern of responding to the test events in Experiment 2 based on whether subjects responded to the test events based on differences relative to the training event in six features.</w:t>
      </w:r>
    </w:p>
    <w:p w14:paraId="30C25E52" w14:textId="77777777" w:rsidR="00E569D8" w:rsidRDefault="00E569D8" w:rsidP="00C7016D">
      <w:pPr>
        <w:spacing w:line="480" w:lineRule="auto"/>
        <w:ind w:firstLine="720"/>
        <w:contextualSpacing/>
        <w:rPr>
          <w:rFonts w:ascii="Times New Roman" w:hAnsi="Times New Roman" w:cs="Times New Roman"/>
          <w:sz w:val="24"/>
          <w:szCs w:val="24"/>
        </w:rPr>
      </w:pPr>
      <w:proofErr w:type="gramStart"/>
      <w:r w:rsidRPr="00552810">
        <w:rPr>
          <w:rFonts w:ascii="Times New Roman" w:hAnsi="Times New Roman" w:cs="Times New Roman"/>
          <w:b/>
          <w:sz w:val="24"/>
          <w:szCs w:val="24"/>
        </w:rPr>
        <w:t>Procedure.</w:t>
      </w:r>
      <w:proofErr w:type="gramEnd"/>
      <w:r>
        <w:rPr>
          <w:rFonts w:ascii="Times New Roman" w:hAnsi="Times New Roman" w:cs="Times New Roman"/>
          <w:sz w:val="24"/>
          <w:szCs w:val="24"/>
        </w:rPr>
        <w:t xml:space="preserve"> The procedure for Experiment 2 was identical to that for Experiment 1; that is, adults were </w:t>
      </w:r>
      <w:r w:rsidRPr="00552810">
        <w:rPr>
          <w:rFonts w:ascii="Times New Roman" w:hAnsi="Times New Roman" w:cs="Times New Roman"/>
          <w:sz w:val="24"/>
          <w:szCs w:val="24"/>
        </w:rPr>
        <w:t xml:space="preserve">shown the left-to-right training event three times and the right-to-left training event three times. Following the training phase, subjects were shown each test event once in counterbalanced order using a Latin square. </w:t>
      </w:r>
    </w:p>
    <w:p w14:paraId="2BA948BB" w14:textId="77777777" w:rsidR="00E569D8" w:rsidRDefault="00E569D8" w:rsidP="00864C18">
      <w:pPr>
        <w:pStyle w:val="Heading2"/>
      </w:pPr>
      <w:bookmarkStart w:id="25" w:name="_Toc522727414"/>
      <w:r>
        <w:t>Results</w:t>
      </w:r>
      <w:bookmarkEnd w:id="25"/>
    </w:p>
    <w:p w14:paraId="1857F8B7" w14:textId="77777777" w:rsidR="00E569D8" w:rsidRDefault="00E569D8" w:rsidP="00C7016D">
      <w:pPr>
        <w:spacing w:line="480" w:lineRule="auto"/>
        <w:ind w:firstLine="720"/>
        <w:contextualSpacing/>
        <w:rPr>
          <w:rFonts w:ascii="Times New Roman" w:hAnsi="Times New Roman" w:cs="Times New Roman"/>
          <w:sz w:val="24"/>
          <w:szCs w:val="24"/>
        </w:rPr>
      </w:pPr>
      <w:r w:rsidRPr="00552810">
        <w:rPr>
          <w:rFonts w:ascii="Times New Roman" w:hAnsi="Times New Roman" w:cs="Times New Roman"/>
          <w:sz w:val="24"/>
          <w:szCs w:val="24"/>
        </w:rPr>
        <w:t xml:space="preserve">The first analysis examined whether subjects' ratings of the test events differed based on whether they were asked first to provide causal or perceptual ratings (question type: perceptual v. causal) and on whether the red or blue object occupied the first position in the training sequences </w:t>
      </w:r>
      <w:r w:rsidRPr="00552810">
        <w:rPr>
          <w:rFonts w:ascii="Times New Roman" w:hAnsi="Times New Roman" w:cs="Times New Roman"/>
          <w:sz w:val="24"/>
          <w:szCs w:val="24"/>
        </w:rPr>
        <w:lastRenderedPageBreak/>
        <w:t xml:space="preserve">(position: red v. blue) on which they were trained. A linear mixed-effects model indicated a marginally significant effect for question type, </w:t>
      </w:r>
      <w:proofErr w:type="gramStart"/>
      <w:r w:rsidRPr="008A545B">
        <w:rPr>
          <w:rFonts w:ascii="Times New Roman" w:hAnsi="Times New Roman" w:cs="Times New Roman"/>
          <w:i/>
          <w:sz w:val="24"/>
          <w:szCs w:val="24"/>
        </w:rPr>
        <w:t>F</w:t>
      </w:r>
      <w:r w:rsidRPr="00552810">
        <w:rPr>
          <w:rFonts w:ascii="Times New Roman" w:hAnsi="Times New Roman" w:cs="Times New Roman"/>
          <w:sz w:val="24"/>
          <w:szCs w:val="24"/>
        </w:rPr>
        <w:t>(</w:t>
      </w:r>
      <w:proofErr w:type="gramEnd"/>
      <w:r w:rsidRPr="00552810">
        <w:rPr>
          <w:rFonts w:ascii="Times New Roman" w:hAnsi="Times New Roman" w:cs="Times New Roman"/>
          <w:sz w:val="24"/>
          <w:szCs w:val="24"/>
        </w:rPr>
        <w:t xml:space="preserve">1, 446) = 3.75,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 .05, and a significant interaction between position and question type, </w:t>
      </w:r>
      <w:r w:rsidRPr="008A545B">
        <w:rPr>
          <w:rFonts w:ascii="Times New Roman" w:hAnsi="Times New Roman" w:cs="Times New Roman"/>
          <w:i/>
          <w:sz w:val="24"/>
          <w:szCs w:val="24"/>
        </w:rPr>
        <w:t>F</w:t>
      </w:r>
      <w:r w:rsidRPr="00552810">
        <w:rPr>
          <w:rFonts w:ascii="Times New Roman" w:hAnsi="Times New Roman" w:cs="Times New Roman"/>
          <w:sz w:val="24"/>
          <w:szCs w:val="24"/>
        </w:rPr>
        <w:t xml:space="preserve">(1, 446) = 6.74,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&lt; .01. However, the main effect of </w:t>
      </w:r>
      <w:r>
        <w:rPr>
          <w:rFonts w:ascii="Times New Roman" w:hAnsi="Times New Roman" w:cs="Times New Roman"/>
          <w:sz w:val="24"/>
          <w:szCs w:val="24"/>
        </w:rPr>
        <w:t>position</w:t>
      </w:r>
      <w:r w:rsidRPr="00552810">
        <w:rPr>
          <w:rFonts w:ascii="Times New Roman" w:hAnsi="Times New Roman" w:cs="Times New Roman"/>
          <w:sz w:val="24"/>
          <w:szCs w:val="24"/>
        </w:rPr>
        <w:t xml:space="preserve"> was not significant</w:t>
      </w:r>
      <w:r>
        <w:rPr>
          <w:rFonts w:ascii="Times New Roman" w:hAnsi="Times New Roman" w:cs="Times New Roman"/>
          <w:sz w:val="24"/>
          <w:szCs w:val="24"/>
        </w:rPr>
        <w:t xml:space="preserve">, </w:t>
      </w:r>
      <w:proofErr w:type="gramStart"/>
      <w:r w:rsidRPr="008A545B">
        <w:rPr>
          <w:rFonts w:ascii="Times New Roman" w:hAnsi="Times New Roman" w:cs="Times New Roman"/>
          <w:i/>
          <w:sz w:val="24"/>
          <w:szCs w:val="24"/>
        </w:rPr>
        <w:t>F</w:t>
      </w:r>
      <w:r w:rsidRPr="00552810">
        <w:rPr>
          <w:rFonts w:ascii="Times New Roman" w:hAnsi="Times New Roman" w:cs="Times New Roman"/>
          <w:sz w:val="24"/>
          <w:szCs w:val="24"/>
        </w:rPr>
        <w:t>(</w:t>
      </w:r>
      <w:proofErr w:type="gramEnd"/>
      <w:r w:rsidRPr="00552810">
        <w:rPr>
          <w:rFonts w:ascii="Times New Roman" w:hAnsi="Times New Roman" w:cs="Times New Roman"/>
          <w:sz w:val="24"/>
          <w:szCs w:val="24"/>
        </w:rPr>
        <w:t xml:space="preserve">1, </w:t>
      </w:r>
      <w:r>
        <w:rPr>
          <w:rFonts w:ascii="Times New Roman" w:hAnsi="Times New Roman" w:cs="Times New Roman"/>
          <w:sz w:val="24"/>
          <w:szCs w:val="24"/>
        </w:rPr>
        <w:t>62</w:t>
      </w:r>
      <w:r w:rsidRPr="00552810">
        <w:rPr>
          <w:rFonts w:ascii="Times New Roman" w:hAnsi="Times New Roman" w:cs="Times New Roman"/>
          <w:sz w:val="24"/>
          <w:szCs w:val="24"/>
        </w:rPr>
        <w:t xml:space="preserve">) = </w:t>
      </w:r>
      <w:r>
        <w:rPr>
          <w:rFonts w:ascii="Times New Roman" w:hAnsi="Times New Roman" w:cs="Times New Roman"/>
          <w:sz w:val="24"/>
          <w:szCs w:val="24"/>
        </w:rPr>
        <w:t>.003</w:t>
      </w:r>
      <w:r w:rsidRPr="00552810">
        <w:rPr>
          <w:rFonts w:ascii="Times New Roman" w:hAnsi="Times New Roman" w:cs="Times New Roman"/>
          <w:sz w:val="24"/>
          <w:szCs w:val="24"/>
        </w:rPr>
        <w:t xml:space="preserve">,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w:t>
      </w:r>
      <w:r>
        <w:rPr>
          <w:rFonts w:ascii="Times New Roman" w:hAnsi="Times New Roman" w:cs="Times New Roman"/>
          <w:sz w:val="24"/>
          <w:szCs w:val="24"/>
        </w:rPr>
        <w:t>= .95</w:t>
      </w:r>
      <w:r w:rsidRPr="00552810">
        <w:rPr>
          <w:rFonts w:ascii="Times New Roman" w:hAnsi="Times New Roman" w:cs="Times New Roman"/>
          <w:sz w:val="24"/>
          <w:szCs w:val="24"/>
        </w:rPr>
        <w:t>. Post-hoc permutation tests revealed that subjects who were shown training sequences in which the red object was the first object in the sequence did not differ in their inconsistency ratings when asked to make causal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33.19</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28.83</w:t>
      </w:r>
      <w:r w:rsidRPr="0083522B">
        <w:rPr>
          <w:rFonts w:ascii="Times New Roman" w:hAnsi="Times New Roman" w:cs="Times New Roman"/>
          <w:sz w:val="24"/>
          <w:szCs w:val="24"/>
        </w:rPr>
        <w:t xml:space="preserve">, </w:t>
      </w:r>
      <w:r>
        <w:rPr>
          <w:rFonts w:ascii="Times New Roman" w:hAnsi="Times New Roman" w:cs="Times New Roman"/>
          <w:sz w:val="24"/>
          <w:szCs w:val="24"/>
        </w:rPr>
        <w:t>37.56</w:t>
      </w:r>
      <w:r w:rsidRPr="0083522B">
        <w:rPr>
          <w:rFonts w:ascii="Times New Roman" w:hAnsi="Times New Roman" w:cs="Times New Roman"/>
          <w:sz w:val="24"/>
          <w:szCs w:val="24"/>
        </w:rPr>
        <w:t>]</w:t>
      </w:r>
      <w:r w:rsidRPr="00552810">
        <w:rPr>
          <w:rFonts w:ascii="Times New Roman" w:hAnsi="Times New Roman" w:cs="Times New Roman"/>
          <w:sz w:val="24"/>
          <w:szCs w:val="24"/>
        </w:rPr>
        <w:t>) than when asked to make perceptual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33.5</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29.18</w:t>
      </w:r>
      <w:r w:rsidRPr="0083522B">
        <w:rPr>
          <w:rFonts w:ascii="Times New Roman" w:hAnsi="Times New Roman" w:cs="Times New Roman"/>
          <w:sz w:val="24"/>
          <w:szCs w:val="24"/>
        </w:rPr>
        <w:t xml:space="preserve">, </w:t>
      </w:r>
      <w:r>
        <w:rPr>
          <w:rFonts w:ascii="Times New Roman" w:hAnsi="Times New Roman" w:cs="Times New Roman"/>
          <w:sz w:val="24"/>
          <w:szCs w:val="24"/>
        </w:rPr>
        <w:t>37.82</w:t>
      </w:r>
      <w:r w:rsidRPr="0083522B">
        <w:rPr>
          <w:rFonts w:ascii="Times New Roman" w:hAnsi="Times New Roman" w:cs="Times New Roman"/>
          <w:sz w:val="24"/>
          <w:szCs w:val="24"/>
        </w:rPr>
        <w:t>]</w:t>
      </w:r>
      <w:r w:rsidRPr="00552810">
        <w:rPr>
          <w:rFonts w:ascii="Times New Roman" w:hAnsi="Times New Roman" w:cs="Times New Roman"/>
          <w:sz w:val="24"/>
          <w:szCs w:val="24"/>
        </w:rPr>
        <w:t xml:space="preserve">), </w:t>
      </w:r>
      <w:r w:rsidRPr="008A545B">
        <w:rPr>
          <w:rFonts w:ascii="Times New Roman" w:hAnsi="Times New Roman" w:cs="Times New Roman"/>
          <w:i/>
          <w:sz w:val="24"/>
          <w:szCs w:val="24"/>
        </w:rPr>
        <w:t>p</w:t>
      </w:r>
      <w:r w:rsidRPr="00552810">
        <w:rPr>
          <w:rFonts w:ascii="Times New Roman" w:hAnsi="Times New Roman" w:cs="Times New Roman"/>
          <w:sz w:val="24"/>
          <w:szCs w:val="24"/>
        </w:rPr>
        <w:t xml:space="preserve"> = .94. However, subjects who were shown training sequences in which the blue object was the first object in the sequence provided higher inconsistency ratings when asked to make causal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38.81</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33.86</w:t>
      </w:r>
      <w:r w:rsidRPr="0083522B">
        <w:rPr>
          <w:rFonts w:ascii="Times New Roman" w:hAnsi="Times New Roman" w:cs="Times New Roman"/>
          <w:sz w:val="24"/>
          <w:szCs w:val="24"/>
        </w:rPr>
        <w:t xml:space="preserve">, </w:t>
      </w:r>
      <w:r>
        <w:rPr>
          <w:rFonts w:ascii="Times New Roman" w:hAnsi="Times New Roman" w:cs="Times New Roman"/>
          <w:sz w:val="24"/>
          <w:szCs w:val="24"/>
        </w:rPr>
        <w:t>43.76</w:t>
      </w:r>
      <w:r w:rsidRPr="0083522B">
        <w:rPr>
          <w:rFonts w:ascii="Times New Roman" w:hAnsi="Times New Roman" w:cs="Times New Roman"/>
          <w:sz w:val="24"/>
          <w:szCs w:val="24"/>
        </w:rPr>
        <w:t>]</w:t>
      </w:r>
      <w:r w:rsidRPr="00552810">
        <w:rPr>
          <w:rFonts w:ascii="Times New Roman" w:hAnsi="Times New Roman" w:cs="Times New Roman"/>
          <w:sz w:val="24"/>
          <w:szCs w:val="24"/>
        </w:rPr>
        <w:t>) than when asked to make perceptual comparisons (</w:t>
      </w:r>
      <w:r w:rsidRPr="00A54CAF">
        <w:rPr>
          <w:rFonts w:ascii="Times New Roman" w:hAnsi="Times New Roman" w:cs="Times New Roman"/>
          <w:i/>
          <w:sz w:val="24"/>
          <w:szCs w:val="24"/>
        </w:rPr>
        <w:t>M</w:t>
      </w:r>
      <w:r w:rsidRPr="00552810">
        <w:rPr>
          <w:rFonts w:ascii="Times New Roman" w:hAnsi="Times New Roman" w:cs="Times New Roman"/>
          <w:sz w:val="24"/>
          <w:szCs w:val="24"/>
        </w:rPr>
        <w:t xml:space="preserve"> = 27.48</w:t>
      </w:r>
      <w:r>
        <w:rPr>
          <w:rFonts w:ascii="Times New Roman" w:hAnsi="Times New Roman" w:cs="Times New Roman"/>
          <w:sz w:val="24"/>
          <w:szCs w:val="24"/>
        </w:rPr>
        <w:t xml:space="preserve">, </w:t>
      </w:r>
      <w:r w:rsidRPr="0083522B">
        <w:rPr>
          <w:rFonts w:ascii="Times New Roman" w:hAnsi="Times New Roman" w:cs="Times New Roman"/>
          <w:sz w:val="24"/>
          <w:szCs w:val="24"/>
        </w:rPr>
        <w:t>Bootstrapped 95% CI[</w:t>
      </w:r>
      <w:r>
        <w:rPr>
          <w:rFonts w:ascii="Times New Roman" w:hAnsi="Times New Roman" w:cs="Times New Roman"/>
          <w:sz w:val="24"/>
          <w:szCs w:val="24"/>
        </w:rPr>
        <w:t>22.66</w:t>
      </w:r>
      <w:r w:rsidRPr="0083522B">
        <w:rPr>
          <w:rFonts w:ascii="Times New Roman" w:hAnsi="Times New Roman" w:cs="Times New Roman"/>
          <w:sz w:val="24"/>
          <w:szCs w:val="24"/>
        </w:rPr>
        <w:t xml:space="preserve">, </w:t>
      </w:r>
      <w:r>
        <w:rPr>
          <w:rFonts w:ascii="Times New Roman" w:hAnsi="Times New Roman" w:cs="Times New Roman"/>
          <w:sz w:val="24"/>
          <w:szCs w:val="24"/>
        </w:rPr>
        <w:t>32.29</w:t>
      </w:r>
      <w:r w:rsidRPr="0083522B">
        <w:rPr>
          <w:rFonts w:ascii="Times New Roman" w:hAnsi="Times New Roman" w:cs="Times New Roman"/>
          <w:sz w:val="24"/>
          <w:szCs w:val="24"/>
        </w:rPr>
        <w:t>]</w:t>
      </w:r>
      <w:r w:rsidRPr="00552810">
        <w:rPr>
          <w:rFonts w:ascii="Times New Roman" w:hAnsi="Times New Roman" w:cs="Times New Roman"/>
          <w:sz w:val="24"/>
          <w:szCs w:val="24"/>
        </w:rPr>
        <w:t xml:space="preserve">), </w:t>
      </w:r>
      <w:r w:rsidRPr="00A54CAF">
        <w:rPr>
          <w:rFonts w:ascii="Times New Roman" w:hAnsi="Times New Roman" w:cs="Times New Roman"/>
          <w:i/>
          <w:sz w:val="24"/>
          <w:szCs w:val="24"/>
        </w:rPr>
        <w:t>p</w:t>
      </w:r>
      <w:r w:rsidRPr="00552810">
        <w:rPr>
          <w:rFonts w:ascii="Times New Roman" w:hAnsi="Times New Roman" w:cs="Times New Roman"/>
          <w:sz w:val="24"/>
          <w:szCs w:val="24"/>
        </w:rPr>
        <w:t xml:space="preserve"> &lt; .001. </w:t>
      </w:r>
    </w:p>
    <w:p w14:paraId="01ED429A"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Although</w:t>
      </w:r>
      <w:r w:rsidRPr="00552810">
        <w:rPr>
          <w:rFonts w:ascii="Times New Roman" w:hAnsi="Times New Roman" w:cs="Times New Roman"/>
          <w:sz w:val="24"/>
          <w:szCs w:val="24"/>
        </w:rPr>
        <w:t xml:space="preserve"> it is unclear why </w:t>
      </w:r>
      <w:r>
        <w:rPr>
          <w:rFonts w:ascii="Times New Roman" w:hAnsi="Times New Roman" w:cs="Times New Roman"/>
          <w:sz w:val="24"/>
          <w:szCs w:val="24"/>
        </w:rPr>
        <w:t>this might have been the case</w:t>
      </w:r>
      <w:r w:rsidRPr="00552810">
        <w:rPr>
          <w:rFonts w:ascii="Times New Roman" w:hAnsi="Times New Roman" w:cs="Times New Roman"/>
          <w:sz w:val="24"/>
          <w:szCs w:val="24"/>
        </w:rPr>
        <w:t xml:space="preserve">, this finding is nonetheless consistent with the fact that in general subjects provided higher inconsistency ratings when asked to make causal comparisons than when asked to make perceptual comparisons. This was evidenced by the marginally significant main effect for question type. One reason adults may have provided higher inconsistency ratings when asked to make causal comparisons than when asked to make perceptual comparisons is that the causal question may have been easier to interpret than the perceptual question. </w:t>
      </w:r>
      <w:r>
        <w:rPr>
          <w:rFonts w:ascii="Times New Roman" w:hAnsi="Times New Roman" w:cs="Times New Roman"/>
          <w:sz w:val="24"/>
          <w:szCs w:val="24"/>
        </w:rPr>
        <w:t>This, in turn, could have caused</w:t>
      </w:r>
      <w:r w:rsidRPr="00552810">
        <w:rPr>
          <w:rFonts w:ascii="Times New Roman" w:hAnsi="Times New Roman" w:cs="Times New Roman"/>
          <w:sz w:val="24"/>
          <w:szCs w:val="24"/>
        </w:rPr>
        <w:t xml:space="preserve"> subjects </w:t>
      </w:r>
      <w:r>
        <w:rPr>
          <w:rFonts w:ascii="Times New Roman" w:hAnsi="Times New Roman" w:cs="Times New Roman"/>
          <w:sz w:val="24"/>
          <w:szCs w:val="24"/>
        </w:rPr>
        <w:t>to feel more confident</w:t>
      </w:r>
      <w:r w:rsidRPr="00552810">
        <w:rPr>
          <w:rFonts w:ascii="Times New Roman" w:hAnsi="Times New Roman" w:cs="Times New Roman"/>
          <w:sz w:val="24"/>
          <w:szCs w:val="24"/>
        </w:rPr>
        <w:t xml:space="preserve"> in their assignment of inconsistency ratings to the four test events</w:t>
      </w:r>
      <w:r>
        <w:rPr>
          <w:rFonts w:ascii="Times New Roman" w:hAnsi="Times New Roman" w:cs="Times New Roman"/>
          <w:sz w:val="24"/>
          <w:szCs w:val="24"/>
        </w:rPr>
        <w:t>—and thus may have contributed to higher inconsistency ratings—</w:t>
      </w:r>
      <w:r w:rsidRPr="00552810">
        <w:rPr>
          <w:rFonts w:ascii="Times New Roman" w:hAnsi="Times New Roman" w:cs="Times New Roman"/>
          <w:sz w:val="24"/>
          <w:szCs w:val="24"/>
        </w:rPr>
        <w:t xml:space="preserve">than when asked to make perceptual comparisons. </w:t>
      </w:r>
    </w:p>
    <w:p w14:paraId="0620B151"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Primary Analysis</w:t>
      </w:r>
    </w:p>
    <w:p w14:paraId="2F3F19B7" w14:textId="455DFB8F" w:rsidR="00E569D8" w:rsidRDefault="00E569D8" w:rsidP="00C7016D">
      <w:pPr>
        <w:spacing w:line="480" w:lineRule="auto"/>
        <w:ind w:firstLine="720"/>
        <w:contextualSpacing/>
        <w:rPr>
          <w:rFonts w:ascii="Times New Roman" w:hAnsi="Times New Roman" w:cs="Times New Roman"/>
          <w:sz w:val="24"/>
          <w:szCs w:val="24"/>
        </w:rPr>
      </w:pPr>
      <w:proofErr w:type="gramStart"/>
      <w:r>
        <w:rPr>
          <w:rFonts w:ascii="Times New Roman" w:hAnsi="Times New Roman" w:cs="Times New Roman"/>
          <w:b/>
          <w:sz w:val="24"/>
          <w:szCs w:val="24"/>
        </w:rPr>
        <w:lastRenderedPageBreak/>
        <w:t>Perceptual ratings.</w:t>
      </w:r>
      <w:proofErr w:type="gramEnd"/>
      <w:r>
        <w:rPr>
          <w:rFonts w:ascii="Times New Roman" w:hAnsi="Times New Roman" w:cs="Times New Roman"/>
          <w:b/>
          <w:sz w:val="24"/>
          <w:szCs w:val="24"/>
        </w:rPr>
        <w:t xml:space="preserve"> </w:t>
      </w:r>
      <w:r w:rsidR="00AA2B28" w:rsidRPr="0061068D">
        <w:rPr>
          <w:rFonts w:ascii="Times New Roman" w:hAnsi="Times New Roman" w:cs="Times New Roman"/>
          <w:sz w:val="24"/>
          <w:szCs w:val="24"/>
        </w:rPr>
        <w:t xml:space="preserve">Figure </w:t>
      </w:r>
      <w:r w:rsidR="00AA2B28">
        <w:rPr>
          <w:rFonts w:ascii="Times New Roman" w:hAnsi="Times New Roman" w:cs="Times New Roman"/>
          <w:sz w:val="24"/>
          <w:szCs w:val="24"/>
        </w:rPr>
        <w:t>7</w:t>
      </w:r>
      <w:r w:rsidR="00AA2B28" w:rsidRPr="0061068D">
        <w:rPr>
          <w:rFonts w:ascii="Times New Roman" w:hAnsi="Times New Roman" w:cs="Times New Roman"/>
          <w:sz w:val="24"/>
          <w:szCs w:val="24"/>
        </w:rPr>
        <w:t xml:space="preserve"> shows the mean causal and perceptual ratings for each of the four test events. </w:t>
      </w:r>
      <w:r w:rsidRPr="00AF2F21">
        <w:rPr>
          <w:rFonts w:ascii="Times New Roman" w:hAnsi="Times New Roman" w:cs="Times New Roman"/>
          <w:sz w:val="24"/>
          <w:szCs w:val="24"/>
        </w:rPr>
        <w:t xml:space="preserve">The aim of the first primary analysis was to examine whether adults' perceptual ratings of the four test events differed in their perceptual relationship </w:t>
      </w:r>
      <w:r>
        <w:rPr>
          <w:rFonts w:ascii="Times New Roman" w:hAnsi="Times New Roman" w:cs="Times New Roman"/>
          <w:sz w:val="24"/>
          <w:szCs w:val="24"/>
        </w:rPr>
        <w:t>to the training sequence.</w:t>
      </w:r>
      <w:r w:rsidRPr="00AF2F21">
        <w:rPr>
          <w:rFonts w:ascii="Times New Roman" w:hAnsi="Times New Roman" w:cs="Times New Roman"/>
          <w:sz w:val="24"/>
          <w:szCs w:val="24"/>
        </w:rPr>
        <w:t xml:space="preserve"> A linear mixed-effects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.72,</w:t>
      </w:r>
      <w:r w:rsidRPr="00AF2F21">
        <w:rPr>
          <w:rFonts w:ascii="Times New Roman" w:hAnsi="Times New Roman" w:cs="Times New Roman"/>
          <w:sz w:val="24"/>
          <w:szCs w:val="24"/>
        </w:rPr>
        <w:t xml:space="preserve"> </w:t>
      </w:r>
      <w:proofErr w:type="gramStart"/>
      <w:r w:rsidRPr="009E6975">
        <w:rPr>
          <w:rFonts w:ascii="Times New Roman" w:hAnsi="Times New Roman" w:cs="Times New Roman"/>
          <w:i/>
          <w:sz w:val="24"/>
          <w:szCs w:val="24"/>
        </w:rPr>
        <w:t>F</w:t>
      </w:r>
      <w:r w:rsidRPr="00AF2F21">
        <w:rPr>
          <w:rFonts w:ascii="Times New Roman" w:hAnsi="Times New Roman" w:cs="Times New Roman"/>
          <w:sz w:val="24"/>
          <w:szCs w:val="24"/>
        </w:rPr>
        <w:t>(</w:t>
      </w:r>
      <w:proofErr w:type="gramEnd"/>
      <w:r w:rsidRPr="00AF2F21">
        <w:rPr>
          <w:rFonts w:ascii="Times New Roman" w:hAnsi="Times New Roman" w:cs="Times New Roman"/>
          <w:sz w:val="24"/>
          <w:szCs w:val="24"/>
        </w:rPr>
        <w:t xml:space="preserve">3, 189) = 55.51, </w:t>
      </w:r>
      <w:r w:rsidRPr="009E6975">
        <w:rPr>
          <w:rFonts w:ascii="Times New Roman" w:hAnsi="Times New Roman" w:cs="Times New Roman"/>
          <w:i/>
          <w:sz w:val="24"/>
          <w:szCs w:val="24"/>
        </w:rPr>
        <w:t>p</w:t>
      </w:r>
      <w:r w:rsidRPr="00AF2F21">
        <w:rPr>
          <w:rFonts w:ascii="Times New Roman" w:hAnsi="Times New Roman" w:cs="Times New Roman"/>
          <w:sz w:val="24"/>
          <w:szCs w:val="24"/>
        </w:rPr>
        <w:t xml:space="preserve"> &lt; .0001.</w:t>
      </w:r>
      <w:r w:rsidRPr="00AF2F21">
        <w:rPr>
          <w:rFonts w:ascii="Times New Roman" w:hAnsi="Times New Roman" w:cs="Times New Roman"/>
          <w:b/>
          <w:sz w:val="24"/>
          <w:szCs w:val="24"/>
        </w:rPr>
        <w:t xml:space="preserve"> </w:t>
      </w:r>
      <w:r w:rsidRPr="009E6975">
        <w:rPr>
          <w:rFonts w:ascii="Times New Roman" w:hAnsi="Times New Roman" w:cs="Times New Roman"/>
          <w:sz w:val="24"/>
          <w:szCs w:val="24"/>
        </w:rPr>
        <w:t>Follow-up planned comparisons</w:t>
      </w:r>
      <w:r>
        <w:rPr>
          <w:rFonts w:ascii="Times New Roman" w:hAnsi="Times New Roman" w:cs="Times New Roman"/>
          <w:sz w:val="24"/>
          <w:szCs w:val="24"/>
        </w:rPr>
        <w:t xml:space="preserve"> using permutation tests</w:t>
      </w:r>
      <w:r w:rsidRPr="009E6975">
        <w:rPr>
          <w:rFonts w:ascii="Times New Roman" w:hAnsi="Times New Roman" w:cs="Times New Roman"/>
          <w:sz w:val="24"/>
          <w:szCs w:val="24"/>
        </w:rPr>
        <w:t xml:space="preserve"> indicated that subjects provided higher inconsistency ratings to the </w:t>
      </w:r>
      <w:proofErr w:type="spellStart"/>
      <w:r w:rsidRPr="009E6975">
        <w:rPr>
          <w:rFonts w:ascii="Times New Roman" w:hAnsi="Times New Roman" w:cs="Times New Roman"/>
          <w:sz w:val="24"/>
          <w:szCs w:val="24"/>
        </w:rPr>
        <w:t>GB</w:t>
      </w:r>
      <w:r>
        <w:rPr>
          <w:rFonts w:ascii="Times New Roman" w:hAnsi="Times New Roman" w:cs="Times New Roman"/>
          <w:sz w:val="24"/>
          <w:szCs w:val="24"/>
          <w:vertAlign w:val="subscript"/>
        </w:rPr>
        <w:t>gap</w:t>
      </w:r>
      <w:r w:rsidRPr="009E6975">
        <w:rPr>
          <w:rFonts w:ascii="Times New Roman" w:hAnsi="Times New Roman" w:cs="Times New Roman"/>
          <w:sz w:val="24"/>
          <w:szCs w:val="24"/>
        </w:rPr>
        <w:t>GR</w:t>
      </w:r>
      <w:proofErr w:type="spellEnd"/>
      <w:r w:rsidRPr="009E6975">
        <w:rPr>
          <w:rFonts w:ascii="Times New Roman" w:hAnsi="Times New Roman" w:cs="Times New Roman"/>
          <w:sz w:val="24"/>
          <w:szCs w:val="24"/>
        </w:rPr>
        <w:t xml:space="preserve"> (</w:t>
      </w:r>
      <w:r w:rsidRPr="009E6975">
        <w:rPr>
          <w:rFonts w:ascii="Times New Roman" w:hAnsi="Times New Roman" w:cs="Times New Roman"/>
          <w:i/>
          <w:sz w:val="24"/>
          <w:szCs w:val="24"/>
        </w:rPr>
        <w:t>M</w:t>
      </w:r>
      <w:r w:rsidRPr="009E6975">
        <w:rPr>
          <w:rFonts w:ascii="Times New Roman" w:hAnsi="Times New Roman" w:cs="Times New Roman"/>
          <w:sz w:val="24"/>
          <w:szCs w:val="24"/>
        </w:rPr>
        <w:t xml:space="preserve"> = 49.55, Bootstrapped 95% </w:t>
      </w:r>
      <w:proofErr w:type="gramStart"/>
      <w:r w:rsidRPr="009E6975">
        <w:rPr>
          <w:rFonts w:ascii="Times New Roman" w:hAnsi="Times New Roman" w:cs="Times New Roman"/>
          <w:sz w:val="24"/>
          <w:szCs w:val="24"/>
        </w:rPr>
        <w:t>CI[</w:t>
      </w:r>
      <w:proofErr w:type="gramEnd"/>
      <w:r w:rsidRPr="009E6975">
        <w:rPr>
          <w:rFonts w:ascii="Times New Roman" w:hAnsi="Times New Roman" w:cs="Times New Roman"/>
          <w:sz w:val="24"/>
          <w:szCs w:val="24"/>
        </w:rPr>
        <w:t xml:space="preserve">43.74, 55.35]) and </w:t>
      </w:r>
      <w:proofErr w:type="spellStart"/>
      <w:r w:rsidRPr="009E6975">
        <w:rPr>
          <w:rFonts w:ascii="Times New Roman" w:hAnsi="Times New Roman" w:cs="Times New Roman"/>
          <w:sz w:val="24"/>
          <w:szCs w:val="24"/>
        </w:rPr>
        <w:t>GB</w:t>
      </w:r>
      <w:r>
        <w:rPr>
          <w:rFonts w:ascii="Times New Roman" w:hAnsi="Times New Roman" w:cs="Times New Roman"/>
          <w:sz w:val="24"/>
          <w:szCs w:val="24"/>
          <w:vertAlign w:val="subscript"/>
        </w:rPr>
        <w:t>gap</w:t>
      </w:r>
      <w:r w:rsidRPr="009E6975">
        <w:rPr>
          <w:rFonts w:ascii="Times New Roman" w:hAnsi="Times New Roman" w:cs="Times New Roman"/>
          <w:sz w:val="24"/>
          <w:szCs w:val="24"/>
        </w:rPr>
        <w:t>RG</w:t>
      </w:r>
      <w:proofErr w:type="spellEnd"/>
      <w:r w:rsidRPr="009E6975">
        <w:rPr>
          <w:rFonts w:ascii="Times New Roman" w:hAnsi="Times New Roman" w:cs="Times New Roman"/>
          <w:sz w:val="24"/>
          <w:szCs w:val="24"/>
        </w:rPr>
        <w:t xml:space="preserve"> (</w:t>
      </w:r>
      <w:r w:rsidRPr="009E6975">
        <w:rPr>
          <w:rFonts w:ascii="Times New Roman" w:hAnsi="Times New Roman" w:cs="Times New Roman"/>
          <w:i/>
          <w:sz w:val="24"/>
          <w:szCs w:val="24"/>
        </w:rPr>
        <w:t>M</w:t>
      </w:r>
      <w:r w:rsidRPr="009E6975">
        <w:rPr>
          <w:rFonts w:ascii="Times New Roman" w:hAnsi="Times New Roman" w:cs="Times New Roman"/>
          <w:sz w:val="24"/>
          <w:szCs w:val="24"/>
        </w:rPr>
        <w:t xml:space="preserve"> = 47.63, Bootstrapped 95% CI[42.26, 52.99]) test events than to the GBGR test event (</w:t>
      </w:r>
      <w:r w:rsidRPr="009E6975">
        <w:rPr>
          <w:rFonts w:ascii="Times New Roman" w:hAnsi="Times New Roman" w:cs="Times New Roman"/>
          <w:i/>
          <w:sz w:val="24"/>
          <w:szCs w:val="24"/>
        </w:rPr>
        <w:t>M</w:t>
      </w:r>
      <w:r w:rsidRPr="009E6975">
        <w:rPr>
          <w:rFonts w:ascii="Times New Roman" w:hAnsi="Times New Roman" w:cs="Times New Roman"/>
          <w:sz w:val="24"/>
          <w:szCs w:val="24"/>
        </w:rPr>
        <w:t xml:space="preserve"> = 22.34, Bootstrapped 95% CI[16.34, 28.35]) or the GBRG test event (</w:t>
      </w:r>
      <w:r w:rsidRPr="00100B79">
        <w:rPr>
          <w:rFonts w:ascii="Times New Roman" w:hAnsi="Times New Roman" w:cs="Times New Roman"/>
          <w:i/>
          <w:sz w:val="24"/>
          <w:szCs w:val="24"/>
        </w:rPr>
        <w:t>M</w:t>
      </w:r>
      <w:r w:rsidRPr="009E6975">
        <w:rPr>
          <w:rFonts w:ascii="Times New Roman" w:hAnsi="Times New Roman" w:cs="Times New Roman"/>
          <w:sz w:val="24"/>
          <w:szCs w:val="24"/>
        </w:rPr>
        <w:t xml:space="preserve"> = 22.03, Bootstrapped 95% CI[16.33, 27.73]), all </w:t>
      </w:r>
      <w:r w:rsidRPr="00100B79">
        <w:rPr>
          <w:rFonts w:ascii="Times New Roman" w:hAnsi="Times New Roman" w:cs="Times New Roman"/>
          <w:i/>
          <w:sz w:val="24"/>
          <w:szCs w:val="24"/>
        </w:rPr>
        <w:t>p</w:t>
      </w:r>
      <w:r w:rsidRPr="009E6975">
        <w:rPr>
          <w:rFonts w:ascii="Times New Roman" w:hAnsi="Times New Roman" w:cs="Times New Roman"/>
          <w:sz w:val="24"/>
          <w:szCs w:val="24"/>
        </w:rPr>
        <w:t xml:space="preserve">'s &lt; .0001.  In contrast, subjects inconsistency ratings of the GBGR test event did not differ from their ratings of the GBRG test event, </w:t>
      </w:r>
      <w:r w:rsidRPr="00100B79">
        <w:rPr>
          <w:rFonts w:ascii="Times New Roman" w:hAnsi="Times New Roman" w:cs="Times New Roman"/>
          <w:i/>
          <w:sz w:val="24"/>
          <w:szCs w:val="24"/>
        </w:rPr>
        <w:t>p</w:t>
      </w:r>
      <w:r w:rsidRPr="009E6975">
        <w:rPr>
          <w:rFonts w:ascii="Times New Roman" w:hAnsi="Times New Roman" w:cs="Times New Roman"/>
          <w:sz w:val="24"/>
          <w:szCs w:val="24"/>
        </w:rPr>
        <w:t xml:space="preserve"> = 1. Likewise, subjects' inconsistency ratings of the </w:t>
      </w:r>
      <w:proofErr w:type="spellStart"/>
      <w:r w:rsidRPr="009E6975">
        <w:rPr>
          <w:rFonts w:ascii="Times New Roman" w:hAnsi="Times New Roman" w:cs="Times New Roman"/>
          <w:sz w:val="24"/>
          <w:szCs w:val="24"/>
        </w:rPr>
        <w:t>GB</w:t>
      </w:r>
      <w:r w:rsidRPr="00100B79">
        <w:rPr>
          <w:rFonts w:ascii="Times New Roman" w:hAnsi="Times New Roman" w:cs="Times New Roman"/>
          <w:sz w:val="24"/>
          <w:szCs w:val="24"/>
          <w:vertAlign w:val="subscript"/>
        </w:rPr>
        <w:t>gap</w:t>
      </w:r>
      <w:r w:rsidRPr="009E6975">
        <w:rPr>
          <w:rFonts w:ascii="Times New Roman" w:hAnsi="Times New Roman" w:cs="Times New Roman"/>
          <w:sz w:val="24"/>
          <w:szCs w:val="24"/>
        </w:rPr>
        <w:t>GR</w:t>
      </w:r>
      <w:proofErr w:type="spellEnd"/>
      <w:r w:rsidRPr="009E6975">
        <w:rPr>
          <w:rFonts w:ascii="Times New Roman" w:hAnsi="Times New Roman" w:cs="Times New Roman"/>
          <w:sz w:val="24"/>
          <w:szCs w:val="24"/>
        </w:rPr>
        <w:t xml:space="preserve"> test event did not differ from their ratings of the </w:t>
      </w:r>
      <w:proofErr w:type="spellStart"/>
      <w:r w:rsidRPr="009E6975">
        <w:rPr>
          <w:rFonts w:ascii="Times New Roman" w:hAnsi="Times New Roman" w:cs="Times New Roman"/>
          <w:sz w:val="24"/>
          <w:szCs w:val="24"/>
        </w:rPr>
        <w:t>GB</w:t>
      </w:r>
      <w:r w:rsidRPr="00100B79">
        <w:rPr>
          <w:rFonts w:ascii="Times New Roman" w:hAnsi="Times New Roman" w:cs="Times New Roman"/>
          <w:sz w:val="24"/>
          <w:szCs w:val="24"/>
          <w:vertAlign w:val="subscript"/>
        </w:rPr>
        <w:t>gap</w:t>
      </w:r>
      <w:r w:rsidRPr="009E6975">
        <w:rPr>
          <w:rFonts w:ascii="Times New Roman" w:hAnsi="Times New Roman" w:cs="Times New Roman"/>
          <w:sz w:val="24"/>
          <w:szCs w:val="24"/>
        </w:rPr>
        <w:t>RG</w:t>
      </w:r>
      <w:proofErr w:type="spellEnd"/>
      <w:r w:rsidRPr="009E6975">
        <w:rPr>
          <w:rFonts w:ascii="Times New Roman" w:hAnsi="Times New Roman" w:cs="Times New Roman"/>
          <w:sz w:val="24"/>
          <w:szCs w:val="24"/>
        </w:rPr>
        <w:t xml:space="preserve"> test event, </w:t>
      </w:r>
      <w:r w:rsidRPr="00100B79">
        <w:rPr>
          <w:rFonts w:ascii="Times New Roman" w:hAnsi="Times New Roman" w:cs="Times New Roman"/>
          <w:i/>
          <w:sz w:val="24"/>
          <w:szCs w:val="24"/>
        </w:rPr>
        <w:t>p</w:t>
      </w:r>
      <w:r w:rsidRPr="009E6975">
        <w:rPr>
          <w:rFonts w:ascii="Times New Roman" w:hAnsi="Times New Roman" w:cs="Times New Roman"/>
          <w:sz w:val="24"/>
          <w:szCs w:val="24"/>
        </w:rPr>
        <w:t xml:space="preserve"> = 1.</w:t>
      </w:r>
    </w:p>
    <w:p w14:paraId="22CA4F2D" w14:textId="639E5DD4" w:rsidR="00E569D8" w:rsidRDefault="00E569D8" w:rsidP="00C7016D">
      <w:pPr>
        <w:spacing w:line="480" w:lineRule="auto"/>
        <w:ind w:firstLine="720"/>
        <w:contextualSpacing/>
        <w:rPr>
          <w:rFonts w:ascii="Times New Roman" w:hAnsi="Times New Roman" w:cs="Times New Roman"/>
          <w:sz w:val="24"/>
          <w:szCs w:val="24"/>
        </w:rPr>
      </w:pPr>
      <w:proofErr w:type="gramStart"/>
      <w:r w:rsidRPr="00664621">
        <w:rPr>
          <w:rFonts w:ascii="Times New Roman" w:hAnsi="Times New Roman" w:cs="Times New Roman"/>
          <w:b/>
          <w:sz w:val="24"/>
          <w:szCs w:val="24"/>
        </w:rPr>
        <w:t>Causal ratings.</w:t>
      </w:r>
      <w:proofErr w:type="gramEnd"/>
      <w:r w:rsidRPr="00664621">
        <w:rPr>
          <w:rFonts w:ascii="Times New Roman" w:hAnsi="Times New Roman" w:cs="Times New Roman"/>
          <w:sz w:val="24"/>
          <w:szCs w:val="24"/>
        </w:rPr>
        <w:t xml:space="preserve"> The aim of the second analysis was to examine whether subjects' causal ratings of the four test events differed. A second mixed-effects linear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.65,</w:t>
      </w:r>
      <w:r w:rsidRPr="006A6AEA">
        <w:rPr>
          <w:rFonts w:ascii="Times New Roman" w:hAnsi="Times New Roman" w:cs="Times New Roman"/>
          <w:i/>
          <w:sz w:val="24"/>
          <w:szCs w:val="24"/>
        </w:rPr>
        <w:t xml:space="preserve"> </w:t>
      </w:r>
      <w:proofErr w:type="gramStart"/>
      <w:r w:rsidRPr="006A6AEA">
        <w:rPr>
          <w:rFonts w:ascii="Times New Roman" w:hAnsi="Times New Roman" w:cs="Times New Roman"/>
          <w:i/>
          <w:sz w:val="24"/>
          <w:szCs w:val="24"/>
        </w:rPr>
        <w:t>F</w:t>
      </w:r>
      <w:r w:rsidRPr="00664621">
        <w:rPr>
          <w:rFonts w:ascii="Times New Roman" w:hAnsi="Times New Roman" w:cs="Times New Roman"/>
          <w:sz w:val="24"/>
          <w:szCs w:val="24"/>
        </w:rPr>
        <w:t>(</w:t>
      </w:r>
      <w:proofErr w:type="gramEnd"/>
      <w:r w:rsidRPr="00664621">
        <w:rPr>
          <w:rFonts w:ascii="Times New Roman" w:hAnsi="Times New Roman" w:cs="Times New Roman"/>
          <w:sz w:val="24"/>
          <w:szCs w:val="24"/>
        </w:rPr>
        <w:t xml:space="preserve">3, 189) = 59.33, </w:t>
      </w:r>
      <w:r w:rsidRPr="006A6AEA">
        <w:rPr>
          <w:rFonts w:ascii="Times New Roman" w:hAnsi="Times New Roman" w:cs="Times New Roman"/>
          <w:i/>
          <w:sz w:val="24"/>
          <w:szCs w:val="24"/>
        </w:rPr>
        <w:t>p</w:t>
      </w:r>
      <w:r w:rsidRPr="00664621">
        <w:rPr>
          <w:rFonts w:ascii="Times New Roman" w:hAnsi="Times New Roman" w:cs="Times New Roman"/>
          <w:sz w:val="24"/>
          <w:szCs w:val="24"/>
        </w:rPr>
        <w:t xml:space="preserve"> &lt; .0001. Follow-up planned comparisons </w:t>
      </w:r>
      <w:r>
        <w:rPr>
          <w:rFonts w:ascii="Times New Roman" w:hAnsi="Times New Roman" w:cs="Times New Roman"/>
          <w:sz w:val="24"/>
          <w:szCs w:val="24"/>
        </w:rPr>
        <w:t xml:space="preserve">using permutation testing </w:t>
      </w:r>
      <w:r w:rsidRPr="00664621">
        <w:rPr>
          <w:rFonts w:ascii="Times New Roman" w:hAnsi="Times New Roman" w:cs="Times New Roman"/>
          <w:sz w:val="24"/>
          <w:szCs w:val="24"/>
        </w:rPr>
        <w:t xml:space="preserve">for the causal question indicated that subjects provided higher inconsistency ratings to the </w:t>
      </w:r>
      <w:proofErr w:type="spellStart"/>
      <w:r w:rsidRPr="00664621">
        <w:rPr>
          <w:rFonts w:ascii="Times New Roman" w:hAnsi="Times New Roman" w:cs="Times New Roman"/>
          <w:sz w:val="24"/>
          <w:szCs w:val="24"/>
        </w:rPr>
        <w:t>GB</w:t>
      </w:r>
      <w:r w:rsidRPr="006A6AEA">
        <w:rPr>
          <w:rFonts w:ascii="Times New Roman" w:hAnsi="Times New Roman" w:cs="Times New Roman"/>
          <w:sz w:val="24"/>
          <w:szCs w:val="24"/>
          <w:vertAlign w:val="subscript"/>
        </w:rPr>
        <w:t>gap</w:t>
      </w:r>
      <w:r w:rsidRPr="00664621">
        <w:rPr>
          <w:rFonts w:ascii="Times New Roman" w:hAnsi="Times New Roman" w:cs="Times New Roman"/>
          <w:sz w:val="24"/>
          <w:szCs w:val="24"/>
        </w:rPr>
        <w:t>GR</w:t>
      </w:r>
      <w:proofErr w:type="spellEnd"/>
      <w:r w:rsidRPr="00664621">
        <w:rPr>
          <w:rFonts w:ascii="Times New Roman" w:hAnsi="Times New Roman" w:cs="Times New Roman"/>
          <w:sz w:val="24"/>
          <w:szCs w:val="24"/>
        </w:rPr>
        <w:t xml:space="preserve">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 49.03, Bootstrapped 95% CI[43.31, 54.75]) and </w:t>
      </w:r>
      <w:proofErr w:type="spellStart"/>
      <w:r w:rsidRPr="00664621">
        <w:rPr>
          <w:rFonts w:ascii="Times New Roman" w:hAnsi="Times New Roman" w:cs="Times New Roman"/>
          <w:sz w:val="24"/>
          <w:szCs w:val="24"/>
        </w:rPr>
        <w:t>GB</w:t>
      </w:r>
      <w:r w:rsidRPr="006A6AEA">
        <w:rPr>
          <w:rFonts w:ascii="Times New Roman" w:hAnsi="Times New Roman" w:cs="Times New Roman"/>
          <w:sz w:val="24"/>
          <w:szCs w:val="24"/>
          <w:vertAlign w:val="subscript"/>
        </w:rPr>
        <w:t>gap</w:t>
      </w:r>
      <w:r w:rsidRPr="00664621">
        <w:rPr>
          <w:rFonts w:ascii="Times New Roman" w:hAnsi="Times New Roman" w:cs="Times New Roman"/>
          <w:sz w:val="24"/>
          <w:szCs w:val="24"/>
        </w:rPr>
        <w:t>RG</w:t>
      </w:r>
      <w:proofErr w:type="spellEnd"/>
      <w:r w:rsidRPr="00664621">
        <w:rPr>
          <w:rFonts w:ascii="Times New Roman" w:hAnsi="Times New Roman" w:cs="Times New Roman"/>
          <w:sz w:val="24"/>
          <w:szCs w:val="24"/>
        </w:rPr>
        <w:t xml:space="preserve">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=42.84, Bootstrapped 95% CI[36.81, 48.87]) test events than to the GBGR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 17.38, Bootstrapped 95% CI[11.92, 22.83]) or GBRG test events (</w:t>
      </w:r>
      <w:r w:rsidRPr="006A6AEA">
        <w:rPr>
          <w:rFonts w:ascii="Times New Roman" w:hAnsi="Times New Roman" w:cs="Times New Roman"/>
          <w:i/>
          <w:sz w:val="24"/>
          <w:szCs w:val="24"/>
        </w:rPr>
        <w:t>M</w:t>
      </w:r>
      <w:r w:rsidRPr="00664621">
        <w:rPr>
          <w:rFonts w:ascii="Times New Roman" w:hAnsi="Times New Roman" w:cs="Times New Roman"/>
          <w:sz w:val="24"/>
          <w:szCs w:val="24"/>
        </w:rPr>
        <w:t xml:space="preserve"> = 15.34, Bootstrapped 95% CI[ 10.73, 19.96]), all </w:t>
      </w:r>
      <w:r w:rsidRPr="006A6AEA">
        <w:rPr>
          <w:rFonts w:ascii="Times New Roman" w:hAnsi="Times New Roman" w:cs="Times New Roman"/>
          <w:i/>
          <w:sz w:val="24"/>
          <w:szCs w:val="24"/>
        </w:rPr>
        <w:t>p</w:t>
      </w:r>
      <w:r w:rsidRPr="00664621">
        <w:rPr>
          <w:rFonts w:ascii="Times New Roman" w:hAnsi="Times New Roman" w:cs="Times New Roman"/>
          <w:sz w:val="24"/>
          <w:szCs w:val="24"/>
        </w:rPr>
        <w:t xml:space="preserve">'s &lt; .0001. In contrast, subjects' inconsistency ratings of the GBGR test event did not differ reliably from their ratings of the GBRG, </w:t>
      </w:r>
      <w:r w:rsidRPr="006A6AEA">
        <w:rPr>
          <w:rFonts w:ascii="Times New Roman" w:hAnsi="Times New Roman" w:cs="Times New Roman"/>
          <w:i/>
          <w:sz w:val="24"/>
          <w:szCs w:val="24"/>
        </w:rPr>
        <w:t>p</w:t>
      </w:r>
      <w:r w:rsidRPr="00664621">
        <w:rPr>
          <w:rFonts w:ascii="Times New Roman" w:hAnsi="Times New Roman" w:cs="Times New Roman"/>
          <w:sz w:val="24"/>
          <w:szCs w:val="24"/>
        </w:rPr>
        <w:t xml:space="preserve"> =.32. Finally, subjects' ratings </w:t>
      </w:r>
      <w:r w:rsidRPr="00664621">
        <w:rPr>
          <w:rFonts w:ascii="Times New Roman" w:hAnsi="Times New Roman" w:cs="Times New Roman"/>
          <w:sz w:val="24"/>
          <w:szCs w:val="24"/>
        </w:rPr>
        <w:lastRenderedPageBreak/>
        <w:t xml:space="preserve">of the </w:t>
      </w:r>
      <w:proofErr w:type="spellStart"/>
      <w:r w:rsidRPr="00664621">
        <w:rPr>
          <w:rFonts w:ascii="Times New Roman" w:hAnsi="Times New Roman" w:cs="Times New Roman"/>
          <w:sz w:val="24"/>
          <w:szCs w:val="24"/>
        </w:rPr>
        <w:t>GB</w:t>
      </w:r>
      <w:r w:rsidRPr="006A6AEA">
        <w:rPr>
          <w:rFonts w:ascii="Times New Roman" w:hAnsi="Times New Roman" w:cs="Times New Roman"/>
          <w:sz w:val="24"/>
          <w:szCs w:val="24"/>
          <w:vertAlign w:val="subscript"/>
        </w:rPr>
        <w:t>gap</w:t>
      </w:r>
      <w:r w:rsidRPr="00664621">
        <w:rPr>
          <w:rFonts w:ascii="Times New Roman" w:hAnsi="Times New Roman" w:cs="Times New Roman"/>
          <w:sz w:val="24"/>
          <w:szCs w:val="24"/>
        </w:rPr>
        <w:t>GR</w:t>
      </w:r>
      <w:proofErr w:type="spellEnd"/>
      <w:r w:rsidRPr="00664621">
        <w:rPr>
          <w:rFonts w:ascii="Times New Roman" w:hAnsi="Times New Roman" w:cs="Times New Roman"/>
          <w:sz w:val="24"/>
          <w:szCs w:val="24"/>
        </w:rPr>
        <w:t xml:space="preserve"> test event did not differ reliably from their ratings of t</w:t>
      </w:r>
      <w:r>
        <w:rPr>
          <w:rFonts w:ascii="Times New Roman" w:hAnsi="Times New Roman" w:cs="Times New Roman"/>
          <w:sz w:val="24"/>
          <w:szCs w:val="24"/>
        </w:rPr>
        <w:t xml:space="preserve">he </w:t>
      </w:r>
      <w:proofErr w:type="spellStart"/>
      <w:r>
        <w:rPr>
          <w:rFonts w:ascii="Times New Roman" w:hAnsi="Times New Roman" w:cs="Times New Roman"/>
          <w:sz w:val="24"/>
          <w:szCs w:val="24"/>
        </w:rPr>
        <w:t>GB</w:t>
      </w:r>
      <w:r w:rsidRPr="006A6AEA">
        <w:rPr>
          <w:rFonts w:ascii="Times New Roman" w:hAnsi="Times New Roman" w:cs="Times New Roman"/>
          <w:sz w:val="24"/>
          <w:szCs w:val="24"/>
          <w:vertAlign w:val="subscript"/>
        </w:rPr>
        <w:t>gap</w:t>
      </w:r>
      <w:r>
        <w:rPr>
          <w:rFonts w:ascii="Times New Roman" w:hAnsi="Times New Roman" w:cs="Times New Roman"/>
          <w:sz w:val="24"/>
          <w:szCs w:val="24"/>
        </w:rPr>
        <w:t>RG</w:t>
      </w:r>
      <w:proofErr w:type="spellEnd"/>
      <w:r>
        <w:rPr>
          <w:rFonts w:ascii="Times New Roman" w:hAnsi="Times New Roman" w:cs="Times New Roman"/>
          <w:sz w:val="24"/>
          <w:szCs w:val="24"/>
        </w:rPr>
        <w:t xml:space="preserve"> test event, </w:t>
      </w:r>
      <w:r w:rsidRPr="006A6AEA">
        <w:rPr>
          <w:rFonts w:ascii="Times New Roman" w:hAnsi="Times New Roman" w:cs="Times New Roman"/>
          <w:i/>
          <w:sz w:val="24"/>
          <w:szCs w:val="24"/>
        </w:rPr>
        <w:t>p</w:t>
      </w:r>
      <w:r>
        <w:rPr>
          <w:rFonts w:ascii="Times New Roman" w:hAnsi="Times New Roman" w:cs="Times New Roman"/>
          <w:sz w:val="24"/>
          <w:szCs w:val="24"/>
        </w:rPr>
        <w:t xml:space="preserve"> = .09. These results suggest that adults were not sensitive to the Markov condition and did not form Markov-equivalence classes.</w:t>
      </w:r>
    </w:p>
    <w:p w14:paraId="79E82824" w14:textId="77777777" w:rsidR="004F677D" w:rsidRDefault="004F677D" w:rsidP="00C7016D">
      <w:pPr>
        <w:keepNext/>
        <w:spacing w:line="480" w:lineRule="auto"/>
        <w:contextualSpacing/>
        <w:jc w:val="center"/>
      </w:pPr>
      <w:r>
        <w:rPr>
          <w:noProof/>
        </w:rPr>
        <w:drawing>
          <wp:inline distT="0" distB="0" distL="0" distR="0" wp14:anchorId="40417D1E" wp14:editId="5E9B3F75">
            <wp:extent cx="5943600" cy="3971696"/>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2_new_omnibus_fig.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1696"/>
                    </a:xfrm>
                    <a:prstGeom prst="rect">
                      <a:avLst/>
                    </a:prstGeom>
                  </pic:spPr>
                </pic:pic>
              </a:graphicData>
            </a:graphic>
          </wp:inline>
        </w:drawing>
      </w:r>
    </w:p>
    <w:p w14:paraId="59A62764" w14:textId="348978C5" w:rsidR="004F677D" w:rsidRPr="004F677D" w:rsidRDefault="004F677D" w:rsidP="00C7016D">
      <w:pPr>
        <w:pStyle w:val="Caption"/>
        <w:rPr>
          <w:rFonts w:ascii="Times New Roman" w:hAnsi="Times New Roman" w:cs="Times New Roman"/>
          <w:b w:val="0"/>
          <w:color w:val="auto"/>
          <w:sz w:val="24"/>
          <w:szCs w:val="24"/>
        </w:rPr>
      </w:pPr>
      <w:proofErr w:type="gramStart"/>
      <w:r w:rsidRPr="004F677D">
        <w:rPr>
          <w:rFonts w:ascii="Times New Roman" w:hAnsi="Times New Roman" w:cs="Times New Roman"/>
          <w:b w:val="0"/>
          <w:color w:val="auto"/>
          <w:sz w:val="24"/>
          <w:szCs w:val="24"/>
        </w:rPr>
        <w:t>Fig. 7.</w:t>
      </w:r>
      <w:proofErr w:type="gramEnd"/>
      <w:r w:rsidRPr="004F677D">
        <w:rPr>
          <w:rFonts w:ascii="Times New Roman" w:hAnsi="Times New Roman" w:cs="Times New Roman"/>
          <w:b w:val="0"/>
          <w:color w:val="auto"/>
          <w:sz w:val="24"/>
          <w:szCs w:val="24"/>
        </w:rPr>
        <w:t xml:space="preserve"> </w:t>
      </w:r>
      <w:proofErr w:type="gramStart"/>
      <w:r w:rsidRPr="004F677D">
        <w:rPr>
          <w:rFonts w:ascii="Times New Roman" w:hAnsi="Times New Roman" w:cs="Times New Roman"/>
          <w:b w:val="0"/>
          <w:color w:val="auto"/>
          <w:sz w:val="24"/>
          <w:szCs w:val="24"/>
        </w:rPr>
        <w:t>Subjects’ perceptual and causal ratings of the four test events in Experiment 2.</w:t>
      </w:r>
      <w:proofErr w:type="gramEnd"/>
      <w:r w:rsidRPr="004F677D">
        <w:rPr>
          <w:rFonts w:ascii="Times New Roman" w:hAnsi="Times New Roman" w:cs="Times New Roman"/>
          <w:b w:val="0"/>
          <w:color w:val="auto"/>
          <w:sz w:val="24"/>
          <w:szCs w:val="24"/>
        </w:rPr>
        <w:t xml:space="preserve">  The black bars correspond to subjects’ perceptual ratings of the test events and the gray bars correspond to subjects’ causal ratings of the test events.</w:t>
      </w:r>
    </w:p>
    <w:p w14:paraId="18EAE74C" w14:textId="77777777" w:rsidR="004F677D" w:rsidRPr="004F677D" w:rsidRDefault="004F677D" w:rsidP="00C7016D"/>
    <w:p w14:paraId="7352902F"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Individual Differences</w:t>
      </w:r>
    </w:p>
    <w:p w14:paraId="41723E6E"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t>
      </w:r>
      <w:r w:rsidRPr="008D725C">
        <w:rPr>
          <w:rFonts w:ascii="Times New Roman" w:hAnsi="Times New Roman" w:cs="Times New Roman"/>
          <w:sz w:val="24"/>
          <w:szCs w:val="24"/>
        </w:rPr>
        <w:t xml:space="preserve">he aim of this section was to examine individual differences in </w:t>
      </w:r>
      <w:r>
        <w:rPr>
          <w:rFonts w:ascii="Times New Roman" w:hAnsi="Times New Roman" w:cs="Times New Roman"/>
          <w:sz w:val="24"/>
          <w:szCs w:val="24"/>
        </w:rPr>
        <w:t>inconsistency ratings</w:t>
      </w:r>
      <w:r w:rsidRPr="008D725C">
        <w:rPr>
          <w:rFonts w:ascii="Times New Roman" w:hAnsi="Times New Roman" w:cs="Times New Roman"/>
          <w:sz w:val="24"/>
          <w:szCs w:val="24"/>
        </w:rPr>
        <w:t xml:space="preserve"> of the test events to determine what proportion of </w:t>
      </w:r>
      <w:r>
        <w:rPr>
          <w:rFonts w:ascii="Times New Roman" w:hAnsi="Times New Roman" w:cs="Times New Roman"/>
          <w:sz w:val="24"/>
          <w:szCs w:val="24"/>
        </w:rPr>
        <w:t>subjects</w:t>
      </w:r>
      <w:r w:rsidRPr="008D725C">
        <w:rPr>
          <w:rFonts w:ascii="Times New Roman" w:hAnsi="Times New Roman" w:cs="Times New Roman"/>
          <w:sz w:val="24"/>
          <w:szCs w:val="24"/>
        </w:rPr>
        <w:t xml:space="preserve"> </w:t>
      </w:r>
      <w:r>
        <w:rPr>
          <w:rFonts w:ascii="Times New Roman" w:hAnsi="Times New Roman" w:cs="Times New Roman"/>
          <w:sz w:val="24"/>
          <w:szCs w:val="24"/>
        </w:rPr>
        <w:t xml:space="preserve">could be classified as Markov processors, Perceptual processors, or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Subjects were classified in a similar way to Experiment 1 expect that Perceptual processors in this experiment also included subjects who showed sensitivity to the spatial gap. </w:t>
      </w:r>
      <w:r w:rsidRPr="00C0773E">
        <w:rPr>
          <w:rFonts w:ascii="Times New Roman" w:hAnsi="Times New Roman" w:cs="Times New Roman"/>
          <w:sz w:val="24"/>
          <w:szCs w:val="24"/>
        </w:rPr>
        <w:t xml:space="preserve">Figure </w:t>
      </w:r>
      <w:r>
        <w:rPr>
          <w:rFonts w:ascii="Times New Roman" w:hAnsi="Times New Roman" w:cs="Times New Roman"/>
          <w:sz w:val="24"/>
          <w:szCs w:val="24"/>
        </w:rPr>
        <w:t>8</w:t>
      </w:r>
      <w:r w:rsidRPr="00C0773E">
        <w:rPr>
          <w:rFonts w:ascii="Times New Roman" w:hAnsi="Times New Roman" w:cs="Times New Roman"/>
          <w:sz w:val="24"/>
          <w:szCs w:val="24"/>
        </w:rPr>
        <w:t xml:space="preserve"> shows the inconsistency ratings of the four test </w:t>
      </w:r>
      <w:r w:rsidRPr="00C0773E">
        <w:rPr>
          <w:rFonts w:ascii="Times New Roman" w:hAnsi="Times New Roman" w:cs="Times New Roman"/>
          <w:sz w:val="24"/>
          <w:szCs w:val="24"/>
        </w:rPr>
        <w:lastRenderedPageBreak/>
        <w:t>events for the perceptual question and the causal question for each of the 64 total subjects in the experiment.</w:t>
      </w:r>
    </w:p>
    <w:p w14:paraId="462541A3" w14:textId="77777777" w:rsidR="00A43835" w:rsidRDefault="00A43835" w:rsidP="00C7016D">
      <w:pPr>
        <w:spacing w:line="480" w:lineRule="auto"/>
        <w:ind w:firstLine="720"/>
        <w:contextualSpacing/>
        <w:rPr>
          <w:rFonts w:ascii="Times New Roman" w:hAnsi="Times New Roman"/>
          <w:szCs w:val="24"/>
        </w:rPr>
      </w:pPr>
    </w:p>
    <w:p w14:paraId="6E51E061" w14:textId="77777777" w:rsidR="00A43835" w:rsidRDefault="00A43835" w:rsidP="00C7016D">
      <w:pPr>
        <w:keepNext/>
        <w:spacing w:line="480" w:lineRule="auto"/>
        <w:contextualSpacing/>
        <w:jc w:val="center"/>
      </w:pPr>
      <w:r>
        <w:rPr>
          <w:noProof/>
        </w:rPr>
        <w:drawing>
          <wp:inline distT="0" distB="0" distL="0" distR="0" wp14:anchorId="480BF2FC" wp14:editId="578B5274">
            <wp:extent cx="6528604" cy="4285753"/>
            <wp:effectExtent l="0" t="0" r="5715" b="63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2_new_inddiv_fig.jpeg"/>
                    <pic:cNvPicPr/>
                  </pic:nvPicPr>
                  <pic:blipFill>
                    <a:blip r:embed="rId18">
                      <a:extLst>
                        <a:ext uri="{28A0092B-C50C-407E-A947-70E740481C1C}">
                          <a14:useLocalDpi xmlns:a14="http://schemas.microsoft.com/office/drawing/2010/main" val="0"/>
                        </a:ext>
                      </a:extLst>
                    </a:blip>
                    <a:stretch>
                      <a:fillRect/>
                    </a:stretch>
                  </pic:blipFill>
                  <pic:spPr>
                    <a:xfrm>
                      <a:off x="0" y="0"/>
                      <a:ext cx="6527874" cy="4285274"/>
                    </a:xfrm>
                    <a:prstGeom prst="rect">
                      <a:avLst/>
                    </a:prstGeom>
                  </pic:spPr>
                </pic:pic>
              </a:graphicData>
            </a:graphic>
          </wp:inline>
        </w:drawing>
      </w:r>
    </w:p>
    <w:p w14:paraId="1E53F25E" w14:textId="11A71425" w:rsidR="00A43835" w:rsidRDefault="00A43835" w:rsidP="00C7016D">
      <w:pPr>
        <w:pStyle w:val="Caption"/>
        <w:rPr>
          <w:rFonts w:ascii="Times New Roman" w:hAnsi="Times New Roman" w:cs="Times New Roman"/>
          <w:b w:val="0"/>
          <w:color w:val="auto"/>
          <w:sz w:val="24"/>
          <w:szCs w:val="24"/>
        </w:rPr>
      </w:pPr>
      <w:proofErr w:type="gramStart"/>
      <w:r w:rsidRPr="00A43835">
        <w:rPr>
          <w:rFonts w:ascii="Times New Roman" w:hAnsi="Times New Roman" w:cs="Times New Roman"/>
          <w:b w:val="0"/>
          <w:color w:val="auto"/>
          <w:sz w:val="24"/>
          <w:szCs w:val="24"/>
        </w:rPr>
        <w:t>Fig. 8.</w:t>
      </w:r>
      <w:proofErr w:type="gramEnd"/>
      <w:r w:rsidRPr="00A43835">
        <w:rPr>
          <w:rFonts w:ascii="Times New Roman" w:hAnsi="Times New Roman" w:cs="Times New Roman"/>
          <w:b w:val="0"/>
          <w:color w:val="auto"/>
          <w:sz w:val="24"/>
          <w:szCs w:val="24"/>
        </w:rPr>
        <w:t xml:space="preserve"> </w:t>
      </w:r>
      <w:proofErr w:type="gramStart"/>
      <w:r w:rsidRPr="00A43835">
        <w:rPr>
          <w:rFonts w:ascii="Times New Roman" w:hAnsi="Times New Roman" w:cs="Times New Roman"/>
          <w:b w:val="0"/>
          <w:color w:val="auto"/>
          <w:sz w:val="24"/>
          <w:szCs w:val="24"/>
        </w:rPr>
        <w:t>Each of the 64 subjects’ causal and perceptual ratings of the four test events in Experiment 2.</w:t>
      </w:r>
      <w:proofErr w:type="gramEnd"/>
    </w:p>
    <w:p w14:paraId="41779591" w14:textId="77777777" w:rsidR="00A43835" w:rsidRPr="00A43835" w:rsidRDefault="00A43835" w:rsidP="00C7016D"/>
    <w:p w14:paraId="547F2001"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w:t>
      </w:r>
      <w:r w:rsidRPr="00855A12">
        <w:rPr>
          <w:rFonts w:ascii="Times New Roman" w:hAnsi="Times New Roman" w:cs="Times New Roman"/>
          <w:sz w:val="24"/>
          <w:szCs w:val="24"/>
        </w:rPr>
        <w:t xml:space="preserve">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51; 79.69</w:t>
      </w:r>
      <w:r w:rsidRPr="00855A12">
        <w:rPr>
          <w:rFonts w:ascii="Times New Roman" w:hAnsi="Times New Roman" w:cs="Times New Roman"/>
          <w:sz w:val="24"/>
          <w:szCs w:val="24"/>
        </w:rPr>
        <w:t>%) than as "Markov" processors (</w:t>
      </w:r>
      <w:r>
        <w:rPr>
          <w:rFonts w:ascii="Times New Roman" w:hAnsi="Times New Roman" w:cs="Times New Roman"/>
          <w:sz w:val="24"/>
          <w:szCs w:val="24"/>
        </w:rPr>
        <w:t>N = 0; 0</w:t>
      </w:r>
      <w:r w:rsidRPr="00855A12">
        <w:rPr>
          <w:rFonts w:ascii="Times New Roman" w:hAnsi="Times New Roman" w:cs="Times New Roman"/>
          <w:sz w:val="24"/>
          <w:szCs w:val="24"/>
        </w:rPr>
        <w:t>%)</w:t>
      </w:r>
      <w:r>
        <w:rPr>
          <w:rFonts w:ascii="Times New Roman" w:hAnsi="Times New Roman" w:cs="Times New Roman"/>
          <w:sz w:val="24"/>
          <w:szCs w:val="24"/>
        </w:rPr>
        <w:t xml:space="preserve"> or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13; 20.31%)</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w:t>
      </w:r>
      <w:r w:rsidRPr="00855A12">
        <w:rPr>
          <w:rFonts w:ascii="Times New Roman" w:hAnsi="Times New Roman" w:cs="Times New Roman"/>
          <w:sz w:val="24"/>
          <w:szCs w:val="24"/>
        </w:rPr>
        <w:t xml:space="preserve"> &lt; .000</w:t>
      </w:r>
      <w:r>
        <w:rPr>
          <w:rFonts w:ascii="Times New Roman" w:hAnsi="Times New Roman" w:cs="Times New Roman"/>
          <w:sz w:val="24"/>
          <w:szCs w:val="24"/>
        </w:rPr>
        <w:t>0</w:t>
      </w:r>
      <w:r w:rsidRPr="00855A12">
        <w:rPr>
          <w:rFonts w:ascii="Times New Roman" w:hAnsi="Times New Roman" w:cs="Times New Roman"/>
          <w:sz w:val="24"/>
          <w:szCs w:val="24"/>
        </w:rPr>
        <w:t>1</w:t>
      </w:r>
      <w:r>
        <w:rPr>
          <w:rFonts w:ascii="Times New Roman" w:hAnsi="Times New Roman" w:cs="Times New Roman"/>
          <w:sz w:val="24"/>
          <w:szCs w:val="24"/>
        </w:rPr>
        <w:t xml:space="preserve">. Of the 51 subjects who were classified as Perceptual processors, 47 processed the events in terms of spatial contiguity information; that is, subjects </w:t>
      </w:r>
      <w:r w:rsidRPr="00291CF8">
        <w:rPr>
          <w:rFonts w:ascii="Times New Roman" w:hAnsi="Times New Roman" w:cs="Times New Roman"/>
          <w:sz w:val="24"/>
          <w:szCs w:val="24"/>
        </w:rPr>
        <w:t xml:space="preserve">were sensitive to the fact that </w:t>
      </w:r>
      <w:r w:rsidRPr="00291CF8">
        <w:rPr>
          <w:rFonts w:ascii="Times New Roman" w:hAnsi="Times New Roman" w:cs="Times New Roman"/>
          <w:sz w:val="24"/>
          <w:szCs w:val="24"/>
        </w:rPr>
        <w:lastRenderedPageBreak/>
        <w:t xml:space="preserve">the objects in the </w:t>
      </w:r>
      <w:r>
        <w:rPr>
          <w:rFonts w:ascii="Times New Roman" w:hAnsi="Times New Roman" w:cs="Times New Roman"/>
          <w:sz w:val="24"/>
          <w:szCs w:val="24"/>
        </w:rPr>
        <w:t>training sequence</w:t>
      </w:r>
      <w:r w:rsidRPr="00291CF8">
        <w:rPr>
          <w:rFonts w:ascii="Times New Roman" w:hAnsi="Times New Roman" w:cs="Times New Roman"/>
          <w:sz w:val="24"/>
          <w:szCs w:val="24"/>
        </w:rPr>
        <w:t xml:space="preserve"> only moved upon contact from other objects (</w:t>
      </w:r>
      <w:r w:rsidRPr="005E509A">
        <w:rPr>
          <w:rFonts w:ascii="Times New Roman" w:hAnsi="Times New Roman" w:cs="Times New Roman"/>
          <w:sz w:val="24"/>
          <w:szCs w:val="24"/>
        </w:rPr>
        <w:t>i.e.,</w:t>
      </w:r>
      <w:r w:rsidRPr="00291CF8">
        <w:rPr>
          <w:rFonts w:ascii="Times New Roman" w:hAnsi="Times New Roman" w:cs="Times New Roman"/>
          <w:sz w:val="24"/>
          <w:szCs w:val="24"/>
        </w:rPr>
        <w:t xml:space="preserve"> were spatially contiguous)</w:t>
      </w:r>
      <w:r>
        <w:rPr>
          <w:rFonts w:ascii="Times New Roman" w:hAnsi="Times New Roman" w:cs="Times New Roman"/>
          <w:sz w:val="24"/>
          <w:szCs w:val="24"/>
        </w:rPr>
        <w:t xml:space="preserve"> and deemed the test events that incorporated a spatial gap to be inconsistent with the training sequence. Moreover, </w:t>
      </w:r>
      <w:r w:rsidRPr="00855A12">
        <w:rPr>
          <w:rFonts w:ascii="Times New Roman" w:hAnsi="Times New Roman" w:cs="Times New Roman"/>
          <w:sz w:val="24"/>
          <w:szCs w:val="24"/>
        </w:rPr>
        <w:t xml:space="preserve">a larger proportion of subjects were classified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than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.001. </w:t>
      </w:r>
    </w:p>
    <w:p w14:paraId="2BFBA97F"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53; 82.81%)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 1.56</w:t>
      </w:r>
      <w:r w:rsidRPr="00855A12">
        <w:rPr>
          <w:rFonts w:ascii="Times New Roman" w:hAnsi="Times New Roman" w:cs="Times New Roman"/>
          <w:sz w:val="24"/>
          <w:szCs w:val="24"/>
        </w:rPr>
        <w:t>%)</w:t>
      </w:r>
      <w:r>
        <w:rPr>
          <w:rFonts w:ascii="Times New Roman" w:hAnsi="Times New Roman" w:cs="Times New Roman"/>
          <w:sz w:val="24"/>
          <w:szCs w:val="24"/>
        </w:rPr>
        <w:t xml:space="preserve"> or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10; 15.63%)</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.00001</w:t>
      </w:r>
      <w:r w:rsidRPr="00855A12">
        <w:rPr>
          <w:rFonts w:ascii="Times New Roman" w:hAnsi="Times New Roman" w:cs="Times New Roman"/>
          <w:sz w:val="24"/>
          <w:szCs w:val="24"/>
        </w:rPr>
        <w:t>.</w:t>
      </w:r>
      <w:r>
        <w:rPr>
          <w:rFonts w:ascii="Times New Roman" w:hAnsi="Times New Roman" w:cs="Times New Roman"/>
          <w:sz w:val="24"/>
          <w:szCs w:val="24"/>
        </w:rPr>
        <w:t xml:space="preserve"> Likewise, </w:t>
      </w:r>
      <w:r w:rsidRPr="00855A12">
        <w:rPr>
          <w:rFonts w:ascii="Times New Roman" w:hAnsi="Times New Roman" w:cs="Times New Roman"/>
          <w:sz w:val="24"/>
          <w:szCs w:val="24"/>
        </w:rPr>
        <w:t xml:space="preserve">a larger proportion of subjects were classified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than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.0275. Similarly, of the 53 subjects who were classified as Perceptual processors, 48 subjects responded in a manner that suggested that they were sensitive to the fact that contact was required to make the objects move in the training sequence. </w:t>
      </w:r>
    </w:p>
    <w:p w14:paraId="70A22C86" w14:textId="77777777" w:rsidR="00E569D8" w:rsidRDefault="00E569D8" w:rsidP="00864C18">
      <w:pPr>
        <w:pStyle w:val="Heading2"/>
      </w:pPr>
      <w:bookmarkStart w:id="26" w:name="_Toc522727415"/>
      <w:r w:rsidRPr="00DC1C38">
        <w:t>Discussion</w:t>
      </w:r>
      <w:bookmarkEnd w:id="26"/>
    </w:p>
    <w:p w14:paraId="18930426" w14:textId="77777777" w:rsidR="00E569D8" w:rsidRDefault="00E569D8" w:rsidP="00C7016D">
      <w:pPr>
        <w:spacing w:line="480" w:lineRule="auto"/>
        <w:ind w:firstLine="720"/>
        <w:contextualSpacing/>
        <w:rPr>
          <w:rFonts w:ascii="Times New Roman" w:hAnsi="Times New Roman" w:cs="Times New Roman"/>
          <w:sz w:val="24"/>
          <w:szCs w:val="24"/>
        </w:rPr>
      </w:pPr>
      <w:r w:rsidRPr="00DC1C38">
        <w:rPr>
          <w:rFonts w:ascii="Times New Roman" w:hAnsi="Times New Roman" w:cs="Times New Roman"/>
          <w:sz w:val="24"/>
          <w:szCs w:val="24"/>
        </w:rPr>
        <w:t>The results</w:t>
      </w:r>
      <w:r>
        <w:rPr>
          <w:rFonts w:ascii="Times New Roman" w:hAnsi="Times New Roman" w:cs="Times New Roman"/>
          <w:sz w:val="24"/>
          <w:szCs w:val="24"/>
        </w:rPr>
        <w:t xml:space="preserve"> from Experiment 2</w:t>
      </w:r>
      <w:r w:rsidRPr="00DC1C38">
        <w:rPr>
          <w:rFonts w:ascii="Times New Roman" w:hAnsi="Times New Roman" w:cs="Times New Roman"/>
          <w:sz w:val="24"/>
          <w:szCs w:val="24"/>
        </w:rPr>
        <w:t xml:space="preserve"> indicated that regardless </w:t>
      </w:r>
      <w:r>
        <w:rPr>
          <w:rFonts w:ascii="Times New Roman" w:hAnsi="Times New Roman" w:cs="Times New Roman"/>
          <w:sz w:val="24"/>
          <w:szCs w:val="24"/>
        </w:rPr>
        <w:t xml:space="preserve">of </w:t>
      </w:r>
      <w:r w:rsidRPr="00DC1C38">
        <w:rPr>
          <w:rFonts w:ascii="Times New Roman" w:hAnsi="Times New Roman" w:cs="Times New Roman"/>
          <w:sz w:val="24"/>
          <w:szCs w:val="24"/>
        </w:rPr>
        <w:t xml:space="preserve">whether adults were asked to make causal or perceptual comparisons, they provided higher inconsistency ratings to the test events that incorporated a spatial gap. </w:t>
      </w:r>
    </w:p>
    <w:p w14:paraId="5B12D5D5" w14:textId="77777777" w:rsidR="00E569D8" w:rsidRPr="002E6EC3" w:rsidRDefault="00E569D8" w:rsidP="00C7016D">
      <w:pPr>
        <w:spacing w:line="480" w:lineRule="auto"/>
        <w:ind w:firstLine="720"/>
        <w:contextualSpacing/>
        <w:rPr>
          <w:rFonts w:ascii="Times New Roman" w:hAnsi="Times New Roman" w:cs="Times New Roman"/>
          <w:sz w:val="24"/>
          <w:szCs w:val="24"/>
        </w:rPr>
      </w:pPr>
      <w:r w:rsidRPr="00DC1C38">
        <w:rPr>
          <w:rFonts w:ascii="Times New Roman" w:hAnsi="Times New Roman" w:cs="Times New Roman"/>
          <w:sz w:val="24"/>
          <w:szCs w:val="24"/>
        </w:rPr>
        <w:t xml:space="preserve">This finding is important for two reasons. First, it failed to replicate the </w:t>
      </w:r>
      <w:r>
        <w:rPr>
          <w:rFonts w:ascii="Times New Roman" w:hAnsi="Times New Roman" w:cs="Times New Roman"/>
          <w:sz w:val="24"/>
          <w:szCs w:val="24"/>
        </w:rPr>
        <w:t>overall</w:t>
      </w:r>
      <w:r w:rsidRPr="00DC1C38">
        <w:rPr>
          <w:rFonts w:ascii="Times New Roman" w:hAnsi="Times New Roman" w:cs="Times New Roman"/>
          <w:sz w:val="24"/>
          <w:szCs w:val="24"/>
        </w:rPr>
        <w:t xml:space="preserve"> finding from Experiment 1</w:t>
      </w:r>
      <w:r>
        <w:rPr>
          <w:rFonts w:ascii="Times New Roman" w:hAnsi="Times New Roman" w:cs="Times New Roman"/>
          <w:sz w:val="24"/>
          <w:szCs w:val="24"/>
        </w:rPr>
        <w:t xml:space="preserve"> in which adu</w:t>
      </w:r>
      <w:r w:rsidRPr="00DC1C38">
        <w:rPr>
          <w:rFonts w:ascii="Times New Roman" w:hAnsi="Times New Roman" w:cs="Times New Roman"/>
          <w:sz w:val="24"/>
          <w:szCs w:val="24"/>
        </w:rPr>
        <w:t>lts provided higher inconsistency ratings to the test events that violated the Markov condition</w:t>
      </w:r>
      <w:r>
        <w:rPr>
          <w:rFonts w:ascii="Times New Roman" w:hAnsi="Times New Roman" w:cs="Times New Roman"/>
          <w:sz w:val="24"/>
          <w:szCs w:val="24"/>
        </w:rPr>
        <w:t xml:space="preserve"> </w:t>
      </w:r>
      <w:r w:rsidRPr="00DC1C38">
        <w:rPr>
          <w:rFonts w:ascii="Times New Roman" w:hAnsi="Times New Roman" w:cs="Times New Roman"/>
          <w:sz w:val="24"/>
          <w:szCs w:val="24"/>
        </w:rPr>
        <w:t xml:space="preserve">and the independence relation </w:t>
      </w:r>
      <w:r>
        <w:rPr>
          <w:rFonts w:ascii="Times New Roman" w:hAnsi="Times New Roman" w:cs="Times New Roman"/>
          <w:sz w:val="24"/>
          <w:szCs w:val="24"/>
        </w:rPr>
        <w:t>shown in the training sequence</w:t>
      </w:r>
      <w:r w:rsidRPr="00DC1C38">
        <w:rPr>
          <w:rFonts w:ascii="Times New Roman" w:hAnsi="Times New Roman" w:cs="Times New Roman"/>
          <w:sz w:val="24"/>
          <w:szCs w:val="24"/>
        </w:rPr>
        <w:t xml:space="preserve"> when asked to make causal and perceptual comparisons</w:t>
      </w:r>
      <w:r>
        <w:rPr>
          <w:rFonts w:ascii="Times New Roman" w:hAnsi="Times New Roman" w:cs="Times New Roman"/>
          <w:sz w:val="24"/>
          <w:szCs w:val="24"/>
        </w:rPr>
        <w:t>. I</w:t>
      </w:r>
      <w:r w:rsidRPr="00DC1C38">
        <w:rPr>
          <w:rFonts w:ascii="Times New Roman" w:hAnsi="Times New Roman" w:cs="Times New Roman"/>
          <w:sz w:val="24"/>
          <w:szCs w:val="24"/>
        </w:rPr>
        <w:t>n Experiment 2 adults provided higher inconsistency ratings to the test events that introduced a spatial gap</w:t>
      </w:r>
      <w:r>
        <w:rPr>
          <w:rFonts w:ascii="Times New Roman" w:hAnsi="Times New Roman" w:cs="Times New Roman"/>
          <w:sz w:val="24"/>
          <w:szCs w:val="24"/>
        </w:rPr>
        <w:t xml:space="preserve"> regardless of the comparison they were asked to make</w:t>
      </w:r>
      <w:r w:rsidRPr="00DC1C38">
        <w:rPr>
          <w:rFonts w:ascii="Times New Roman" w:hAnsi="Times New Roman" w:cs="Times New Roman"/>
          <w:sz w:val="24"/>
          <w:szCs w:val="24"/>
        </w:rPr>
        <w:t>.</w:t>
      </w:r>
      <w:r>
        <w:rPr>
          <w:rFonts w:ascii="Times New Roman" w:hAnsi="Times New Roman" w:cs="Times New Roman"/>
          <w:sz w:val="24"/>
          <w:szCs w:val="24"/>
        </w:rPr>
        <w:t xml:space="preserve"> Note again that the reason adults should not have provided higher inconsistency ratings to the last event, the </w:t>
      </w:r>
      <w:proofErr w:type="spellStart"/>
      <w:r>
        <w:rPr>
          <w:rFonts w:ascii="Times New Roman" w:hAnsi="Times New Roman" w:cs="Times New Roman"/>
          <w:sz w:val="24"/>
          <w:szCs w:val="24"/>
        </w:rPr>
        <w:t>GB</w:t>
      </w:r>
      <w:r>
        <w:rPr>
          <w:rFonts w:ascii="Times New Roman" w:hAnsi="Times New Roman" w:cs="Times New Roman"/>
          <w:sz w:val="24"/>
          <w:szCs w:val="24"/>
          <w:vertAlign w:val="subscript"/>
        </w:rPr>
        <w:t>gap</w:t>
      </w:r>
      <w:r>
        <w:rPr>
          <w:rFonts w:ascii="Times New Roman" w:hAnsi="Times New Roman" w:cs="Times New Roman"/>
          <w:sz w:val="24"/>
          <w:szCs w:val="24"/>
        </w:rPr>
        <w:t>RG</w:t>
      </w:r>
      <w:proofErr w:type="spellEnd"/>
      <w:r>
        <w:rPr>
          <w:rFonts w:ascii="Times New Roman" w:hAnsi="Times New Roman" w:cs="Times New Roman"/>
          <w:sz w:val="24"/>
          <w:szCs w:val="24"/>
        </w:rPr>
        <w:t xml:space="preserve"> test event, was because this event instantiated the same set of conditional independencies—despite the presence of the spatial </w:t>
      </w:r>
      <w:r>
        <w:rPr>
          <w:rFonts w:ascii="Times New Roman" w:hAnsi="Times New Roman" w:cs="Times New Roman"/>
          <w:sz w:val="24"/>
          <w:szCs w:val="24"/>
        </w:rPr>
        <w:lastRenderedPageBreak/>
        <w:t xml:space="preserve">gap—as those in the training sequence. As such, the training event formed a Markov-equivalence class with the fourth test event. </w:t>
      </w:r>
    </w:p>
    <w:p w14:paraId="7CA236C6" w14:textId="77777777" w:rsidR="00E569D8" w:rsidRDefault="00E569D8" w:rsidP="00C7016D">
      <w:pPr>
        <w:spacing w:line="480" w:lineRule="auto"/>
        <w:ind w:firstLine="720"/>
        <w:contextualSpacing/>
        <w:rPr>
          <w:rFonts w:ascii="Times New Roman" w:hAnsi="Times New Roman" w:cs="Times New Roman"/>
          <w:sz w:val="24"/>
          <w:szCs w:val="24"/>
        </w:rPr>
      </w:pPr>
      <w:r w:rsidRPr="00DC1C38">
        <w:rPr>
          <w:rFonts w:ascii="Times New Roman" w:hAnsi="Times New Roman" w:cs="Times New Roman"/>
          <w:sz w:val="24"/>
          <w:szCs w:val="24"/>
        </w:rPr>
        <w:t xml:space="preserve"> Second, this finding indicates neither that adults represent </w:t>
      </w:r>
      <w:r>
        <w:rPr>
          <w:rFonts w:ascii="Times New Roman" w:hAnsi="Times New Roman" w:cs="Times New Roman"/>
          <w:sz w:val="24"/>
          <w:szCs w:val="24"/>
        </w:rPr>
        <w:t>four-object launching sequences</w:t>
      </w:r>
      <w:r w:rsidRPr="00DC1C38">
        <w:rPr>
          <w:rFonts w:ascii="Times New Roman" w:hAnsi="Times New Roman" w:cs="Times New Roman"/>
          <w:sz w:val="24"/>
          <w:szCs w:val="24"/>
        </w:rPr>
        <w:t xml:space="preserve"> as </w:t>
      </w:r>
      <w:r>
        <w:rPr>
          <w:rFonts w:ascii="Times New Roman" w:hAnsi="Times New Roman" w:cs="Times New Roman"/>
          <w:sz w:val="24"/>
          <w:szCs w:val="24"/>
        </w:rPr>
        <w:t>CGMs—because they did not show evidence that they were sensitive to the Markov condition and Markov-equivalence classes—</w:t>
      </w:r>
      <w:r w:rsidRPr="00DC1C38">
        <w:rPr>
          <w:rFonts w:ascii="Times New Roman" w:hAnsi="Times New Roman" w:cs="Times New Roman"/>
          <w:sz w:val="24"/>
          <w:szCs w:val="24"/>
        </w:rPr>
        <w:t>nor that their sensitivity to the Markov condition</w:t>
      </w:r>
      <w:r>
        <w:rPr>
          <w:rFonts w:ascii="Times New Roman" w:hAnsi="Times New Roman" w:cs="Times New Roman"/>
          <w:sz w:val="24"/>
          <w:szCs w:val="24"/>
        </w:rPr>
        <w:t xml:space="preserve"> and Markov-equivalence classes</w:t>
      </w:r>
      <w:r w:rsidRPr="00DC1C38">
        <w:rPr>
          <w:rFonts w:ascii="Times New Roman" w:hAnsi="Times New Roman" w:cs="Times New Roman"/>
          <w:sz w:val="24"/>
          <w:szCs w:val="24"/>
        </w:rPr>
        <w:t xml:space="preserve"> is robust to salient perceptual manipulations. </w:t>
      </w:r>
      <w:r>
        <w:rPr>
          <w:rFonts w:ascii="Times New Roman" w:hAnsi="Times New Roman" w:cs="Times New Roman"/>
          <w:sz w:val="24"/>
          <w:szCs w:val="24"/>
        </w:rPr>
        <w:t>An analysis of individual differences also corroborated this finding: it was observed that</w:t>
      </w:r>
      <w:r w:rsidRPr="00DC1C38">
        <w:rPr>
          <w:rFonts w:ascii="Times New Roman" w:hAnsi="Times New Roman" w:cs="Times New Roman"/>
          <w:sz w:val="24"/>
          <w:szCs w:val="24"/>
        </w:rPr>
        <w:t xml:space="preserve"> 7</w:t>
      </w:r>
      <w:r>
        <w:rPr>
          <w:rFonts w:ascii="Times New Roman" w:hAnsi="Times New Roman" w:cs="Times New Roman"/>
          <w:sz w:val="24"/>
          <w:szCs w:val="24"/>
        </w:rPr>
        <w:t>9.69%</w:t>
      </w:r>
      <w:r w:rsidRPr="00DC1C38">
        <w:rPr>
          <w:rFonts w:ascii="Times New Roman" w:hAnsi="Times New Roman" w:cs="Times New Roman"/>
          <w:sz w:val="24"/>
          <w:szCs w:val="24"/>
        </w:rPr>
        <w:t xml:space="preserve"> and </w:t>
      </w:r>
      <w:r>
        <w:rPr>
          <w:rFonts w:ascii="Times New Roman" w:hAnsi="Times New Roman" w:cs="Times New Roman"/>
          <w:sz w:val="24"/>
          <w:szCs w:val="24"/>
        </w:rPr>
        <w:t>82.81</w:t>
      </w:r>
      <w:r w:rsidRPr="00DC1C38">
        <w:rPr>
          <w:rFonts w:ascii="Times New Roman" w:hAnsi="Times New Roman" w:cs="Times New Roman"/>
          <w:sz w:val="24"/>
          <w:szCs w:val="24"/>
        </w:rPr>
        <w:t>% of subjects provided higher inconsistency ratings to the test events that incorporated a spatial gap</w:t>
      </w:r>
      <w:r>
        <w:rPr>
          <w:rFonts w:ascii="Times New Roman" w:hAnsi="Times New Roman" w:cs="Times New Roman"/>
          <w:sz w:val="24"/>
          <w:szCs w:val="24"/>
        </w:rPr>
        <w:t xml:space="preserve"> when asked the perceptual and causal question, respectively,</w:t>
      </w:r>
      <w:r w:rsidRPr="00DC1C38">
        <w:rPr>
          <w:rFonts w:ascii="Times New Roman" w:hAnsi="Times New Roman" w:cs="Times New Roman"/>
          <w:sz w:val="24"/>
          <w:szCs w:val="24"/>
        </w:rPr>
        <w:t xml:space="preserve"> than to the test events that violated any of the other </w:t>
      </w:r>
      <w:r>
        <w:rPr>
          <w:rFonts w:ascii="Times New Roman" w:hAnsi="Times New Roman" w:cs="Times New Roman"/>
          <w:sz w:val="24"/>
          <w:szCs w:val="24"/>
        </w:rPr>
        <w:t xml:space="preserve">perceptual </w:t>
      </w:r>
      <w:r w:rsidRPr="00DC1C38">
        <w:rPr>
          <w:rFonts w:ascii="Times New Roman" w:hAnsi="Times New Roman" w:cs="Times New Roman"/>
          <w:sz w:val="24"/>
          <w:szCs w:val="24"/>
        </w:rPr>
        <w:t>dimensions</w:t>
      </w:r>
      <w:r>
        <w:rPr>
          <w:rFonts w:ascii="Times New Roman" w:hAnsi="Times New Roman" w:cs="Times New Roman"/>
          <w:sz w:val="24"/>
          <w:szCs w:val="24"/>
        </w:rPr>
        <w:t xml:space="preserve"> or Markov condition. Recall again that to the extent that salient perceptual manipulations do not alter the set of conditional independencies underlying a causal event, proponents of CGM accounts maintain that adults should show sensitivity to the Markov condition and be able to form Markov-equivalence classes with structures that instantiate the same set of conditional independencies (e.g., Gopnik &amp; Tenenbaum, 2007).</w:t>
      </w:r>
    </w:p>
    <w:p w14:paraId="761C476E" w14:textId="77777777" w:rsidR="00E569D8" w:rsidRDefault="00E569D8" w:rsidP="00C7016D">
      <w:pPr>
        <w:spacing w:line="480" w:lineRule="auto"/>
        <w:ind w:firstLine="720"/>
        <w:contextualSpacing/>
        <w:rPr>
          <w:rFonts w:ascii="Times New Roman" w:hAnsi="Times New Roman" w:cs="Times New Roman"/>
          <w:sz w:val="24"/>
          <w:szCs w:val="24"/>
        </w:rPr>
      </w:pPr>
      <w:r w:rsidRPr="00A469B5">
        <w:rPr>
          <w:rFonts w:ascii="Times New Roman" w:hAnsi="Times New Roman" w:cs="Times New Roman"/>
          <w:sz w:val="24"/>
          <w:szCs w:val="24"/>
        </w:rPr>
        <w:t xml:space="preserve">These findings are important because </w:t>
      </w:r>
      <w:r>
        <w:rPr>
          <w:rFonts w:ascii="Times New Roman" w:hAnsi="Times New Roman" w:cs="Times New Roman"/>
          <w:sz w:val="24"/>
          <w:szCs w:val="24"/>
        </w:rPr>
        <w:t xml:space="preserve">they are the first to demonstrate that </w:t>
      </w:r>
      <w:r w:rsidRPr="00A469B5">
        <w:rPr>
          <w:rFonts w:ascii="Times New Roman" w:hAnsi="Times New Roman" w:cs="Times New Roman"/>
          <w:sz w:val="24"/>
          <w:szCs w:val="24"/>
        </w:rPr>
        <w:t>adults' sensitivity to the Markov condition</w:t>
      </w:r>
      <w:r>
        <w:rPr>
          <w:rFonts w:ascii="Times New Roman" w:hAnsi="Times New Roman" w:cs="Times New Roman"/>
          <w:sz w:val="24"/>
          <w:szCs w:val="24"/>
        </w:rPr>
        <w:t xml:space="preserve"> and Markov-equivalence classes</w:t>
      </w:r>
      <w:r w:rsidRPr="00A469B5">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A469B5">
        <w:rPr>
          <w:rFonts w:ascii="Times New Roman" w:hAnsi="Times New Roman" w:cs="Times New Roman"/>
          <w:sz w:val="24"/>
          <w:szCs w:val="24"/>
        </w:rPr>
        <w:t xml:space="preserve">not </w:t>
      </w:r>
      <w:r>
        <w:rPr>
          <w:rFonts w:ascii="Times New Roman" w:hAnsi="Times New Roman" w:cs="Times New Roman"/>
          <w:sz w:val="24"/>
          <w:szCs w:val="24"/>
        </w:rPr>
        <w:t xml:space="preserve">sufficiently </w:t>
      </w:r>
      <w:r w:rsidRPr="00A469B5">
        <w:rPr>
          <w:rFonts w:ascii="Times New Roman" w:hAnsi="Times New Roman" w:cs="Times New Roman"/>
          <w:sz w:val="24"/>
          <w:szCs w:val="24"/>
        </w:rPr>
        <w:t xml:space="preserve">robust to </w:t>
      </w:r>
      <w:r>
        <w:rPr>
          <w:rFonts w:ascii="Times New Roman" w:hAnsi="Times New Roman" w:cs="Times New Roman"/>
          <w:sz w:val="24"/>
          <w:szCs w:val="24"/>
        </w:rPr>
        <w:t xml:space="preserve">hold for perceptual </w:t>
      </w:r>
      <w:r w:rsidRPr="00A469B5">
        <w:rPr>
          <w:rFonts w:ascii="Times New Roman" w:hAnsi="Times New Roman" w:cs="Times New Roman"/>
          <w:sz w:val="24"/>
          <w:szCs w:val="24"/>
        </w:rPr>
        <w:t>manipulations</w:t>
      </w:r>
      <w:r>
        <w:rPr>
          <w:rFonts w:ascii="Times New Roman" w:hAnsi="Times New Roman" w:cs="Times New Roman"/>
          <w:sz w:val="24"/>
          <w:szCs w:val="24"/>
        </w:rPr>
        <w:t xml:space="preserve"> to a launching event</w:t>
      </w:r>
      <w:r w:rsidRPr="00A469B5">
        <w:rPr>
          <w:rFonts w:ascii="Times New Roman" w:hAnsi="Times New Roman" w:cs="Times New Roman"/>
          <w:sz w:val="24"/>
          <w:szCs w:val="24"/>
        </w:rPr>
        <w:t>.</w:t>
      </w:r>
      <w:r>
        <w:rPr>
          <w:rFonts w:ascii="Times New Roman" w:hAnsi="Times New Roman" w:cs="Times New Roman"/>
          <w:sz w:val="24"/>
          <w:szCs w:val="24"/>
        </w:rPr>
        <w:t xml:space="preserve"> This finding cannot be attributed to the fact that adults simply do not show sensitivity to Markov-equivalence classes in launching event sequences—as Steyvers </w:t>
      </w:r>
      <w:r>
        <w:rPr>
          <w:rFonts w:ascii="Times New Roman" w:hAnsi="Times New Roman" w:cs="Times New Roman"/>
          <w:i/>
          <w:sz w:val="24"/>
          <w:szCs w:val="24"/>
        </w:rPr>
        <w:t>et al</w:t>
      </w:r>
      <w:r>
        <w:rPr>
          <w:rFonts w:ascii="Times New Roman" w:hAnsi="Times New Roman" w:cs="Times New Roman"/>
          <w:sz w:val="24"/>
          <w:szCs w:val="24"/>
        </w:rPr>
        <w:t>. (2003) suggested—given the data from Experiment 1 indicated that adults are sensitive to Markov-equivalence classes in four-object launching event sequences.</w:t>
      </w:r>
      <w:r w:rsidRPr="00A469B5">
        <w:rPr>
          <w:rFonts w:ascii="Times New Roman" w:hAnsi="Times New Roman" w:cs="Times New Roman"/>
          <w:sz w:val="24"/>
          <w:szCs w:val="24"/>
        </w:rPr>
        <w:t xml:space="preserve"> </w:t>
      </w:r>
    </w:p>
    <w:p w14:paraId="35ED50C1"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That the test</w:t>
      </w:r>
      <w:r w:rsidRPr="00A469B5">
        <w:rPr>
          <w:rFonts w:ascii="Times New Roman" w:hAnsi="Times New Roman" w:cs="Times New Roman"/>
          <w:sz w:val="24"/>
          <w:szCs w:val="24"/>
        </w:rPr>
        <w:t xml:space="preserve"> events that incorporated a spatial gap were perceived as more incon</w:t>
      </w:r>
      <w:r>
        <w:rPr>
          <w:rFonts w:ascii="Times New Roman" w:hAnsi="Times New Roman" w:cs="Times New Roman"/>
          <w:sz w:val="24"/>
          <w:szCs w:val="24"/>
        </w:rPr>
        <w:t>sistent with the training event</w:t>
      </w:r>
      <w:r w:rsidRPr="00A469B5">
        <w:rPr>
          <w:rFonts w:ascii="Times New Roman" w:hAnsi="Times New Roman" w:cs="Times New Roman"/>
          <w:sz w:val="24"/>
          <w:szCs w:val="24"/>
        </w:rPr>
        <w:t xml:space="preserve"> than any other test event</w:t>
      </w:r>
      <w:r>
        <w:rPr>
          <w:rFonts w:ascii="Times New Roman" w:hAnsi="Times New Roman" w:cs="Times New Roman"/>
          <w:sz w:val="24"/>
          <w:szCs w:val="24"/>
        </w:rPr>
        <w:t>—</w:t>
      </w:r>
      <w:r w:rsidRPr="00A469B5">
        <w:rPr>
          <w:rFonts w:ascii="Times New Roman" w:hAnsi="Times New Roman" w:cs="Times New Roman"/>
          <w:sz w:val="24"/>
          <w:szCs w:val="24"/>
        </w:rPr>
        <w:t>including test events that violated the Markov condition in the train sequences</w:t>
      </w:r>
      <w:r>
        <w:rPr>
          <w:rFonts w:ascii="Times New Roman" w:hAnsi="Times New Roman" w:cs="Times New Roman"/>
          <w:sz w:val="24"/>
          <w:szCs w:val="24"/>
        </w:rPr>
        <w:t>—</w:t>
      </w:r>
      <w:r w:rsidRPr="00A469B5">
        <w:rPr>
          <w:rFonts w:ascii="Times New Roman" w:hAnsi="Times New Roman" w:cs="Times New Roman"/>
          <w:sz w:val="24"/>
          <w:szCs w:val="24"/>
        </w:rPr>
        <w:t xml:space="preserve">suggests </w:t>
      </w:r>
      <w:r>
        <w:rPr>
          <w:rFonts w:ascii="Times New Roman" w:hAnsi="Times New Roman" w:cs="Times New Roman"/>
          <w:sz w:val="24"/>
          <w:szCs w:val="24"/>
        </w:rPr>
        <w:t xml:space="preserve">(1) </w:t>
      </w:r>
      <w:r w:rsidRPr="00A469B5">
        <w:rPr>
          <w:rFonts w:ascii="Times New Roman" w:hAnsi="Times New Roman" w:cs="Times New Roman"/>
          <w:sz w:val="24"/>
          <w:szCs w:val="24"/>
        </w:rPr>
        <w:t>that adults</w:t>
      </w:r>
      <w:r>
        <w:rPr>
          <w:rFonts w:ascii="Times New Roman" w:hAnsi="Times New Roman" w:cs="Times New Roman"/>
          <w:sz w:val="24"/>
          <w:szCs w:val="24"/>
        </w:rPr>
        <w:t xml:space="preserve">’ representation of complex causal </w:t>
      </w:r>
      <w:r>
        <w:rPr>
          <w:rFonts w:ascii="Times New Roman" w:hAnsi="Times New Roman" w:cs="Times New Roman"/>
          <w:sz w:val="24"/>
          <w:szCs w:val="24"/>
        </w:rPr>
        <w:lastRenderedPageBreak/>
        <w:t>events may be grounded in low-level perceptual features and cues although there was some evidence in Experiments 1 and 2 that adults were sensitive to the Markov condition and Markov-equivalence classes, and (2) that adults’ representations of causal launching events include information about whether or not objects are made to move in the absence of contact (</w:t>
      </w:r>
      <w:r w:rsidRPr="005E509A">
        <w:rPr>
          <w:rFonts w:ascii="Times New Roman" w:hAnsi="Times New Roman" w:cs="Times New Roman"/>
          <w:sz w:val="24"/>
          <w:szCs w:val="24"/>
        </w:rPr>
        <w:t>i.e.</w:t>
      </w:r>
      <w:r>
        <w:rPr>
          <w:rFonts w:ascii="Times New Roman" w:hAnsi="Times New Roman" w:cs="Times New Roman"/>
          <w:sz w:val="24"/>
          <w:szCs w:val="24"/>
        </w:rPr>
        <w:t>, move in the presence of spatial gaps)</w:t>
      </w:r>
      <w:r w:rsidRPr="00A469B5">
        <w:rPr>
          <w:rFonts w:ascii="Times New Roman" w:hAnsi="Times New Roman" w:cs="Times New Roman"/>
          <w:sz w:val="24"/>
          <w:szCs w:val="24"/>
        </w:rPr>
        <w:t>.</w:t>
      </w:r>
      <w:r>
        <w:rPr>
          <w:rFonts w:ascii="Times New Roman" w:hAnsi="Times New Roman" w:cs="Times New Roman"/>
          <w:sz w:val="24"/>
          <w:szCs w:val="24"/>
        </w:rPr>
        <w:t xml:space="preserve"> </w:t>
      </w:r>
      <w:r w:rsidRPr="00A469B5">
        <w:rPr>
          <w:rFonts w:ascii="Times New Roman" w:hAnsi="Times New Roman" w:cs="Times New Roman"/>
          <w:sz w:val="24"/>
          <w:szCs w:val="24"/>
        </w:rPr>
        <w:t xml:space="preserve"> </w:t>
      </w:r>
      <w:r>
        <w:rPr>
          <w:rFonts w:ascii="Times New Roman" w:hAnsi="Times New Roman" w:cs="Times New Roman"/>
          <w:sz w:val="24"/>
          <w:szCs w:val="24"/>
        </w:rPr>
        <w:t>Although</w:t>
      </w:r>
      <w:r w:rsidRPr="00A469B5">
        <w:rPr>
          <w:rFonts w:ascii="Times New Roman" w:hAnsi="Times New Roman" w:cs="Times New Roman"/>
          <w:sz w:val="24"/>
          <w:szCs w:val="24"/>
        </w:rPr>
        <w:t xml:space="preserve"> subjects in Experiment 1 relied on different cues to represent the training and test sequences than subjects in Experiment 2, that these cues were perceptual</w:t>
      </w:r>
      <w:r>
        <w:rPr>
          <w:rFonts w:ascii="Times New Roman" w:hAnsi="Times New Roman" w:cs="Times New Roman"/>
          <w:sz w:val="24"/>
          <w:szCs w:val="24"/>
        </w:rPr>
        <w:t>—and possibly associative (discussed in the General Discussion)—</w:t>
      </w:r>
      <w:r w:rsidRPr="00A469B5">
        <w:rPr>
          <w:rFonts w:ascii="Times New Roman" w:hAnsi="Times New Roman" w:cs="Times New Roman"/>
          <w:sz w:val="24"/>
          <w:szCs w:val="24"/>
        </w:rPr>
        <w:t xml:space="preserve">in nature demonstrate that </w:t>
      </w:r>
      <w:r>
        <w:rPr>
          <w:rFonts w:ascii="Times New Roman" w:hAnsi="Times New Roman" w:cs="Times New Roman"/>
          <w:sz w:val="24"/>
          <w:szCs w:val="24"/>
        </w:rPr>
        <w:t xml:space="preserve">they </w:t>
      </w:r>
      <w:r w:rsidRPr="00A469B5">
        <w:rPr>
          <w:rFonts w:ascii="Times New Roman" w:hAnsi="Times New Roman" w:cs="Times New Roman"/>
          <w:sz w:val="24"/>
          <w:szCs w:val="24"/>
        </w:rPr>
        <w:t>may process complex launching events</w:t>
      </w:r>
      <w:r>
        <w:rPr>
          <w:rFonts w:ascii="Times New Roman" w:hAnsi="Times New Roman" w:cs="Times New Roman"/>
          <w:sz w:val="24"/>
          <w:szCs w:val="24"/>
        </w:rPr>
        <w:t xml:space="preserve"> such as those used here</w:t>
      </w:r>
      <w:r w:rsidRPr="00A469B5">
        <w:rPr>
          <w:rFonts w:ascii="Times New Roman" w:hAnsi="Times New Roman" w:cs="Times New Roman"/>
          <w:sz w:val="24"/>
          <w:szCs w:val="24"/>
        </w:rPr>
        <w:t xml:space="preserve"> </w:t>
      </w:r>
      <w:r>
        <w:rPr>
          <w:rFonts w:ascii="Times New Roman" w:hAnsi="Times New Roman" w:cs="Times New Roman"/>
          <w:sz w:val="24"/>
          <w:szCs w:val="24"/>
        </w:rPr>
        <w:t>perceptually</w:t>
      </w:r>
      <w:r w:rsidRPr="00A469B5">
        <w:rPr>
          <w:rFonts w:ascii="Times New Roman" w:hAnsi="Times New Roman" w:cs="Times New Roman"/>
          <w:sz w:val="24"/>
          <w:szCs w:val="24"/>
        </w:rPr>
        <w:t xml:space="preserve"> rather than in terms of the Markov condition.</w:t>
      </w:r>
      <w:r w:rsidRPr="00260C53">
        <w:rPr>
          <w:rFonts w:ascii="Times New Roman" w:hAnsi="Times New Roman" w:cs="Times New Roman"/>
          <w:sz w:val="24"/>
          <w:szCs w:val="24"/>
        </w:rPr>
        <w:t xml:space="preserve"> </w:t>
      </w:r>
      <w:r w:rsidRPr="00914999">
        <w:rPr>
          <w:rFonts w:ascii="Times New Roman" w:hAnsi="Times New Roman" w:cs="Times New Roman"/>
          <w:sz w:val="24"/>
          <w:szCs w:val="24"/>
        </w:rPr>
        <w:t>Together, Experiments 1 and 2 are the first to illustrate that</w:t>
      </w:r>
      <w:r>
        <w:rPr>
          <w:rFonts w:ascii="Times New Roman" w:hAnsi="Times New Roman" w:cs="Times New Roman"/>
          <w:sz w:val="24"/>
          <w:szCs w:val="24"/>
        </w:rPr>
        <w:t xml:space="preserve"> adults’ sensitivity to the Markov condition and Markov-equivalence classes depends on how adults are asked to evaluate complex causal events and whether such events include salient perceptual manipulations. That adults’ sensitivity to the Markov </w:t>
      </w:r>
      <w:proofErr w:type="gramStart"/>
      <w:r>
        <w:rPr>
          <w:rFonts w:ascii="Times New Roman" w:hAnsi="Times New Roman" w:cs="Times New Roman"/>
          <w:sz w:val="24"/>
          <w:szCs w:val="24"/>
        </w:rPr>
        <w:t>condition  and</w:t>
      </w:r>
      <w:proofErr w:type="gramEnd"/>
      <w:r>
        <w:rPr>
          <w:rFonts w:ascii="Times New Roman" w:hAnsi="Times New Roman" w:cs="Times New Roman"/>
          <w:sz w:val="24"/>
          <w:szCs w:val="24"/>
        </w:rPr>
        <w:t xml:space="preserve"> Markov-equivalence classes did not hold in the presence of a spatial gap</w:t>
      </w:r>
      <w:r w:rsidRPr="00136432">
        <w:rPr>
          <w:rFonts w:ascii="Times New Roman" w:hAnsi="Times New Roman" w:cs="Times New Roman"/>
          <w:sz w:val="24"/>
          <w:szCs w:val="24"/>
        </w:rPr>
        <w:t xml:space="preserve"> suggests that the overall finding in E</w:t>
      </w:r>
      <w:r>
        <w:rPr>
          <w:rFonts w:ascii="Times New Roman" w:hAnsi="Times New Roman" w:cs="Times New Roman"/>
          <w:sz w:val="24"/>
          <w:szCs w:val="24"/>
        </w:rPr>
        <w:t xml:space="preserve">xperiment 1 was driven by the subset </w:t>
      </w:r>
      <w:r w:rsidRPr="00136432">
        <w:rPr>
          <w:rFonts w:ascii="Times New Roman" w:hAnsi="Times New Roman" w:cs="Times New Roman"/>
          <w:sz w:val="24"/>
          <w:szCs w:val="24"/>
        </w:rPr>
        <w:t xml:space="preserve">of subjects who were classified as Markov processors. </w:t>
      </w:r>
      <w:r w:rsidRPr="00136432" w:rsidDel="00C97B22">
        <w:rPr>
          <w:rFonts w:ascii="Times New Roman" w:hAnsi="Times New Roman" w:cs="Times New Roman"/>
          <w:sz w:val="24"/>
          <w:szCs w:val="24"/>
        </w:rPr>
        <w:t xml:space="preserve"> </w:t>
      </w:r>
    </w:p>
    <w:p w14:paraId="6C3FD773"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One unresolved question from Experiment 2 concerns on what basis adults assigned </w:t>
      </w:r>
      <w:r w:rsidRPr="00206449">
        <w:rPr>
          <w:rFonts w:ascii="Times New Roman" w:hAnsi="Times New Roman" w:cs="Times New Roman"/>
          <w:sz w:val="24"/>
          <w:szCs w:val="24"/>
        </w:rPr>
        <w:t xml:space="preserve">higher inconsistency ratings to the test events that incorporated a spatial gap; that is, it is </w:t>
      </w:r>
      <w:r>
        <w:rPr>
          <w:rFonts w:ascii="Times New Roman" w:hAnsi="Times New Roman" w:cs="Times New Roman"/>
          <w:sz w:val="24"/>
          <w:szCs w:val="24"/>
        </w:rPr>
        <w:t>unknown</w:t>
      </w:r>
      <w:r w:rsidRPr="00206449">
        <w:rPr>
          <w:rFonts w:ascii="Times New Roman" w:hAnsi="Times New Roman" w:cs="Times New Roman"/>
          <w:sz w:val="24"/>
          <w:szCs w:val="24"/>
        </w:rPr>
        <w:t xml:space="preserve"> whether adults assigned higher inconsistency ratings to the test events </w:t>
      </w:r>
      <w:r>
        <w:rPr>
          <w:rFonts w:ascii="Times New Roman" w:hAnsi="Times New Roman" w:cs="Times New Roman"/>
          <w:sz w:val="24"/>
          <w:szCs w:val="24"/>
        </w:rPr>
        <w:t>that incorporated a spatial gap</w:t>
      </w:r>
      <w:r w:rsidRPr="00206449">
        <w:rPr>
          <w:rFonts w:ascii="Times New Roman" w:hAnsi="Times New Roman" w:cs="Times New Roman"/>
          <w:sz w:val="24"/>
          <w:szCs w:val="24"/>
        </w:rPr>
        <w:t xml:space="preserve"> because these events were perceptually </w:t>
      </w:r>
      <w:r>
        <w:rPr>
          <w:rFonts w:ascii="Times New Roman" w:hAnsi="Times New Roman" w:cs="Times New Roman"/>
          <w:sz w:val="24"/>
          <w:szCs w:val="24"/>
        </w:rPr>
        <w:t xml:space="preserve">distinct from the training event </w:t>
      </w:r>
      <w:r w:rsidRPr="00206449">
        <w:rPr>
          <w:rFonts w:ascii="Times New Roman" w:hAnsi="Times New Roman" w:cs="Times New Roman"/>
          <w:sz w:val="24"/>
          <w:szCs w:val="24"/>
        </w:rPr>
        <w:t xml:space="preserve">or because </w:t>
      </w:r>
      <w:r>
        <w:rPr>
          <w:rFonts w:ascii="Times New Roman" w:hAnsi="Times New Roman" w:cs="Times New Roman"/>
          <w:sz w:val="24"/>
          <w:szCs w:val="24"/>
        </w:rPr>
        <w:t>they</w:t>
      </w:r>
      <w:r w:rsidRPr="00206449">
        <w:rPr>
          <w:rFonts w:ascii="Times New Roman" w:hAnsi="Times New Roman" w:cs="Times New Roman"/>
          <w:sz w:val="24"/>
          <w:szCs w:val="24"/>
        </w:rPr>
        <w:t xml:space="preserve"> were causally </w:t>
      </w:r>
      <w:r>
        <w:rPr>
          <w:rFonts w:ascii="Times New Roman" w:hAnsi="Times New Roman" w:cs="Times New Roman"/>
          <w:sz w:val="24"/>
          <w:szCs w:val="24"/>
        </w:rPr>
        <w:t>distinct from the training event</w:t>
      </w:r>
      <w:r w:rsidRPr="00206449">
        <w:rPr>
          <w:rFonts w:ascii="Times New Roman" w:hAnsi="Times New Roman" w:cs="Times New Roman"/>
          <w:sz w:val="24"/>
          <w:szCs w:val="24"/>
        </w:rPr>
        <w:t xml:space="preserve">. </w:t>
      </w:r>
      <w:r>
        <w:rPr>
          <w:rFonts w:ascii="Times New Roman" w:hAnsi="Times New Roman" w:cs="Times New Roman"/>
          <w:sz w:val="24"/>
          <w:szCs w:val="24"/>
        </w:rPr>
        <w:t>If, for example,</w:t>
      </w:r>
      <w:r w:rsidRPr="00206449">
        <w:rPr>
          <w:rFonts w:ascii="Times New Roman" w:hAnsi="Times New Roman" w:cs="Times New Roman"/>
          <w:sz w:val="24"/>
          <w:szCs w:val="24"/>
        </w:rPr>
        <w:t xml:space="preserve"> adul</w:t>
      </w:r>
      <w:r>
        <w:rPr>
          <w:rFonts w:ascii="Times New Roman" w:hAnsi="Times New Roman" w:cs="Times New Roman"/>
          <w:sz w:val="24"/>
          <w:szCs w:val="24"/>
        </w:rPr>
        <w:t>ts perceived the training event</w:t>
      </w:r>
      <w:r w:rsidRPr="00206449">
        <w:rPr>
          <w:rFonts w:ascii="Times New Roman" w:hAnsi="Times New Roman" w:cs="Times New Roman"/>
          <w:sz w:val="24"/>
          <w:szCs w:val="24"/>
        </w:rPr>
        <w:t xml:space="preserve"> as </w:t>
      </w:r>
      <w:r>
        <w:rPr>
          <w:rFonts w:ascii="Times New Roman" w:hAnsi="Times New Roman" w:cs="Times New Roman"/>
          <w:sz w:val="24"/>
          <w:szCs w:val="24"/>
        </w:rPr>
        <w:t>a causal event—in which</w:t>
      </w:r>
      <w:r w:rsidRPr="00206449">
        <w:rPr>
          <w:rFonts w:ascii="Times New Roman" w:hAnsi="Times New Roman" w:cs="Times New Roman"/>
          <w:sz w:val="24"/>
          <w:szCs w:val="24"/>
        </w:rPr>
        <w:t xml:space="preserve"> </w:t>
      </w:r>
      <w:r>
        <w:rPr>
          <w:rFonts w:ascii="Times New Roman" w:hAnsi="Times New Roman" w:cs="Times New Roman"/>
          <w:sz w:val="24"/>
          <w:szCs w:val="24"/>
        </w:rPr>
        <w:t xml:space="preserve">each </w:t>
      </w:r>
      <w:r w:rsidRPr="00206449">
        <w:rPr>
          <w:rFonts w:ascii="Times New Roman" w:hAnsi="Times New Roman" w:cs="Times New Roman"/>
          <w:sz w:val="24"/>
          <w:szCs w:val="24"/>
        </w:rPr>
        <w:t>object</w:t>
      </w:r>
      <w:r>
        <w:rPr>
          <w:rFonts w:ascii="Times New Roman" w:hAnsi="Times New Roman" w:cs="Times New Roman"/>
          <w:sz w:val="24"/>
          <w:szCs w:val="24"/>
        </w:rPr>
        <w:t xml:space="preserve"> (other than the last one) </w:t>
      </w:r>
      <w:r w:rsidRPr="00206449">
        <w:rPr>
          <w:rFonts w:ascii="Times New Roman" w:hAnsi="Times New Roman" w:cs="Times New Roman"/>
          <w:sz w:val="24"/>
          <w:szCs w:val="24"/>
        </w:rPr>
        <w:t>cause</w:t>
      </w:r>
      <w:r>
        <w:rPr>
          <w:rFonts w:ascii="Times New Roman" w:hAnsi="Times New Roman" w:cs="Times New Roman"/>
          <w:sz w:val="24"/>
          <w:szCs w:val="24"/>
        </w:rPr>
        <w:t xml:space="preserve">s </w:t>
      </w:r>
      <w:r w:rsidRPr="00206449">
        <w:rPr>
          <w:rFonts w:ascii="Times New Roman" w:hAnsi="Times New Roman" w:cs="Times New Roman"/>
          <w:sz w:val="24"/>
          <w:szCs w:val="24"/>
        </w:rPr>
        <w:t>other objects immediately to move through direct contact</w:t>
      </w:r>
      <w:r>
        <w:rPr>
          <w:rFonts w:ascii="Times New Roman" w:hAnsi="Times New Roman" w:cs="Times New Roman"/>
          <w:sz w:val="24"/>
          <w:szCs w:val="24"/>
        </w:rPr>
        <w:t>—</w:t>
      </w:r>
      <w:r w:rsidRPr="00206449">
        <w:rPr>
          <w:rFonts w:ascii="Times New Roman" w:hAnsi="Times New Roman" w:cs="Times New Roman"/>
          <w:sz w:val="24"/>
          <w:szCs w:val="24"/>
        </w:rPr>
        <w:t>then they should have provided higher inconsistency ratings to the test events that included a spatial gap</w:t>
      </w:r>
      <w:r>
        <w:rPr>
          <w:rFonts w:ascii="Times New Roman" w:hAnsi="Times New Roman" w:cs="Times New Roman"/>
          <w:sz w:val="24"/>
          <w:szCs w:val="24"/>
        </w:rPr>
        <w:t xml:space="preserve"> than to the test events that did </w:t>
      </w:r>
      <w:r>
        <w:rPr>
          <w:rFonts w:ascii="Times New Roman" w:hAnsi="Times New Roman" w:cs="Times New Roman"/>
          <w:sz w:val="24"/>
          <w:szCs w:val="24"/>
        </w:rPr>
        <w:lastRenderedPageBreak/>
        <w:t xml:space="preserve">not incorporate such a gap </w:t>
      </w:r>
      <w:r w:rsidRPr="00206449">
        <w:rPr>
          <w:rFonts w:ascii="Times New Roman" w:hAnsi="Times New Roman" w:cs="Times New Roman"/>
          <w:sz w:val="24"/>
          <w:szCs w:val="24"/>
        </w:rPr>
        <w:t>because these events represent non-causal events.</w:t>
      </w:r>
      <w:r>
        <w:rPr>
          <w:rFonts w:ascii="Times New Roman" w:hAnsi="Times New Roman" w:cs="Times New Roman"/>
          <w:sz w:val="24"/>
          <w:szCs w:val="24"/>
        </w:rPr>
        <w:t xml:space="preserve"> Despite it being</w:t>
      </w:r>
      <w:r w:rsidRPr="00206449">
        <w:rPr>
          <w:rFonts w:ascii="Times New Roman" w:hAnsi="Times New Roman" w:cs="Times New Roman"/>
          <w:sz w:val="24"/>
          <w:szCs w:val="24"/>
        </w:rPr>
        <w:t xml:space="preserve"> well-established that </w:t>
      </w:r>
      <w:r>
        <w:rPr>
          <w:rFonts w:ascii="Times New Roman" w:hAnsi="Times New Roman" w:cs="Times New Roman"/>
          <w:sz w:val="24"/>
          <w:szCs w:val="24"/>
        </w:rPr>
        <w:t>humans</w:t>
      </w:r>
      <w:r w:rsidRPr="00206449">
        <w:rPr>
          <w:rFonts w:ascii="Times New Roman" w:hAnsi="Times New Roman" w:cs="Times New Roman"/>
          <w:sz w:val="24"/>
          <w:szCs w:val="24"/>
        </w:rPr>
        <w:t xml:space="preserve"> treat</w:t>
      </w:r>
      <w:r>
        <w:rPr>
          <w:rFonts w:ascii="Times New Roman" w:hAnsi="Times New Roman" w:cs="Times New Roman"/>
          <w:sz w:val="24"/>
          <w:szCs w:val="24"/>
        </w:rPr>
        <w:t xml:space="preserve"> causal</w:t>
      </w:r>
      <w:r w:rsidRPr="00206449">
        <w:rPr>
          <w:rFonts w:ascii="Times New Roman" w:hAnsi="Times New Roman" w:cs="Times New Roman"/>
          <w:sz w:val="24"/>
          <w:szCs w:val="24"/>
        </w:rPr>
        <w:t xml:space="preserve"> launching events</w:t>
      </w:r>
      <w:r>
        <w:rPr>
          <w:rFonts w:ascii="Times New Roman" w:hAnsi="Times New Roman" w:cs="Times New Roman"/>
          <w:sz w:val="24"/>
          <w:szCs w:val="24"/>
        </w:rPr>
        <w:t xml:space="preserve"> differently than non-causal events</w:t>
      </w:r>
      <w:r w:rsidRPr="00206449">
        <w:rPr>
          <w:rFonts w:ascii="Times New Roman" w:hAnsi="Times New Roman" w:cs="Times New Roman"/>
          <w:sz w:val="24"/>
          <w:szCs w:val="24"/>
        </w:rPr>
        <w:t xml:space="preserve"> (Choi &amp; Scholl, 2006</w:t>
      </w:r>
      <w:r>
        <w:rPr>
          <w:rFonts w:ascii="Times New Roman" w:hAnsi="Times New Roman" w:cs="Times New Roman"/>
          <w:sz w:val="24"/>
          <w:szCs w:val="24"/>
        </w:rPr>
        <w:t>; Leslie, 1984; Morris &amp; Peng, 1994; Oakes &amp; Cohen, 1990</w:t>
      </w:r>
      <w:r w:rsidRPr="00206449">
        <w:rPr>
          <w:rFonts w:ascii="Times New Roman" w:hAnsi="Times New Roman" w:cs="Times New Roman"/>
          <w:sz w:val="24"/>
          <w:szCs w:val="24"/>
        </w:rPr>
        <w:t>)</w:t>
      </w:r>
      <w:r>
        <w:rPr>
          <w:rFonts w:ascii="Times New Roman" w:hAnsi="Times New Roman" w:cs="Times New Roman"/>
          <w:sz w:val="24"/>
          <w:szCs w:val="24"/>
        </w:rPr>
        <w:t>,</w:t>
      </w:r>
      <w:r w:rsidRPr="00206449">
        <w:rPr>
          <w:rFonts w:ascii="Times New Roman" w:hAnsi="Times New Roman" w:cs="Times New Roman"/>
          <w:sz w:val="24"/>
          <w:szCs w:val="24"/>
        </w:rPr>
        <w:t xml:space="preserve"> </w:t>
      </w:r>
      <w:r>
        <w:rPr>
          <w:rFonts w:ascii="Times New Roman" w:hAnsi="Times New Roman" w:cs="Times New Roman"/>
          <w:sz w:val="24"/>
          <w:szCs w:val="24"/>
        </w:rPr>
        <w:t>an unanswered question is</w:t>
      </w:r>
      <w:r w:rsidRPr="00206449">
        <w:rPr>
          <w:rFonts w:ascii="Times New Roman" w:hAnsi="Times New Roman" w:cs="Times New Roman"/>
          <w:sz w:val="24"/>
          <w:szCs w:val="24"/>
        </w:rPr>
        <w:t xml:space="preserve"> whether adults in Experiment 2 perceived the test events that incorporated a spatial gap </w:t>
      </w:r>
      <w:r>
        <w:rPr>
          <w:rFonts w:ascii="Times New Roman" w:hAnsi="Times New Roman" w:cs="Times New Roman"/>
          <w:sz w:val="24"/>
          <w:szCs w:val="24"/>
        </w:rPr>
        <w:t xml:space="preserve">as causally distinct or perceptually distinct from the training sequence. We sought to clarify the interpretation of these results in Experiment 3. </w:t>
      </w:r>
    </w:p>
    <w:bookmarkStart w:id="27" w:name="_Toc522727416"/>
    <w:p w14:paraId="683940B9" w14:textId="61A58C7C" w:rsidR="00E569D8" w:rsidRDefault="00864C18" w:rsidP="00864C18">
      <w:pPr>
        <w:pStyle w:val="Heading1"/>
        <w:jc w:val="center"/>
      </w:pPr>
      <w:r>
        <w:rPr>
          <w:noProof/>
        </w:rPr>
        <mc:AlternateContent>
          <mc:Choice Requires="wps">
            <w:drawing>
              <wp:anchor distT="0" distB="0" distL="114300" distR="114300" simplePos="0" relativeHeight="251661312" behindDoc="0" locked="0" layoutInCell="1" allowOverlap="1" wp14:anchorId="270B6915" wp14:editId="365F46A9">
                <wp:simplePos x="0" y="0"/>
                <wp:positionH relativeFrom="column">
                  <wp:posOffset>2202511</wp:posOffset>
                </wp:positionH>
                <wp:positionV relativeFrom="paragraph">
                  <wp:posOffset>-115073</wp:posOffset>
                </wp:positionV>
                <wp:extent cx="310101" cy="349857"/>
                <wp:effectExtent l="0" t="0" r="0" b="0"/>
                <wp:wrapNone/>
                <wp:docPr id="428" name="Rectangle 428"/>
                <wp:cNvGraphicFramePr/>
                <a:graphic xmlns:a="http://schemas.openxmlformats.org/drawingml/2006/main">
                  <a:graphicData uri="http://schemas.microsoft.com/office/word/2010/wordprocessingShape">
                    <wps:wsp>
                      <wps:cNvSpPr/>
                      <wps:spPr>
                        <a:xfrm>
                          <a:off x="0" y="0"/>
                          <a:ext cx="310101" cy="349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8" o:spid="_x0000_s1026" style="position:absolute;margin-left:173.45pt;margin-top:-9.05pt;width:24.4pt;height:27.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" fillcolor="white [3212]" stroked="f" strokeweight="2pt"/>
            </w:pict>
          </mc:Fallback>
        </mc:AlternateContent>
      </w:r>
      <w:r w:rsidR="00E569D8" w:rsidRPr="004464B5">
        <w:t>Experiment 3</w:t>
      </w:r>
      <w:bookmarkEnd w:id="27"/>
    </w:p>
    <w:p w14:paraId="7774F369"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Experiment 3 we examined</w:t>
      </w:r>
      <w:r w:rsidRPr="001C3E74">
        <w:rPr>
          <w:rFonts w:ascii="Times New Roman" w:hAnsi="Times New Roman" w:cs="Times New Roman"/>
          <w:sz w:val="24"/>
          <w:szCs w:val="24"/>
        </w:rPr>
        <w:t xml:space="preserve"> whether adults assigned higher inconsistency ratings to the test events that included a spatial gap because these test events were non-causal relative to the </w:t>
      </w:r>
      <w:r>
        <w:rPr>
          <w:rFonts w:ascii="Times New Roman" w:hAnsi="Times New Roman" w:cs="Times New Roman"/>
          <w:sz w:val="24"/>
          <w:szCs w:val="24"/>
        </w:rPr>
        <w:t>training event</w:t>
      </w:r>
      <w:r w:rsidRPr="001C3E74">
        <w:rPr>
          <w:rFonts w:ascii="Times New Roman" w:hAnsi="Times New Roman" w:cs="Times New Roman"/>
          <w:sz w:val="24"/>
          <w:szCs w:val="24"/>
        </w:rPr>
        <w:t xml:space="preserve"> or because these test events were perceptually distinct from the </w:t>
      </w:r>
      <w:r>
        <w:rPr>
          <w:rFonts w:ascii="Times New Roman" w:hAnsi="Times New Roman" w:cs="Times New Roman"/>
          <w:sz w:val="24"/>
          <w:szCs w:val="24"/>
        </w:rPr>
        <w:t>training event</w:t>
      </w:r>
      <w:r w:rsidRPr="001C3E74">
        <w:rPr>
          <w:rFonts w:ascii="Times New Roman" w:hAnsi="Times New Roman" w:cs="Times New Roman"/>
          <w:sz w:val="24"/>
          <w:szCs w:val="24"/>
        </w:rPr>
        <w:t>. Experiment 3 used launching events like Experiments 1 and 2. However, unlike Experiments 1 and 2 that included two perceptually distinct and salient circles (namely, the red and blue circles</w:t>
      </w:r>
      <w:r>
        <w:rPr>
          <w:rFonts w:ascii="Times New Roman" w:hAnsi="Times New Roman" w:cs="Times New Roman"/>
          <w:sz w:val="24"/>
          <w:szCs w:val="24"/>
        </w:rPr>
        <w:t>),</w:t>
      </w:r>
      <w:r w:rsidRPr="001C3E74">
        <w:rPr>
          <w:rFonts w:ascii="Times New Roman" w:hAnsi="Times New Roman" w:cs="Times New Roman"/>
          <w:sz w:val="24"/>
          <w:szCs w:val="24"/>
        </w:rPr>
        <w:t xml:space="preserve"> in Experiment 3 only one of the objects in the train</w:t>
      </w:r>
      <w:r>
        <w:rPr>
          <w:rFonts w:ascii="Times New Roman" w:hAnsi="Times New Roman" w:cs="Times New Roman"/>
          <w:sz w:val="24"/>
          <w:szCs w:val="24"/>
        </w:rPr>
        <w:t>ing</w:t>
      </w:r>
      <w:r w:rsidRPr="001C3E74">
        <w:rPr>
          <w:rFonts w:ascii="Times New Roman" w:hAnsi="Times New Roman" w:cs="Times New Roman"/>
          <w:sz w:val="24"/>
          <w:szCs w:val="24"/>
        </w:rPr>
        <w:t xml:space="preserve"> and test sequences was perceptually distinct and salient (</w:t>
      </w:r>
      <w:r w:rsidRPr="005E509A">
        <w:rPr>
          <w:rFonts w:ascii="Times New Roman" w:hAnsi="Times New Roman" w:cs="Times New Roman"/>
          <w:sz w:val="24"/>
          <w:szCs w:val="24"/>
        </w:rPr>
        <w:t>i.e.,</w:t>
      </w:r>
      <w:r w:rsidRPr="001C3E74">
        <w:rPr>
          <w:rFonts w:ascii="Times New Roman" w:hAnsi="Times New Roman" w:cs="Times New Roman"/>
          <w:sz w:val="24"/>
          <w:szCs w:val="24"/>
        </w:rPr>
        <w:t xml:space="preserve"> a green circle). </w:t>
      </w:r>
      <w:r>
        <w:rPr>
          <w:rFonts w:ascii="Times New Roman" w:hAnsi="Times New Roman" w:cs="Times New Roman"/>
          <w:sz w:val="24"/>
          <w:szCs w:val="24"/>
        </w:rPr>
        <w:t>The</w:t>
      </w:r>
      <w:r w:rsidRPr="001C3E74">
        <w:rPr>
          <w:rFonts w:ascii="Times New Roman" w:hAnsi="Times New Roman" w:cs="Times New Roman"/>
          <w:sz w:val="24"/>
          <w:szCs w:val="24"/>
        </w:rPr>
        <w:t xml:space="preserve"> nature of the test events in Experiment 3</w:t>
      </w:r>
      <w:r>
        <w:rPr>
          <w:rFonts w:ascii="Times New Roman" w:hAnsi="Times New Roman" w:cs="Times New Roman"/>
          <w:sz w:val="24"/>
          <w:szCs w:val="24"/>
        </w:rPr>
        <w:t xml:space="preserve"> also</w:t>
      </w:r>
      <w:r w:rsidRPr="001C3E74">
        <w:rPr>
          <w:rFonts w:ascii="Times New Roman" w:hAnsi="Times New Roman" w:cs="Times New Roman"/>
          <w:sz w:val="24"/>
          <w:szCs w:val="24"/>
        </w:rPr>
        <w:t xml:space="preserve"> differed from those in Experiments 1 and 2</w:t>
      </w:r>
      <w:r>
        <w:rPr>
          <w:rFonts w:ascii="Times New Roman" w:hAnsi="Times New Roman" w:cs="Times New Roman"/>
          <w:sz w:val="24"/>
          <w:szCs w:val="24"/>
        </w:rPr>
        <w:t>: The</w:t>
      </w:r>
      <w:r w:rsidRPr="001C3E74">
        <w:rPr>
          <w:rFonts w:ascii="Times New Roman" w:hAnsi="Times New Roman" w:cs="Times New Roman"/>
          <w:sz w:val="24"/>
          <w:szCs w:val="24"/>
        </w:rPr>
        <w:t xml:space="preserve"> test events in Experiment 3 were designed to manipulate independently causality and perceptual saliency</w:t>
      </w:r>
      <w:r>
        <w:rPr>
          <w:rFonts w:ascii="Times New Roman" w:hAnsi="Times New Roman" w:cs="Times New Roman"/>
          <w:sz w:val="24"/>
          <w:szCs w:val="24"/>
        </w:rPr>
        <w:t xml:space="preserve"> (this issue is discussed in detail below)</w:t>
      </w:r>
      <w:r w:rsidRPr="001C3E74">
        <w:rPr>
          <w:rFonts w:ascii="Times New Roman" w:hAnsi="Times New Roman" w:cs="Times New Roman"/>
          <w:sz w:val="24"/>
          <w:szCs w:val="24"/>
        </w:rPr>
        <w:t xml:space="preserve">. </w:t>
      </w:r>
    </w:p>
    <w:p w14:paraId="5CAB0D29" w14:textId="77777777" w:rsidR="00E569D8" w:rsidRPr="00E2682F" w:rsidRDefault="00E569D8" w:rsidP="00864C18">
      <w:pPr>
        <w:pStyle w:val="Heading2"/>
      </w:pPr>
      <w:bookmarkStart w:id="28" w:name="_Toc522727417"/>
      <w:r w:rsidRPr="00E2682F">
        <w:t>Methods</w:t>
      </w:r>
      <w:bookmarkEnd w:id="28"/>
    </w:p>
    <w:p w14:paraId="2924CE37" w14:textId="77777777" w:rsidR="00E569D8" w:rsidRPr="00E2682F" w:rsidRDefault="00E569D8" w:rsidP="00C7016D">
      <w:pPr>
        <w:spacing w:line="480" w:lineRule="auto"/>
        <w:ind w:firstLine="720"/>
        <w:contextualSpacing/>
        <w:rPr>
          <w:rFonts w:ascii="Times New Roman" w:hAnsi="Times New Roman" w:cs="Times New Roman"/>
          <w:sz w:val="24"/>
          <w:szCs w:val="24"/>
        </w:rPr>
      </w:pPr>
      <w:proofErr w:type="gramStart"/>
      <w:r w:rsidRPr="00E2682F">
        <w:rPr>
          <w:rFonts w:ascii="Times New Roman" w:hAnsi="Times New Roman" w:cs="Times New Roman"/>
          <w:b/>
          <w:sz w:val="24"/>
          <w:szCs w:val="24"/>
        </w:rPr>
        <w:t>Subjects.</w:t>
      </w:r>
      <w:proofErr w:type="gramEnd"/>
      <w:r w:rsidRPr="00E2682F">
        <w:rPr>
          <w:rFonts w:ascii="Times New Roman" w:hAnsi="Times New Roman" w:cs="Times New Roman"/>
          <w:sz w:val="24"/>
          <w:szCs w:val="24"/>
        </w:rPr>
        <w:t xml:space="preserve"> Thirty-two college students were recruited from Carnegie Mellon University to participate in Experiment 3. There were approximately equal numbers of males and females in the final sample. Data from one additional participant was excluded for failing to understand the directions of the task. </w:t>
      </w:r>
      <w:r>
        <w:rPr>
          <w:rFonts w:ascii="Times New Roman" w:hAnsi="Times New Roman" w:cs="Times New Roman"/>
          <w:sz w:val="24"/>
          <w:szCs w:val="24"/>
        </w:rPr>
        <w:t>A</w:t>
      </w:r>
      <w:r w:rsidRPr="00E2682F">
        <w:rPr>
          <w:rFonts w:ascii="Times New Roman" w:hAnsi="Times New Roman" w:cs="Times New Roman"/>
          <w:sz w:val="24"/>
          <w:szCs w:val="24"/>
        </w:rPr>
        <w:t xml:space="preserve">n a priori power analysis revealed that approximately 16 participants would be needed to have an 80% chance of detecting a reliable difference between any two pairs </w:t>
      </w:r>
      <w:r w:rsidRPr="00E2682F">
        <w:rPr>
          <w:rFonts w:ascii="Times New Roman" w:hAnsi="Times New Roman" w:cs="Times New Roman"/>
          <w:sz w:val="24"/>
          <w:szCs w:val="24"/>
        </w:rPr>
        <w:lastRenderedPageBreak/>
        <w:t>of means if such a difference exists (</w:t>
      </w:r>
      <w:r w:rsidRPr="005E509A">
        <w:rPr>
          <w:rFonts w:ascii="Times New Roman" w:hAnsi="Times New Roman" w:cs="Times New Roman"/>
          <w:sz w:val="24"/>
          <w:szCs w:val="24"/>
        </w:rPr>
        <w:t>e.g.,</w:t>
      </w:r>
      <w:r w:rsidRPr="00E2682F">
        <w:rPr>
          <w:rFonts w:ascii="Times New Roman" w:hAnsi="Times New Roman" w:cs="Times New Roman"/>
          <w:sz w:val="24"/>
          <w:szCs w:val="24"/>
        </w:rPr>
        <w:t xml:space="preserve"> Cohen, 1988)</w:t>
      </w:r>
      <w:r>
        <w:rPr>
          <w:rFonts w:ascii="Times New Roman" w:hAnsi="Times New Roman" w:cs="Times New Roman"/>
          <w:sz w:val="24"/>
          <w:szCs w:val="24"/>
        </w:rPr>
        <w:t>. Therefore, this sample size was considered sufficient.</w:t>
      </w:r>
    </w:p>
    <w:p w14:paraId="0407D22D" w14:textId="77777777" w:rsidR="00E569D8" w:rsidRDefault="00E569D8" w:rsidP="00C7016D">
      <w:pPr>
        <w:spacing w:line="480" w:lineRule="auto"/>
        <w:ind w:firstLine="720"/>
        <w:contextualSpacing/>
        <w:rPr>
          <w:rFonts w:ascii="Times New Roman" w:hAnsi="Times New Roman" w:cs="Times New Roman"/>
          <w:sz w:val="24"/>
          <w:szCs w:val="24"/>
        </w:rPr>
      </w:pPr>
      <w:proofErr w:type="gramStart"/>
      <w:r w:rsidRPr="00E2682F">
        <w:rPr>
          <w:rFonts w:ascii="Times New Roman" w:hAnsi="Times New Roman" w:cs="Times New Roman"/>
          <w:b/>
          <w:sz w:val="24"/>
          <w:szCs w:val="24"/>
        </w:rPr>
        <w:t>Stimuli.</w:t>
      </w:r>
      <w:proofErr w:type="gramEnd"/>
      <w:r w:rsidRPr="00E2682F">
        <w:rPr>
          <w:rFonts w:ascii="Times New Roman" w:hAnsi="Times New Roman" w:cs="Times New Roman"/>
          <w:sz w:val="24"/>
          <w:szCs w:val="24"/>
        </w:rPr>
        <w:t xml:space="preserve"> Similar to Experiments 1 and 2, the stimuli in Experiment </w:t>
      </w:r>
      <w:r>
        <w:rPr>
          <w:rFonts w:ascii="Times New Roman" w:hAnsi="Times New Roman" w:cs="Times New Roman"/>
          <w:sz w:val="24"/>
          <w:szCs w:val="24"/>
        </w:rPr>
        <w:t>3</w:t>
      </w:r>
      <w:r w:rsidRPr="00E2682F">
        <w:rPr>
          <w:rFonts w:ascii="Times New Roman" w:hAnsi="Times New Roman" w:cs="Times New Roman"/>
          <w:sz w:val="24"/>
          <w:szCs w:val="24"/>
        </w:rPr>
        <w:t xml:space="preserve"> were computer-animated launching-event sequences and the stage on which the events were depicted was the same as that in Experiments 1 and 2. The dimensions of the circles used in Experiment 3 were also identical to those used in Experiments 1 and 2. </w:t>
      </w:r>
      <w:r>
        <w:rPr>
          <w:rFonts w:ascii="Times New Roman" w:hAnsi="Times New Roman" w:cs="Times New Roman"/>
          <w:sz w:val="24"/>
          <w:szCs w:val="24"/>
        </w:rPr>
        <w:t>However</w:t>
      </w:r>
      <w:r w:rsidRPr="00134A9F">
        <w:rPr>
          <w:rFonts w:ascii="Times New Roman" w:hAnsi="Times New Roman" w:cs="Times New Roman"/>
          <w:sz w:val="24"/>
          <w:szCs w:val="24"/>
        </w:rPr>
        <w:t xml:space="preserve">, the train and test sequences used in Experiment 3 differed from those used in Experiments 1 and 2. During training, subjects were shown a four-object launching sequence in which a first object that was gray made contact with and subsequently caused a second object that was green to move. </w:t>
      </w:r>
      <w:r>
        <w:rPr>
          <w:rFonts w:ascii="Times New Roman" w:hAnsi="Times New Roman" w:cs="Times New Roman"/>
          <w:sz w:val="24"/>
          <w:szCs w:val="24"/>
        </w:rPr>
        <w:t>T</w:t>
      </w:r>
      <w:r w:rsidRPr="00134A9F">
        <w:rPr>
          <w:rFonts w:ascii="Times New Roman" w:hAnsi="Times New Roman" w:cs="Times New Roman"/>
          <w:sz w:val="24"/>
          <w:szCs w:val="24"/>
        </w:rPr>
        <w:t xml:space="preserve">he green object </w:t>
      </w:r>
      <w:r>
        <w:rPr>
          <w:rFonts w:ascii="Times New Roman" w:hAnsi="Times New Roman" w:cs="Times New Roman"/>
          <w:sz w:val="24"/>
          <w:szCs w:val="24"/>
        </w:rPr>
        <w:t xml:space="preserve">continued to </w:t>
      </w:r>
      <w:r w:rsidRPr="00134A9F">
        <w:rPr>
          <w:rFonts w:ascii="Times New Roman" w:hAnsi="Times New Roman" w:cs="Times New Roman"/>
          <w:sz w:val="24"/>
          <w:szCs w:val="24"/>
        </w:rPr>
        <w:t>move until it made contact with</w:t>
      </w:r>
      <w:r>
        <w:rPr>
          <w:rFonts w:ascii="Times New Roman" w:hAnsi="Times New Roman" w:cs="Times New Roman"/>
          <w:sz w:val="24"/>
          <w:szCs w:val="24"/>
        </w:rPr>
        <w:t xml:space="preserve"> a </w:t>
      </w:r>
      <w:r w:rsidRPr="00134A9F">
        <w:rPr>
          <w:rFonts w:ascii="Times New Roman" w:hAnsi="Times New Roman" w:cs="Times New Roman"/>
          <w:sz w:val="24"/>
          <w:szCs w:val="24"/>
        </w:rPr>
        <w:t>third object that was gray</w:t>
      </w:r>
      <w:r>
        <w:rPr>
          <w:rFonts w:ascii="Times New Roman" w:hAnsi="Times New Roman" w:cs="Times New Roman"/>
          <w:sz w:val="24"/>
          <w:szCs w:val="24"/>
        </w:rPr>
        <w:t xml:space="preserve">, which then began </w:t>
      </w:r>
      <w:r w:rsidRPr="00134A9F">
        <w:rPr>
          <w:rFonts w:ascii="Times New Roman" w:hAnsi="Times New Roman" w:cs="Times New Roman"/>
          <w:sz w:val="24"/>
          <w:szCs w:val="24"/>
        </w:rPr>
        <w:t>to move</w:t>
      </w:r>
      <w:r>
        <w:rPr>
          <w:rFonts w:ascii="Times New Roman" w:hAnsi="Times New Roman" w:cs="Times New Roman"/>
          <w:sz w:val="24"/>
          <w:szCs w:val="24"/>
        </w:rPr>
        <w:t xml:space="preserve"> </w:t>
      </w:r>
      <w:r w:rsidRPr="00134A9F">
        <w:rPr>
          <w:rFonts w:ascii="Times New Roman" w:hAnsi="Times New Roman" w:cs="Times New Roman"/>
          <w:sz w:val="24"/>
          <w:szCs w:val="24"/>
        </w:rPr>
        <w:t>until it made contact with a fourth object that was also gray</w:t>
      </w:r>
      <w:r>
        <w:rPr>
          <w:rFonts w:ascii="Times New Roman" w:hAnsi="Times New Roman" w:cs="Times New Roman"/>
          <w:sz w:val="24"/>
          <w:szCs w:val="24"/>
        </w:rPr>
        <w:t xml:space="preserve"> (which then moved until off screen)</w:t>
      </w:r>
      <w:r w:rsidRPr="00134A9F">
        <w:rPr>
          <w:rFonts w:ascii="Times New Roman" w:hAnsi="Times New Roman" w:cs="Times New Roman"/>
          <w:sz w:val="24"/>
          <w:szCs w:val="24"/>
        </w:rPr>
        <w:t>.</w:t>
      </w:r>
    </w:p>
    <w:p w14:paraId="3B16B2AF" w14:textId="77777777" w:rsidR="00E569D8" w:rsidRDefault="00E569D8" w:rsidP="00C7016D">
      <w:pPr>
        <w:spacing w:line="480" w:lineRule="auto"/>
        <w:ind w:firstLine="720"/>
        <w:contextualSpacing/>
        <w:rPr>
          <w:rFonts w:ascii="Times New Roman" w:hAnsi="Times New Roman" w:cs="Times New Roman"/>
          <w:sz w:val="24"/>
          <w:szCs w:val="24"/>
        </w:rPr>
      </w:pPr>
      <w:r w:rsidRPr="00134A9F">
        <w:rPr>
          <w:rFonts w:ascii="Times New Roman" w:hAnsi="Times New Roman" w:cs="Times New Roman"/>
          <w:sz w:val="24"/>
          <w:szCs w:val="24"/>
        </w:rPr>
        <w:t>Critically, and unlike Experiments 1 and 2, the first object in the train sequences beg</w:t>
      </w:r>
      <w:r>
        <w:rPr>
          <w:rFonts w:ascii="Times New Roman" w:hAnsi="Times New Roman" w:cs="Times New Roman"/>
          <w:sz w:val="24"/>
          <w:szCs w:val="24"/>
        </w:rPr>
        <w:t>a</w:t>
      </w:r>
      <w:r w:rsidRPr="00134A9F">
        <w:rPr>
          <w:rFonts w:ascii="Times New Roman" w:hAnsi="Times New Roman" w:cs="Times New Roman"/>
          <w:sz w:val="24"/>
          <w:szCs w:val="24"/>
        </w:rPr>
        <w:t xml:space="preserve">n to move </w:t>
      </w:r>
      <w:r>
        <w:rPr>
          <w:rFonts w:ascii="Times New Roman" w:hAnsi="Times New Roman" w:cs="Times New Roman"/>
          <w:sz w:val="24"/>
          <w:szCs w:val="24"/>
        </w:rPr>
        <w:t xml:space="preserve">from on stage </w:t>
      </w:r>
      <w:r w:rsidRPr="00134A9F">
        <w:rPr>
          <w:rFonts w:ascii="Times New Roman" w:hAnsi="Times New Roman" w:cs="Times New Roman"/>
          <w:sz w:val="24"/>
          <w:szCs w:val="24"/>
        </w:rPr>
        <w:t>rather than off stage. The rationale for this change was that it would not be possible to manipulate perceptual saliency (</w:t>
      </w:r>
      <w:r w:rsidRPr="005E509A">
        <w:rPr>
          <w:rFonts w:ascii="Times New Roman" w:hAnsi="Times New Roman" w:cs="Times New Roman"/>
          <w:sz w:val="24"/>
          <w:szCs w:val="24"/>
        </w:rPr>
        <w:t>i.e.,</w:t>
      </w:r>
      <w:r w:rsidRPr="00134A9F">
        <w:rPr>
          <w:rFonts w:ascii="Times New Roman" w:hAnsi="Times New Roman" w:cs="Times New Roman"/>
          <w:sz w:val="24"/>
          <w:szCs w:val="24"/>
        </w:rPr>
        <w:t xml:space="preserve"> the presence of a spatial gap) or causality </w:t>
      </w:r>
      <w:r>
        <w:rPr>
          <w:rFonts w:ascii="Times New Roman" w:hAnsi="Times New Roman" w:cs="Times New Roman"/>
          <w:sz w:val="24"/>
          <w:szCs w:val="24"/>
        </w:rPr>
        <w:t>(</w:t>
      </w:r>
      <w:r w:rsidRPr="005E509A">
        <w:rPr>
          <w:rFonts w:ascii="Times New Roman" w:hAnsi="Times New Roman" w:cs="Times New Roman"/>
          <w:sz w:val="24"/>
          <w:szCs w:val="24"/>
        </w:rPr>
        <w:t>i.e.</w:t>
      </w:r>
      <w:r>
        <w:rPr>
          <w:rFonts w:ascii="Times New Roman" w:hAnsi="Times New Roman" w:cs="Times New Roman"/>
          <w:sz w:val="24"/>
          <w:szCs w:val="24"/>
        </w:rPr>
        <w:t xml:space="preserve">, whether or not the causal role of the salient object is preserved across learning phases) </w:t>
      </w:r>
      <w:r w:rsidRPr="005F6183">
        <w:rPr>
          <w:rFonts w:ascii="Times New Roman" w:hAnsi="Times New Roman" w:cs="Times New Roman"/>
          <w:sz w:val="24"/>
          <w:szCs w:val="24"/>
        </w:rPr>
        <w:t>separately</w:t>
      </w:r>
      <w:r w:rsidRPr="00134A9F">
        <w:rPr>
          <w:rFonts w:ascii="Times New Roman" w:hAnsi="Times New Roman" w:cs="Times New Roman"/>
          <w:sz w:val="24"/>
          <w:szCs w:val="24"/>
        </w:rPr>
        <w:t xml:space="preserve"> if the first object began off rather than on stage. To understand why, consider a hypothetical four-object launching-event sequence such as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sym w:font="Wingdings" w:char="F0E0"/>
      </w:r>
      <w:r w:rsidRPr="00134A9F">
        <w:rPr>
          <w:rFonts w:ascii="Times New Roman" w:hAnsi="Times New Roman" w:cs="Times New Roman"/>
          <w:sz w:val="24"/>
          <w:szCs w:val="24"/>
        </w:rPr>
        <w:t>B</w:t>
      </w:r>
      <w:r w:rsidRPr="00134A9F">
        <w:rPr>
          <w:rFonts w:ascii="Times New Roman" w:hAnsi="Times New Roman" w:cs="Times New Roman"/>
          <w:sz w:val="24"/>
          <w:szCs w:val="24"/>
        </w:rPr>
        <w:sym w:font="Wingdings" w:char="F0E0"/>
      </w:r>
      <w:r w:rsidRPr="00134A9F">
        <w:rPr>
          <w:rFonts w:ascii="Times New Roman" w:hAnsi="Times New Roman" w:cs="Times New Roman"/>
          <w:sz w:val="24"/>
          <w:szCs w:val="24"/>
        </w:rPr>
        <w:t>A</w:t>
      </w:r>
      <w:r>
        <w:rPr>
          <w:rFonts w:ascii="Times New Roman" w:hAnsi="Times New Roman" w:cs="Times New Roman"/>
          <w:sz w:val="24"/>
          <w:szCs w:val="24"/>
          <w:vertAlign w:val="subscript"/>
        </w:rPr>
        <w:t>2</w:t>
      </w:r>
      <w:r w:rsidRPr="00134A9F">
        <w:rPr>
          <w:rFonts w:ascii="Times New Roman" w:hAnsi="Times New Roman" w:cs="Times New Roman"/>
          <w:sz w:val="24"/>
          <w:szCs w:val="24"/>
        </w:rPr>
        <w:sym w:font="Wingdings" w:char="F0E0"/>
      </w:r>
      <w:r w:rsidRPr="00134A9F">
        <w:rPr>
          <w:rFonts w:ascii="Times New Roman" w:hAnsi="Times New Roman" w:cs="Times New Roman"/>
          <w:sz w:val="24"/>
          <w:szCs w:val="24"/>
        </w:rPr>
        <w:t>A</w:t>
      </w:r>
      <w:r w:rsidRPr="00134A9F">
        <w:rPr>
          <w:rFonts w:ascii="Times New Roman" w:hAnsi="Times New Roman" w:cs="Times New Roman"/>
          <w:sz w:val="24"/>
          <w:szCs w:val="24"/>
          <w:vertAlign w:val="subscript"/>
        </w:rPr>
        <w:t>3</w:t>
      </w:r>
      <w:r w:rsidRPr="00134A9F">
        <w:rPr>
          <w:rFonts w:ascii="Times New Roman" w:hAnsi="Times New Roman" w:cs="Times New Roman"/>
          <w:sz w:val="24"/>
          <w:szCs w:val="24"/>
        </w:rPr>
        <w:t>, where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 begins to move </w:t>
      </w:r>
      <w:r>
        <w:rPr>
          <w:rFonts w:ascii="Times New Roman" w:hAnsi="Times New Roman" w:cs="Times New Roman"/>
          <w:sz w:val="24"/>
          <w:szCs w:val="24"/>
        </w:rPr>
        <w:t xml:space="preserve">from out of sight </w:t>
      </w:r>
      <w:r w:rsidRPr="00134A9F">
        <w:rPr>
          <w:rFonts w:ascii="Times New Roman" w:hAnsi="Times New Roman" w:cs="Times New Roman"/>
          <w:sz w:val="24"/>
          <w:szCs w:val="24"/>
        </w:rPr>
        <w:t>off stage, where B is the only salient cue,</w:t>
      </w:r>
      <w:r>
        <w:rPr>
          <w:rFonts w:ascii="Times New Roman" w:hAnsi="Times New Roman" w:cs="Times New Roman"/>
          <w:sz w:val="24"/>
          <w:szCs w:val="24"/>
        </w:rPr>
        <w:t xml:space="preserve"> where all A objects are perceptually identical,</w:t>
      </w:r>
      <w:r w:rsidRPr="00134A9F">
        <w:rPr>
          <w:rFonts w:ascii="Times New Roman" w:hAnsi="Times New Roman" w:cs="Times New Roman"/>
          <w:sz w:val="24"/>
          <w:szCs w:val="24"/>
        </w:rPr>
        <w:t xml:space="preserve"> and where the arrows indicate direction of causality. In this sequence, B is caused to move (by</w:t>
      </w:r>
      <w:r>
        <w:rPr>
          <w:rFonts w:ascii="Times New Roman" w:hAnsi="Times New Roman" w:cs="Times New Roman"/>
          <w:sz w:val="24"/>
          <w:szCs w:val="24"/>
        </w:rPr>
        <w:t xml:space="preserve"> its parent</w:t>
      </w:r>
      <w:r w:rsidRPr="00134A9F">
        <w:rPr>
          <w:rFonts w:ascii="Times New Roman" w:hAnsi="Times New Roman" w:cs="Times New Roman"/>
          <w:sz w:val="24"/>
          <w:szCs w:val="24"/>
        </w:rPr>
        <w:t xml:space="preserve">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t>). However, because A</w:t>
      </w:r>
      <w:r>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 begins to move </w:t>
      </w:r>
      <w:r>
        <w:rPr>
          <w:rFonts w:ascii="Times New Roman" w:hAnsi="Times New Roman" w:cs="Times New Roman"/>
          <w:sz w:val="24"/>
          <w:szCs w:val="24"/>
        </w:rPr>
        <w:t xml:space="preserve">from </w:t>
      </w:r>
      <w:r w:rsidRPr="00134A9F">
        <w:rPr>
          <w:rFonts w:ascii="Times New Roman" w:hAnsi="Times New Roman" w:cs="Times New Roman"/>
          <w:sz w:val="24"/>
          <w:szCs w:val="24"/>
        </w:rPr>
        <w:t>off</w:t>
      </w:r>
      <w:r>
        <w:rPr>
          <w:rFonts w:ascii="Times New Roman" w:hAnsi="Times New Roman" w:cs="Times New Roman"/>
          <w:sz w:val="24"/>
          <w:szCs w:val="24"/>
        </w:rPr>
        <w:t xml:space="preserve">stage </w:t>
      </w:r>
      <w:r w:rsidRPr="00134A9F">
        <w:rPr>
          <w:rFonts w:ascii="Times New Roman" w:hAnsi="Times New Roman" w:cs="Times New Roman"/>
          <w:sz w:val="24"/>
          <w:szCs w:val="24"/>
        </w:rPr>
        <w:t xml:space="preserve">rather than onstage, it is impossible to know whether </w:t>
      </w:r>
      <w:r>
        <w:rPr>
          <w:rFonts w:ascii="Times New Roman" w:hAnsi="Times New Roman" w:cs="Times New Roman"/>
          <w:sz w:val="24"/>
          <w:szCs w:val="24"/>
        </w:rPr>
        <w:t>A</w:t>
      </w:r>
      <w:r>
        <w:rPr>
          <w:rFonts w:ascii="Times New Roman" w:hAnsi="Times New Roman" w:cs="Times New Roman"/>
          <w:sz w:val="24"/>
          <w:szCs w:val="24"/>
          <w:vertAlign w:val="subscript"/>
        </w:rPr>
        <w:t xml:space="preserve">1 </w:t>
      </w:r>
      <w:r>
        <w:rPr>
          <w:rFonts w:ascii="Times New Roman" w:hAnsi="Times New Roman" w:cs="Times New Roman"/>
          <w:sz w:val="24"/>
          <w:szCs w:val="24"/>
        </w:rPr>
        <w:t>was</w:t>
      </w:r>
      <w:r w:rsidRPr="00134A9F">
        <w:rPr>
          <w:rFonts w:ascii="Times New Roman" w:hAnsi="Times New Roman" w:cs="Times New Roman"/>
          <w:sz w:val="24"/>
          <w:szCs w:val="24"/>
        </w:rPr>
        <w:t xml:space="preserve"> caused-to-move or </w:t>
      </w:r>
      <w:r>
        <w:rPr>
          <w:rFonts w:ascii="Times New Roman" w:hAnsi="Times New Roman" w:cs="Times New Roman"/>
          <w:sz w:val="24"/>
          <w:szCs w:val="24"/>
        </w:rPr>
        <w:t>began to move on its own and was self-propelled; that is, by starting offstage, it is impossible to know the causal role of A</w:t>
      </w:r>
      <w:r>
        <w:rPr>
          <w:rFonts w:ascii="Times New Roman" w:hAnsi="Times New Roman" w:cs="Times New Roman"/>
          <w:sz w:val="24"/>
          <w:szCs w:val="24"/>
          <w:vertAlign w:val="subscript"/>
        </w:rPr>
        <w:t>1</w:t>
      </w:r>
      <w:r>
        <w:rPr>
          <w:rFonts w:ascii="Times New Roman" w:hAnsi="Times New Roman" w:cs="Times New Roman"/>
          <w:sz w:val="24"/>
          <w:szCs w:val="24"/>
        </w:rPr>
        <w:t xml:space="preserve"> as either an object that was caused to move or that initiated its own movement</w:t>
      </w:r>
      <w:r w:rsidRPr="00134A9F">
        <w:rPr>
          <w:rFonts w:ascii="Times New Roman" w:hAnsi="Times New Roman" w:cs="Times New Roman"/>
          <w:sz w:val="24"/>
          <w:szCs w:val="24"/>
        </w:rPr>
        <w:t xml:space="preserve">. This means that simply </w:t>
      </w:r>
      <w:r w:rsidRPr="00134A9F">
        <w:rPr>
          <w:rFonts w:ascii="Times New Roman" w:hAnsi="Times New Roman" w:cs="Times New Roman"/>
          <w:sz w:val="24"/>
          <w:szCs w:val="24"/>
        </w:rPr>
        <w:lastRenderedPageBreak/>
        <w:t>changing B's causal status by swapping its position with A</w:t>
      </w:r>
      <w:r w:rsidRPr="00134A9F">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—in an </w:t>
      </w:r>
      <w:r>
        <w:rPr>
          <w:rFonts w:ascii="Times New Roman" w:hAnsi="Times New Roman" w:cs="Times New Roman"/>
          <w:sz w:val="24"/>
          <w:szCs w:val="24"/>
        </w:rPr>
        <w:t>effort, for example,</w:t>
      </w:r>
      <w:r w:rsidRPr="00134A9F">
        <w:rPr>
          <w:rFonts w:ascii="Times New Roman" w:hAnsi="Times New Roman" w:cs="Times New Roman"/>
          <w:sz w:val="24"/>
          <w:szCs w:val="24"/>
        </w:rPr>
        <w:t xml:space="preserve"> to change its causal status from a caused-to-move object to a self-propelled one—would be an insufficient manipulation</w:t>
      </w:r>
      <w:r>
        <w:rPr>
          <w:rFonts w:ascii="Times New Roman" w:hAnsi="Times New Roman" w:cs="Times New Roman"/>
          <w:sz w:val="24"/>
          <w:szCs w:val="24"/>
        </w:rPr>
        <w:t>. This is</w:t>
      </w:r>
      <w:r w:rsidRPr="00134A9F">
        <w:rPr>
          <w:rFonts w:ascii="Times New Roman" w:hAnsi="Times New Roman" w:cs="Times New Roman"/>
          <w:sz w:val="24"/>
          <w:szCs w:val="24"/>
        </w:rPr>
        <w:t xml:space="preserve"> because it is unclear to what extent </w:t>
      </w:r>
      <w:r>
        <w:rPr>
          <w:rFonts w:ascii="Times New Roman" w:hAnsi="Times New Roman" w:cs="Times New Roman"/>
          <w:sz w:val="24"/>
          <w:szCs w:val="24"/>
        </w:rPr>
        <w:t>A</w:t>
      </w:r>
      <w:r>
        <w:rPr>
          <w:rFonts w:ascii="Times New Roman" w:hAnsi="Times New Roman" w:cs="Times New Roman"/>
          <w:sz w:val="24"/>
          <w:szCs w:val="24"/>
          <w:vertAlign w:val="subscript"/>
        </w:rPr>
        <w:t>1</w:t>
      </w:r>
      <w:r w:rsidRPr="00134A9F">
        <w:rPr>
          <w:rFonts w:ascii="Times New Roman" w:hAnsi="Times New Roman" w:cs="Times New Roman"/>
          <w:sz w:val="24"/>
          <w:szCs w:val="24"/>
        </w:rPr>
        <w:t xml:space="preserve"> is self-propelled or caused-to-move. </w:t>
      </w:r>
      <w:r>
        <w:rPr>
          <w:rFonts w:ascii="Times New Roman" w:hAnsi="Times New Roman" w:cs="Times New Roman"/>
          <w:sz w:val="24"/>
          <w:szCs w:val="24"/>
        </w:rPr>
        <w:t xml:space="preserve">Because </w:t>
      </w:r>
      <w:r w:rsidRPr="00134A9F">
        <w:rPr>
          <w:rFonts w:ascii="Times New Roman" w:hAnsi="Times New Roman" w:cs="Times New Roman"/>
          <w:sz w:val="24"/>
          <w:szCs w:val="24"/>
        </w:rPr>
        <w:t>"causality," as it is used here, refers to the causal role of the single perceptually salient object</w:t>
      </w:r>
      <w:r>
        <w:rPr>
          <w:rFonts w:ascii="Times New Roman" w:hAnsi="Times New Roman" w:cs="Times New Roman"/>
          <w:sz w:val="24"/>
          <w:szCs w:val="24"/>
        </w:rPr>
        <w:t xml:space="preserve">, </w:t>
      </w:r>
      <w:r w:rsidRPr="00134A9F">
        <w:rPr>
          <w:rFonts w:ascii="Times New Roman" w:hAnsi="Times New Roman" w:cs="Times New Roman"/>
          <w:sz w:val="24"/>
          <w:szCs w:val="24"/>
        </w:rPr>
        <w:t>this means that</w:t>
      </w:r>
      <w:r>
        <w:rPr>
          <w:rFonts w:ascii="Times New Roman" w:hAnsi="Times New Roman" w:cs="Times New Roman"/>
          <w:sz w:val="24"/>
          <w:szCs w:val="24"/>
        </w:rPr>
        <w:t xml:space="preserve"> in the present experiment</w:t>
      </w:r>
      <w:r w:rsidRPr="00134A9F">
        <w:rPr>
          <w:rFonts w:ascii="Times New Roman" w:hAnsi="Times New Roman" w:cs="Times New Roman"/>
          <w:sz w:val="24"/>
          <w:szCs w:val="24"/>
        </w:rPr>
        <w:t xml:space="preserve"> a test event will still be considered causally familiar with a training event if the causal role of the green circle remains unchanged between training and test, regardless </w:t>
      </w:r>
      <w:r>
        <w:rPr>
          <w:rFonts w:ascii="Times New Roman" w:hAnsi="Times New Roman" w:cs="Times New Roman"/>
          <w:sz w:val="24"/>
          <w:szCs w:val="24"/>
        </w:rPr>
        <w:t xml:space="preserve">of </w:t>
      </w:r>
      <w:r w:rsidRPr="00134A9F">
        <w:rPr>
          <w:rFonts w:ascii="Times New Roman" w:hAnsi="Times New Roman" w:cs="Times New Roman"/>
          <w:sz w:val="24"/>
          <w:szCs w:val="24"/>
        </w:rPr>
        <w:t xml:space="preserve">whether the causal roles of the gray objects are </w:t>
      </w:r>
      <w:r>
        <w:rPr>
          <w:rFonts w:ascii="Times New Roman" w:hAnsi="Times New Roman" w:cs="Times New Roman"/>
          <w:sz w:val="24"/>
          <w:szCs w:val="24"/>
        </w:rPr>
        <w:t>held constant.</w:t>
      </w:r>
    </w:p>
    <w:p w14:paraId="70D1AF19" w14:textId="77777777" w:rsidR="00E569D8" w:rsidRDefault="00E569D8" w:rsidP="00C7016D">
      <w:pPr>
        <w:spacing w:line="480" w:lineRule="auto"/>
        <w:ind w:firstLine="720"/>
        <w:contextualSpacing/>
        <w:rPr>
          <w:rFonts w:ascii="Times New Roman" w:hAnsi="Times New Roman" w:cs="Times New Roman"/>
          <w:sz w:val="24"/>
          <w:szCs w:val="24"/>
        </w:rPr>
      </w:pPr>
      <w:r w:rsidRPr="001115DF">
        <w:rPr>
          <w:rFonts w:ascii="Times New Roman" w:hAnsi="Times New Roman" w:cs="Times New Roman"/>
          <w:sz w:val="24"/>
          <w:szCs w:val="24"/>
        </w:rPr>
        <w:t xml:space="preserve">Following exposure to the training four-object launching event, subjects </w:t>
      </w:r>
      <w:r>
        <w:rPr>
          <w:rFonts w:ascii="Times New Roman" w:hAnsi="Times New Roman" w:cs="Times New Roman"/>
          <w:sz w:val="24"/>
          <w:szCs w:val="24"/>
        </w:rPr>
        <w:t>were</w:t>
      </w:r>
      <w:r w:rsidRPr="001115DF">
        <w:rPr>
          <w:rFonts w:ascii="Times New Roman" w:hAnsi="Times New Roman" w:cs="Times New Roman"/>
          <w:sz w:val="24"/>
          <w:szCs w:val="24"/>
        </w:rPr>
        <w:t xml:space="preserve"> shown four test events: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 G</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 xml:space="preserve">, </w:t>
      </w:r>
      <w:proofErr w:type="gramStart"/>
      <w:r w:rsidRPr="001115DF">
        <w:rPr>
          <w:rFonts w:ascii="Times New Roman" w:hAnsi="Times New Roman" w:cs="Times New Roman"/>
          <w:sz w:val="24"/>
          <w:szCs w:val="24"/>
        </w:rPr>
        <w:t>G</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F</w:t>
      </w:r>
      <w:proofErr w:type="gramEnd"/>
      <w:r w:rsidRPr="001115DF">
        <w:rPr>
          <w:rFonts w:ascii="Times New Roman" w:hAnsi="Times New Roman" w:cs="Times New Roman"/>
          <w:sz w:val="24"/>
          <w:szCs w:val="24"/>
        </w:rPr>
        <w:t>. In the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 xml:space="preserve"> (</w:t>
      </w:r>
      <w:r w:rsidRPr="005E509A">
        <w:rPr>
          <w:rFonts w:ascii="Times New Roman" w:hAnsi="Times New Roman" w:cs="Times New Roman"/>
          <w:sz w:val="24"/>
          <w:szCs w:val="24"/>
        </w:rPr>
        <w:t>i.e.,</w:t>
      </w:r>
      <w:r w:rsidRPr="001115DF">
        <w:rPr>
          <w:rFonts w:ascii="Times New Roman" w:hAnsi="Times New Roman" w:cs="Times New Roman"/>
          <w:sz w:val="24"/>
          <w:szCs w:val="24"/>
        </w:rPr>
        <w:t xml:space="preserve"> Gap-Novel</w:t>
      </w:r>
      <w:r>
        <w:rPr>
          <w:rFonts w:ascii="Times New Roman" w:hAnsi="Times New Roman" w:cs="Times New Roman"/>
          <w:sz w:val="24"/>
          <w:szCs w:val="24"/>
        </w:rPr>
        <w:t>;</w:t>
      </w:r>
      <w:r w:rsidRPr="001115DF">
        <w:rPr>
          <w:rFonts w:ascii="Times New Roman" w:hAnsi="Times New Roman" w:cs="Times New Roman"/>
          <w:sz w:val="24"/>
          <w:szCs w:val="24"/>
        </w:rPr>
        <w:t xml:space="preserve"> Causal-Novel) test event, a gap was inserted between the first object and the</w:t>
      </w:r>
      <w:r>
        <w:rPr>
          <w:rFonts w:ascii="Times New Roman" w:hAnsi="Times New Roman" w:cs="Times New Roman"/>
          <w:sz w:val="24"/>
          <w:szCs w:val="24"/>
        </w:rPr>
        <w:t xml:space="preserve"> second</w:t>
      </w:r>
      <w:r w:rsidRPr="001115DF">
        <w:rPr>
          <w:rFonts w:ascii="Times New Roman" w:hAnsi="Times New Roman" w:cs="Times New Roman"/>
          <w:sz w:val="24"/>
          <w:szCs w:val="24"/>
        </w:rPr>
        <w:t xml:space="preserve"> green object but not between the </w:t>
      </w:r>
      <w:r>
        <w:rPr>
          <w:rFonts w:ascii="Times New Roman" w:hAnsi="Times New Roman" w:cs="Times New Roman"/>
          <w:sz w:val="24"/>
          <w:szCs w:val="24"/>
        </w:rPr>
        <w:t>green object and a third gray object</w:t>
      </w:r>
      <w:r w:rsidRPr="001115DF">
        <w:rPr>
          <w:rFonts w:ascii="Times New Roman" w:hAnsi="Times New Roman" w:cs="Times New Roman"/>
          <w:sz w:val="24"/>
          <w:szCs w:val="24"/>
        </w:rPr>
        <w:t>. By inserting a gap between the first and second object, the causal role of the second object is changed relative to that seen during training; that is, inserting the gap causes the green circle to become self-propelled, whereas during training—in which no spatial gap is present—the green circle was caused-to-move. In the G</w:t>
      </w:r>
      <w:r w:rsidRPr="001115DF">
        <w:rPr>
          <w:rFonts w:ascii="Times New Roman" w:hAnsi="Times New Roman" w:cs="Times New Roman"/>
          <w:sz w:val="24"/>
          <w:szCs w:val="24"/>
          <w:vertAlign w:val="subscript"/>
        </w:rPr>
        <w:t>N</w:t>
      </w:r>
      <w:r w:rsidRPr="001115DF">
        <w:rPr>
          <w:rFonts w:ascii="Times New Roman" w:hAnsi="Times New Roman" w:cs="Times New Roman"/>
          <w:sz w:val="24"/>
          <w:szCs w:val="24"/>
        </w:rPr>
        <w:t>C</w:t>
      </w:r>
      <w:r w:rsidRPr="001115DF">
        <w:rPr>
          <w:rFonts w:ascii="Times New Roman" w:hAnsi="Times New Roman" w:cs="Times New Roman"/>
          <w:sz w:val="24"/>
          <w:szCs w:val="24"/>
          <w:vertAlign w:val="subscript"/>
        </w:rPr>
        <w:t>F</w:t>
      </w:r>
      <w:r w:rsidRPr="001115DF">
        <w:rPr>
          <w:rFonts w:ascii="Times New Roman" w:hAnsi="Times New Roman" w:cs="Times New Roman"/>
          <w:sz w:val="24"/>
          <w:szCs w:val="24"/>
        </w:rPr>
        <w:t xml:space="preserve"> test event, a gap is inserted bet</w:t>
      </w:r>
      <w:r>
        <w:rPr>
          <w:rFonts w:ascii="Times New Roman" w:hAnsi="Times New Roman" w:cs="Times New Roman"/>
          <w:sz w:val="24"/>
          <w:szCs w:val="24"/>
        </w:rPr>
        <w:t>ween the green object and the third</w:t>
      </w:r>
      <w:r w:rsidRPr="001115DF">
        <w:rPr>
          <w:rFonts w:ascii="Times New Roman" w:hAnsi="Times New Roman" w:cs="Times New Roman"/>
          <w:sz w:val="24"/>
          <w:szCs w:val="24"/>
        </w:rPr>
        <w:t xml:space="preserve"> gray object, but not between the first gray object and </w:t>
      </w:r>
      <w:r>
        <w:rPr>
          <w:rFonts w:ascii="Times New Roman" w:hAnsi="Times New Roman" w:cs="Times New Roman"/>
          <w:sz w:val="24"/>
          <w:szCs w:val="24"/>
        </w:rPr>
        <w:t xml:space="preserve">the </w:t>
      </w:r>
      <w:r w:rsidRPr="001115DF">
        <w:rPr>
          <w:rFonts w:ascii="Times New Roman" w:hAnsi="Times New Roman" w:cs="Times New Roman"/>
          <w:sz w:val="24"/>
          <w:szCs w:val="24"/>
        </w:rPr>
        <w:t>second green object. This event differs from those seen during training in terms of the presence of a spatial gap</w:t>
      </w:r>
      <w:r>
        <w:rPr>
          <w:rFonts w:ascii="Times New Roman" w:hAnsi="Times New Roman" w:cs="Times New Roman"/>
          <w:sz w:val="24"/>
          <w:szCs w:val="24"/>
        </w:rPr>
        <w:t xml:space="preserve"> in which </w:t>
      </w:r>
      <w:r w:rsidRPr="001115DF">
        <w:rPr>
          <w:rFonts w:ascii="Times New Roman" w:hAnsi="Times New Roman" w:cs="Times New Roman"/>
          <w:sz w:val="24"/>
          <w:szCs w:val="24"/>
        </w:rPr>
        <w:t xml:space="preserve">no such gap exists during training. However, the causal role of the green object remains unchanged between the </w:t>
      </w:r>
      <w:r>
        <w:rPr>
          <w:rFonts w:ascii="Times New Roman" w:hAnsi="Times New Roman" w:cs="Times New Roman"/>
          <w:sz w:val="24"/>
          <w:szCs w:val="24"/>
        </w:rPr>
        <w:t>training phase and this test event: in both phases, it is caused-to-move.</w:t>
      </w:r>
      <w:r w:rsidRPr="001115DF">
        <w:rPr>
          <w:rFonts w:ascii="Times New Roman" w:hAnsi="Times New Roman" w:cs="Times New Roman"/>
          <w:sz w:val="24"/>
          <w:szCs w:val="24"/>
        </w:rPr>
        <w:t xml:space="preserve"> In the G</w:t>
      </w:r>
      <w:r w:rsidRPr="0048142C">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48142C">
        <w:rPr>
          <w:rFonts w:ascii="Times New Roman" w:hAnsi="Times New Roman" w:cs="Times New Roman"/>
          <w:sz w:val="24"/>
          <w:szCs w:val="24"/>
          <w:vertAlign w:val="subscript"/>
        </w:rPr>
        <w:t>N</w:t>
      </w:r>
      <w:r w:rsidRPr="001115DF">
        <w:rPr>
          <w:rFonts w:ascii="Times New Roman" w:hAnsi="Times New Roman" w:cs="Times New Roman"/>
          <w:sz w:val="24"/>
          <w:szCs w:val="24"/>
        </w:rPr>
        <w:t xml:space="preserve"> test event, the position of the first and second object is reversed and, as such, the causal role of the green object is changed between the initial training event and this test event. </w:t>
      </w:r>
      <w:r>
        <w:rPr>
          <w:rFonts w:ascii="Times New Roman" w:hAnsi="Times New Roman" w:cs="Times New Roman"/>
          <w:sz w:val="24"/>
          <w:szCs w:val="24"/>
        </w:rPr>
        <w:t xml:space="preserve">No such spatial gap is included in this test event. </w:t>
      </w:r>
      <w:r w:rsidRPr="001115DF">
        <w:rPr>
          <w:rFonts w:ascii="Times New Roman" w:hAnsi="Times New Roman" w:cs="Times New Roman"/>
          <w:sz w:val="24"/>
          <w:szCs w:val="24"/>
        </w:rPr>
        <w:t>Finally, the G</w:t>
      </w:r>
      <w:r w:rsidRPr="0048142C">
        <w:rPr>
          <w:rFonts w:ascii="Times New Roman" w:hAnsi="Times New Roman" w:cs="Times New Roman"/>
          <w:sz w:val="24"/>
          <w:szCs w:val="24"/>
          <w:vertAlign w:val="subscript"/>
        </w:rPr>
        <w:t>F</w:t>
      </w:r>
      <w:r w:rsidRPr="001115DF">
        <w:rPr>
          <w:rFonts w:ascii="Times New Roman" w:hAnsi="Times New Roman" w:cs="Times New Roman"/>
          <w:sz w:val="24"/>
          <w:szCs w:val="24"/>
        </w:rPr>
        <w:t>C</w:t>
      </w:r>
      <w:r w:rsidRPr="0048142C">
        <w:rPr>
          <w:rFonts w:ascii="Times New Roman" w:hAnsi="Times New Roman" w:cs="Times New Roman"/>
          <w:sz w:val="24"/>
          <w:szCs w:val="24"/>
          <w:vertAlign w:val="subscript"/>
        </w:rPr>
        <w:t>F</w:t>
      </w:r>
      <w:r w:rsidRPr="001115DF">
        <w:rPr>
          <w:rFonts w:ascii="Times New Roman" w:hAnsi="Times New Roman" w:cs="Times New Roman"/>
          <w:sz w:val="24"/>
          <w:szCs w:val="24"/>
        </w:rPr>
        <w:t xml:space="preserve"> test event is identical to the </w:t>
      </w:r>
      <w:r>
        <w:rPr>
          <w:rFonts w:ascii="Times New Roman" w:hAnsi="Times New Roman" w:cs="Times New Roman"/>
          <w:sz w:val="24"/>
          <w:szCs w:val="24"/>
        </w:rPr>
        <w:t>training event</w:t>
      </w:r>
      <w:r w:rsidRPr="001115DF">
        <w:rPr>
          <w:rFonts w:ascii="Times New Roman" w:hAnsi="Times New Roman" w:cs="Times New Roman"/>
          <w:sz w:val="24"/>
          <w:szCs w:val="24"/>
        </w:rPr>
        <w:t xml:space="preserve">; that is, gap presence and causality is preserved between training and test for this event. As was mentioned earlier, these test events enabled independent </w:t>
      </w:r>
      <w:r w:rsidRPr="001115DF">
        <w:rPr>
          <w:rFonts w:ascii="Times New Roman" w:hAnsi="Times New Roman" w:cs="Times New Roman"/>
          <w:sz w:val="24"/>
          <w:szCs w:val="24"/>
        </w:rPr>
        <w:lastRenderedPageBreak/>
        <w:t>manipulation of gap presence (</w:t>
      </w:r>
      <w:r w:rsidRPr="005E509A">
        <w:rPr>
          <w:rFonts w:ascii="Times New Roman" w:hAnsi="Times New Roman" w:cs="Times New Roman"/>
          <w:sz w:val="24"/>
          <w:szCs w:val="24"/>
        </w:rPr>
        <w:t>i.e.,</w:t>
      </w:r>
      <w:r w:rsidRPr="001115DF">
        <w:rPr>
          <w:rFonts w:ascii="Times New Roman" w:hAnsi="Times New Roman" w:cs="Times New Roman"/>
          <w:sz w:val="24"/>
          <w:szCs w:val="24"/>
        </w:rPr>
        <w:t xml:space="preserve"> perceptual saliency) and causality</w:t>
      </w:r>
      <w:r>
        <w:rPr>
          <w:rFonts w:ascii="Times New Roman" w:hAnsi="Times New Roman" w:cs="Times New Roman"/>
          <w:sz w:val="24"/>
          <w:szCs w:val="24"/>
        </w:rPr>
        <w:t xml:space="preserve"> (</w:t>
      </w:r>
      <w:r w:rsidRPr="005E509A">
        <w:rPr>
          <w:rFonts w:ascii="Times New Roman" w:hAnsi="Times New Roman" w:cs="Times New Roman"/>
          <w:sz w:val="24"/>
          <w:szCs w:val="24"/>
        </w:rPr>
        <w:t>i.e.,</w:t>
      </w:r>
      <w:r>
        <w:rPr>
          <w:rFonts w:ascii="Times New Roman" w:hAnsi="Times New Roman" w:cs="Times New Roman"/>
          <w:sz w:val="24"/>
          <w:szCs w:val="24"/>
        </w:rPr>
        <w:t xml:space="preserve"> caused-to-move vs. self-propelled)</w:t>
      </w:r>
      <w:r w:rsidRPr="001115DF">
        <w:rPr>
          <w:rFonts w:ascii="Times New Roman" w:hAnsi="Times New Roman" w:cs="Times New Roman"/>
          <w:sz w:val="24"/>
          <w:szCs w:val="24"/>
        </w:rPr>
        <w:t xml:space="preserve">. </w:t>
      </w:r>
      <w:r>
        <w:rPr>
          <w:rFonts w:ascii="Times New Roman" w:hAnsi="Times New Roman" w:cs="Times New Roman"/>
          <w:sz w:val="24"/>
          <w:szCs w:val="24"/>
        </w:rPr>
        <w:t>In this way</w:t>
      </w:r>
      <w:r w:rsidRPr="001115DF">
        <w:rPr>
          <w:rFonts w:ascii="Times New Roman" w:hAnsi="Times New Roman" w:cs="Times New Roman"/>
          <w:sz w:val="24"/>
          <w:szCs w:val="24"/>
        </w:rPr>
        <w:t>, these t</w:t>
      </w:r>
      <w:r>
        <w:rPr>
          <w:rFonts w:ascii="Times New Roman" w:hAnsi="Times New Roman" w:cs="Times New Roman"/>
          <w:sz w:val="24"/>
          <w:szCs w:val="24"/>
        </w:rPr>
        <w:t>est events made it possible to establish</w:t>
      </w:r>
      <w:r w:rsidRPr="001115DF">
        <w:rPr>
          <w:rFonts w:ascii="Times New Roman" w:hAnsi="Times New Roman" w:cs="Times New Roman"/>
          <w:sz w:val="24"/>
          <w:szCs w:val="24"/>
        </w:rPr>
        <w:t xml:space="preserve"> on what basis adults assign higher inconsistency ratings </w:t>
      </w:r>
      <w:r>
        <w:rPr>
          <w:rFonts w:ascii="Times New Roman" w:hAnsi="Times New Roman" w:cs="Times New Roman"/>
          <w:sz w:val="24"/>
          <w:szCs w:val="24"/>
        </w:rPr>
        <w:t xml:space="preserve">to test events that incorporate a spatial gap and, as such, </w:t>
      </w:r>
      <w:r w:rsidRPr="001115DF">
        <w:rPr>
          <w:rFonts w:ascii="Times New Roman" w:hAnsi="Times New Roman" w:cs="Times New Roman"/>
          <w:sz w:val="24"/>
          <w:szCs w:val="24"/>
        </w:rPr>
        <w:t>have the potential to clarify the results of Experiment 2.</w:t>
      </w:r>
    </w:p>
    <w:p w14:paraId="373755E2" w14:textId="77777777" w:rsidR="00E569D8" w:rsidRDefault="00E569D8" w:rsidP="00864C18">
      <w:pPr>
        <w:pStyle w:val="Heading2"/>
      </w:pPr>
      <w:bookmarkStart w:id="29" w:name="_Toc522727418"/>
      <w:r>
        <w:t>Predictions</w:t>
      </w:r>
      <w:bookmarkEnd w:id="29"/>
    </w:p>
    <w:p w14:paraId="60E6860F"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w:t>
      </w:r>
      <w:r w:rsidRPr="00D64D8F">
        <w:rPr>
          <w:rFonts w:ascii="Times New Roman" w:hAnsi="Times New Roman" w:cs="Times New Roman"/>
          <w:sz w:val="24"/>
          <w:szCs w:val="24"/>
        </w:rPr>
        <w:t>f adults represented the train</w:t>
      </w:r>
      <w:r>
        <w:rPr>
          <w:rFonts w:ascii="Times New Roman" w:hAnsi="Times New Roman" w:cs="Times New Roman"/>
          <w:sz w:val="24"/>
          <w:szCs w:val="24"/>
        </w:rPr>
        <w:t>ing</w:t>
      </w:r>
      <w:r w:rsidRPr="00D64D8F">
        <w:rPr>
          <w:rFonts w:ascii="Times New Roman" w:hAnsi="Times New Roman" w:cs="Times New Roman"/>
          <w:sz w:val="24"/>
          <w:szCs w:val="24"/>
        </w:rPr>
        <w:t xml:space="preserve"> sequence as a direct-launching event and</w:t>
      </w:r>
      <w:r>
        <w:rPr>
          <w:rFonts w:ascii="Times New Roman" w:hAnsi="Times New Roman" w:cs="Times New Roman"/>
          <w:sz w:val="24"/>
          <w:szCs w:val="24"/>
        </w:rPr>
        <w:t xml:space="preserve"> recognized that the green object was caused-to-move in this sequence</w:t>
      </w:r>
      <w:r w:rsidRPr="00D64D8F">
        <w:rPr>
          <w:rFonts w:ascii="Times New Roman" w:hAnsi="Times New Roman" w:cs="Times New Roman"/>
          <w:sz w:val="24"/>
          <w:szCs w:val="24"/>
        </w:rPr>
        <w:t>, then they should provide higher inconsistency ratings to the G</w:t>
      </w:r>
      <w:r w:rsidRPr="0001726A">
        <w:rPr>
          <w:rFonts w:ascii="Times New Roman" w:hAnsi="Times New Roman" w:cs="Times New Roman"/>
          <w:sz w:val="24"/>
          <w:szCs w:val="24"/>
          <w:vertAlign w:val="subscript"/>
        </w:rPr>
        <w:t>F</w:t>
      </w:r>
      <w:r w:rsidRPr="00D64D8F">
        <w:rPr>
          <w:rFonts w:ascii="Times New Roman" w:hAnsi="Times New Roman" w:cs="Times New Roman"/>
          <w:sz w:val="24"/>
          <w:szCs w:val="24"/>
        </w:rPr>
        <w:t>C</w:t>
      </w:r>
      <w:r w:rsidRPr="0001726A">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and the G</w:t>
      </w:r>
      <w:r w:rsidRPr="0001726A">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01726A">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test events. This is because the causal role of the green circle was changed in these test sequences</w:t>
      </w:r>
      <w:r>
        <w:rPr>
          <w:rFonts w:ascii="Times New Roman" w:hAnsi="Times New Roman" w:cs="Times New Roman"/>
          <w:sz w:val="24"/>
          <w:szCs w:val="24"/>
        </w:rPr>
        <w:t xml:space="preserve"> relative to that seen during initial training</w:t>
      </w:r>
      <w:r w:rsidRPr="00D64D8F">
        <w:rPr>
          <w:rFonts w:ascii="Times New Roman" w:hAnsi="Times New Roman" w:cs="Times New Roman"/>
          <w:sz w:val="24"/>
          <w:szCs w:val="24"/>
        </w:rPr>
        <w:t>. In contrast, if adults attended to the perceptual features of the train event and recognized that the train sequence did not include a spatial gap, then they should provide higher inconsistency ratings to the G</w:t>
      </w:r>
      <w:r w:rsidRPr="00D2406A">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D2406A">
        <w:rPr>
          <w:rFonts w:ascii="Times New Roman" w:hAnsi="Times New Roman" w:cs="Times New Roman"/>
          <w:sz w:val="24"/>
          <w:szCs w:val="24"/>
          <w:vertAlign w:val="subscript"/>
        </w:rPr>
        <w:t>F</w:t>
      </w:r>
      <w:r w:rsidRPr="00D64D8F">
        <w:rPr>
          <w:rFonts w:ascii="Times New Roman" w:hAnsi="Times New Roman" w:cs="Times New Roman"/>
          <w:sz w:val="24"/>
          <w:szCs w:val="24"/>
        </w:rPr>
        <w:t xml:space="preserve"> and G</w:t>
      </w:r>
      <w:r w:rsidRPr="00D2406A">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D2406A">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test events. This is because these two test sequences introduce a spatial gap</w:t>
      </w:r>
      <w:r>
        <w:rPr>
          <w:rFonts w:ascii="Times New Roman" w:hAnsi="Times New Roman" w:cs="Times New Roman"/>
          <w:sz w:val="24"/>
          <w:szCs w:val="24"/>
        </w:rPr>
        <w:t xml:space="preserve">, which </w:t>
      </w:r>
      <w:r w:rsidRPr="00D64D8F">
        <w:rPr>
          <w:rFonts w:ascii="Times New Roman" w:hAnsi="Times New Roman" w:cs="Times New Roman"/>
          <w:sz w:val="24"/>
          <w:szCs w:val="24"/>
        </w:rPr>
        <w:t xml:space="preserve">was not shown during the initial training phase. In contrast, if the adults encoded the Markov condition in </w:t>
      </w:r>
      <w:r>
        <w:rPr>
          <w:rFonts w:ascii="Times New Roman" w:hAnsi="Times New Roman" w:cs="Times New Roman"/>
          <w:sz w:val="24"/>
          <w:szCs w:val="24"/>
        </w:rPr>
        <w:t>the training sequence</w:t>
      </w:r>
      <w:r w:rsidRPr="00D64D8F">
        <w:rPr>
          <w:rFonts w:ascii="Times New Roman" w:hAnsi="Times New Roman" w:cs="Times New Roman"/>
          <w:sz w:val="24"/>
          <w:szCs w:val="24"/>
        </w:rPr>
        <w:t>, then they should provide higher inconsistency ratings to the G</w:t>
      </w:r>
      <w:r w:rsidRPr="001A1A65">
        <w:rPr>
          <w:rFonts w:ascii="Times New Roman" w:hAnsi="Times New Roman" w:cs="Times New Roman"/>
          <w:sz w:val="24"/>
          <w:szCs w:val="24"/>
          <w:vertAlign w:val="subscript"/>
        </w:rPr>
        <w:t>F</w:t>
      </w:r>
      <w:r w:rsidRPr="00D64D8F">
        <w:rPr>
          <w:rFonts w:ascii="Times New Roman" w:hAnsi="Times New Roman" w:cs="Times New Roman"/>
          <w:sz w:val="24"/>
          <w:szCs w:val="24"/>
        </w:rPr>
        <w:t>C</w:t>
      </w:r>
      <w:r w:rsidRPr="001A1A65">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and G</w:t>
      </w:r>
      <w:r w:rsidRPr="001A1A65">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1A1A65">
        <w:rPr>
          <w:rFonts w:ascii="Times New Roman" w:hAnsi="Times New Roman" w:cs="Times New Roman"/>
          <w:sz w:val="24"/>
          <w:szCs w:val="24"/>
          <w:vertAlign w:val="subscript"/>
        </w:rPr>
        <w:t>F</w:t>
      </w:r>
      <w:r w:rsidRPr="00D64D8F">
        <w:rPr>
          <w:rFonts w:ascii="Times New Roman" w:hAnsi="Times New Roman" w:cs="Times New Roman"/>
          <w:sz w:val="24"/>
          <w:szCs w:val="24"/>
        </w:rPr>
        <w:t xml:space="preserve"> test events because the full set of conditional independencies in these sequences differed from that in the train sequence. In addition, if adults responded on the basis of any difference, then they should assign higher inconsistency ratings to the G</w:t>
      </w:r>
      <w:r w:rsidRPr="00747294">
        <w:rPr>
          <w:rFonts w:ascii="Times New Roman" w:hAnsi="Times New Roman" w:cs="Times New Roman"/>
          <w:sz w:val="24"/>
          <w:szCs w:val="24"/>
          <w:vertAlign w:val="subscript"/>
        </w:rPr>
        <w:t>F</w:t>
      </w:r>
      <w:r w:rsidRPr="00D64D8F">
        <w:rPr>
          <w:rFonts w:ascii="Times New Roman" w:hAnsi="Times New Roman" w:cs="Times New Roman"/>
          <w:sz w:val="24"/>
          <w:szCs w:val="24"/>
        </w:rPr>
        <w:t>C</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 G</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747294">
        <w:rPr>
          <w:rFonts w:ascii="Times New Roman" w:hAnsi="Times New Roman" w:cs="Times New Roman"/>
          <w:sz w:val="24"/>
          <w:szCs w:val="24"/>
          <w:vertAlign w:val="subscript"/>
        </w:rPr>
        <w:t>F</w:t>
      </w:r>
      <w:r w:rsidRPr="00D64D8F">
        <w:rPr>
          <w:rFonts w:ascii="Times New Roman" w:hAnsi="Times New Roman" w:cs="Times New Roman"/>
          <w:sz w:val="24"/>
          <w:szCs w:val="24"/>
        </w:rPr>
        <w:t>, and G</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C</w:t>
      </w:r>
      <w:r w:rsidRPr="00747294">
        <w:rPr>
          <w:rFonts w:ascii="Times New Roman" w:hAnsi="Times New Roman" w:cs="Times New Roman"/>
          <w:sz w:val="24"/>
          <w:szCs w:val="24"/>
          <w:vertAlign w:val="subscript"/>
        </w:rPr>
        <w:t>N</w:t>
      </w:r>
      <w:r w:rsidRPr="00D64D8F">
        <w:rPr>
          <w:rFonts w:ascii="Times New Roman" w:hAnsi="Times New Roman" w:cs="Times New Roman"/>
          <w:sz w:val="24"/>
          <w:szCs w:val="24"/>
        </w:rPr>
        <w:t xml:space="preserve"> test events because each of these test events introduce</w:t>
      </w:r>
      <w:r>
        <w:rPr>
          <w:rFonts w:ascii="Times New Roman" w:hAnsi="Times New Roman" w:cs="Times New Roman"/>
          <w:sz w:val="24"/>
          <w:szCs w:val="24"/>
        </w:rPr>
        <w:t>d</w:t>
      </w:r>
      <w:r w:rsidRPr="00D64D8F">
        <w:rPr>
          <w:rFonts w:ascii="Times New Roman" w:hAnsi="Times New Roman" w:cs="Times New Roman"/>
          <w:sz w:val="24"/>
          <w:szCs w:val="24"/>
        </w:rPr>
        <w:t xml:space="preserve"> at least one perceptual difference relative to the training phase. </w:t>
      </w:r>
      <w:r>
        <w:rPr>
          <w:rFonts w:ascii="Times New Roman" w:hAnsi="Times New Roman" w:cs="Times New Roman"/>
          <w:sz w:val="24"/>
          <w:szCs w:val="24"/>
        </w:rPr>
        <w:t>Finally</w:t>
      </w:r>
      <w:r w:rsidRPr="00D64D8F">
        <w:rPr>
          <w:rFonts w:ascii="Times New Roman" w:hAnsi="Times New Roman" w:cs="Times New Roman"/>
          <w:sz w:val="24"/>
          <w:szCs w:val="24"/>
        </w:rPr>
        <w:t>, if subjects represented the training events as launching events in the most general sense, then their inconsistency ratings of all four test events should be at floor. This is because all four test events represent different instances of launching events</w:t>
      </w:r>
      <w:r>
        <w:rPr>
          <w:rFonts w:ascii="Times New Roman" w:hAnsi="Times New Roman" w:cs="Times New Roman"/>
          <w:sz w:val="24"/>
          <w:szCs w:val="24"/>
        </w:rPr>
        <w:t>. These predictions are shown in Figure 9.</w:t>
      </w:r>
    </w:p>
    <w:p w14:paraId="310CCB6B" w14:textId="77777777" w:rsidR="009126AD" w:rsidRDefault="009126AD" w:rsidP="00C7016D">
      <w:pPr>
        <w:keepNext/>
        <w:spacing w:line="480" w:lineRule="auto"/>
        <w:contextualSpacing/>
      </w:pPr>
      <w:r w:rsidRPr="00B3500D">
        <w:rPr>
          <w:noProof/>
          <w14:textOutline w14:w="9525" w14:cap="rnd" w14:cmpd="sng" w14:algn="ctr">
            <w14:noFill/>
            <w14:prstDash w14:val="solid"/>
            <w14:bevel/>
          </w14:textOutline>
        </w:rPr>
        <w:lastRenderedPageBreak/>
        <w:drawing>
          <wp:inline distT="0" distB="0" distL="0" distR="0" wp14:anchorId="4D5E307E" wp14:editId="0626057C">
            <wp:extent cx="6422872" cy="3840480"/>
            <wp:effectExtent l="0" t="0" r="0" b="7620"/>
            <wp:docPr id="373" name="Chart 3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80BBEB" w14:textId="31EE4B6E" w:rsidR="009126AD" w:rsidRPr="009126AD" w:rsidRDefault="009126AD" w:rsidP="00C7016D">
      <w:pPr>
        <w:pStyle w:val="Caption"/>
        <w:rPr>
          <w:rFonts w:ascii="Times New Roman" w:hAnsi="Times New Roman" w:cs="Times New Roman"/>
          <w:b w:val="0"/>
          <w:color w:val="auto"/>
          <w:sz w:val="24"/>
          <w:szCs w:val="24"/>
        </w:rPr>
      </w:pPr>
      <w:proofErr w:type="gramStart"/>
      <w:r w:rsidRPr="009126AD">
        <w:rPr>
          <w:rFonts w:ascii="Times New Roman" w:hAnsi="Times New Roman" w:cs="Times New Roman"/>
          <w:b w:val="0"/>
          <w:color w:val="auto"/>
          <w:sz w:val="24"/>
          <w:szCs w:val="24"/>
        </w:rPr>
        <w:t>Fig. 9.</w:t>
      </w:r>
      <w:proofErr w:type="gramEnd"/>
      <w:r w:rsidRPr="009126AD">
        <w:rPr>
          <w:rFonts w:ascii="Times New Roman" w:hAnsi="Times New Roman" w:cs="Times New Roman"/>
          <w:b w:val="0"/>
          <w:color w:val="auto"/>
          <w:sz w:val="24"/>
          <w:szCs w:val="24"/>
        </w:rPr>
        <w:t xml:space="preserve"> Predicted pattern of responding to the test events in Experiment 3 based on differences relative to the training phase in the causal role of the green object, spatial information of each of the four test event sequences (i.e., whether a spatial gap was included), the Markov condition, or the novelty of entire test event sequences.</w:t>
      </w:r>
    </w:p>
    <w:p w14:paraId="2C6C2177" w14:textId="61B6042E"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sidRPr="00AD63BF">
        <w:rPr>
          <w:rFonts w:ascii="Times New Roman" w:hAnsi="Times New Roman" w:cs="Times New Roman"/>
          <w:b/>
          <w:sz w:val="24"/>
          <w:szCs w:val="24"/>
        </w:rPr>
        <w:t>Procedure.</w:t>
      </w:r>
      <w:proofErr w:type="gramEnd"/>
      <w:r>
        <w:rPr>
          <w:rFonts w:ascii="Times New Roman" w:hAnsi="Times New Roman" w:cs="Times New Roman"/>
          <w:b/>
          <w:sz w:val="24"/>
          <w:szCs w:val="24"/>
        </w:rPr>
        <w:t xml:space="preserve"> </w:t>
      </w:r>
      <w:r w:rsidRPr="00C807D8">
        <w:rPr>
          <w:rFonts w:ascii="Times New Roman" w:hAnsi="Times New Roman" w:cs="Times New Roman"/>
          <w:sz w:val="24"/>
          <w:szCs w:val="24"/>
        </w:rPr>
        <w:t xml:space="preserve">The procedure for Experiment 3 was identical to that for Experiments 1 and 2; that is, adults were shown the left-to-right training event three times and the right-to-left training event three times. Following the training phase, subjects were shown each test event once in counterbalanced order using a Latin square and </w:t>
      </w:r>
      <w:r>
        <w:rPr>
          <w:rFonts w:ascii="Times New Roman" w:hAnsi="Times New Roman" w:cs="Times New Roman"/>
          <w:sz w:val="24"/>
          <w:szCs w:val="24"/>
        </w:rPr>
        <w:t xml:space="preserve">asked </w:t>
      </w:r>
      <w:r w:rsidRPr="00C807D8">
        <w:rPr>
          <w:rFonts w:ascii="Times New Roman" w:hAnsi="Times New Roman" w:cs="Times New Roman"/>
          <w:sz w:val="24"/>
          <w:szCs w:val="24"/>
        </w:rPr>
        <w:t>to rate how perceptually and causally similar each test event was to the train</w:t>
      </w:r>
      <w:r>
        <w:rPr>
          <w:rFonts w:ascii="Times New Roman" w:hAnsi="Times New Roman" w:cs="Times New Roman"/>
          <w:sz w:val="24"/>
          <w:szCs w:val="24"/>
        </w:rPr>
        <w:t>ing</w:t>
      </w:r>
      <w:r w:rsidRPr="00C807D8">
        <w:rPr>
          <w:rFonts w:ascii="Times New Roman" w:hAnsi="Times New Roman" w:cs="Times New Roman"/>
          <w:sz w:val="24"/>
          <w:szCs w:val="24"/>
        </w:rPr>
        <w:t xml:space="preserve"> sequence.</w:t>
      </w:r>
    </w:p>
    <w:p w14:paraId="4B4CABC5" w14:textId="77777777" w:rsidR="00E569D8" w:rsidRDefault="00E569D8" w:rsidP="00864C18">
      <w:pPr>
        <w:pStyle w:val="Heading2"/>
      </w:pPr>
      <w:bookmarkStart w:id="30" w:name="_Toc522727419"/>
      <w:r>
        <w:t>Results</w:t>
      </w:r>
      <w:bookmarkEnd w:id="30"/>
    </w:p>
    <w:p w14:paraId="576680BA"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D36935">
        <w:rPr>
          <w:rFonts w:ascii="Times New Roman" w:hAnsi="Times New Roman" w:cs="Times New Roman"/>
          <w:sz w:val="24"/>
          <w:szCs w:val="24"/>
        </w:rPr>
        <w:t xml:space="preserve">The first analysis examined whether subjects' ratings of the test events differed based on whether they were asked to provide causal or perceptual ratings first (order: perceptual v. causal) and on whether there was an effect of question type, per se (question type: perceptual v. causal). </w:t>
      </w:r>
      <w:r w:rsidRPr="00D36935">
        <w:rPr>
          <w:rFonts w:ascii="Times New Roman" w:hAnsi="Times New Roman" w:cs="Times New Roman"/>
          <w:sz w:val="24"/>
          <w:szCs w:val="24"/>
        </w:rPr>
        <w:lastRenderedPageBreak/>
        <w:t>A linear mixed-effects model indicated neither a</w:t>
      </w:r>
      <w:r>
        <w:rPr>
          <w:rFonts w:ascii="Times New Roman" w:hAnsi="Times New Roman" w:cs="Times New Roman"/>
          <w:sz w:val="24"/>
          <w:szCs w:val="24"/>
        </w:rPr>
        <w:t xml:space="preserve"> main </w:t>
      </w:r>
      <w:r w:rsidRPr="00D36935">
        <w:rPr>
          <w:rFonts w:ascii="Times New Roman" w:hAnsi="Times New Roman" w:cs="Times New Roman"/>
          <w:sz w:val="24"/>
          <w:szCs w:val="24"/>
        </w:rPr>
        <w:t xml:space="preserve">effect of order, </w:t>
      </w:r>
      <w:proofErr w:type="gramStart"/>
      <w:r w:rsidRPr="001F3070">
        <w:rPr>
          <w:rFonts w:ascii="Times New Roman" w:hAnsi="Times New Roman" w:cs="Times New Roman"/>
          <w:i/>
          <w:sz w:val="24"/>
          <w:szCs w:val="24"/>
        </w:rPr>
        <w:t>F</w:t>
      </w:r>
      <w:r w:rsidRPr="00D36935">
        <w:rPr>
          <w:rFonts w:ascii="Times New Roman" w:hAnsi="Times New Roman" w:cs="Times New Roman"/>
          <w:sz w:val="24"/>
          <w:szCs w:val="24"/>
        </w:rPr>
        <w:t>(</w:t>
      </w:r>
      <w:proofErr w:type="gramEnd"/>
      <w:r w:rsidRPr="00D36935">
        <w:rPr>
          <w:rFonts w:ascii="Times New Roman" w:hAnsi="Times New Roman" w:cs="Times New Roman"/>
          <w:sz w:val="24"/>
          <w:szCs w:val="24"/>
        </w:rPr>
        <w:t xml:space="preserve">1, 222) = .92, </w:t>
      </w:r>
      <w:r w:rsidRPr="001F3070">
        <w:rPr>
          <w:rFonts w:ascii="Times New Roman" w:hAnsi="Times New Roman" w:cs="Times New Roman"/>
          <w:i/>
          <w:sz w:val="24"/>
          <w:szCs w:val="24"/>
        </w:rPr>
        <w:t>p</w:t>
      </w:r>
      <w:r w:rsidRPr="00D36935">
        <w:rPr>
          <w:rFonts w:ascii="Times New Roman" w:hAnsi="Times New Roman" w:cs="Times New Roman"/>
          <w:sz w:val="24"/>
          <w:szCs w:val="24"/>
        </w:rPr>
        <w:t xml:space="preserve"> = .34, or question type, </w:t>
      </w:r>
      <w:r w:rsidRPr="009D3BCE">
        <w:rPr>
          <w:rFonts w:ascii="Times New Roman" w:hAnsi="Times New Roman" w:cs="Times New Roman"/>
          <w:i/>
          <w:sz w:val="24"/>
          <w:szCs w:val="24"/>
        </w:rPr>
        <w:t>F</w:t>
      </w:r>
      <w:r w:rsidRPr="00D36935">
        <w:rPr>
          <w:rFonts w:ascii="Times New Roman" w:hAnsi="Times New Roman" w:cs="Times New Roman"/>
          <w:sz w:val="24"/>
          <w:szCs w:val="24"/>
        </w:rPr>
        <w:t xml:space="preserve">(1, 30) = .55, </w:t>
      </w:r>
      <w:r w:rsidRPr="009D3BCE">
        <w:rPr>
          <w:rFonts w:ascii="Times New Roman" w:hAnsi="Times New Roman" w:cs="Times New Roman"/>
          <w:i/>
          <w:sz w:val="24"/>
          <w:szCs w:val="24"/>
        </w:rPr>
        <w:t>p</w:t>
      </w:r>
      <w:r w:rsidRPr="00D36935">
        <w:rPr>
          <w:rFonts w:ascii="Times New Roman" w:hAnsi="Times New Roman" w:cs="Times New Roman"/>
          <w:sz w:val="24"/>
          <w:szCs w:val="24"/>
        </w:rPr>
        <w:t xml:space="preserve"> = .47, nor an interaction between order and question type, </w:t>
      </w:r>
      <w:r w:rsidRPr="009D3BCE">
        <w:rPr>
          <w:rFonts w:ascii="Times New Roman" w:hAnsi="Times New Roman" w:cs="Times New Roman"/>
          <w:i/>
          <w:sz w:val="24"/>
          <w:szCs w:val="24"/>
        </w:rPr>
        <w:t>F</w:t>
      </w:r>
      <w:r w:rsidRPr="00D36935">
        <w:rPr>
          <w:rFonts w:ascii="Times New Roman" w:hAnsi="Times New Roman" w:cs="Times New Roman"/>
          <w:sz w:val="24"/>
          <w:szCs w:val="24"/>
        </w:rPr>
        <w:t xml:space="preserve">(1, 222) = .04, </w:t>
      </w:r>
      <w:r w:rsidRPr="009D3BCE">
        <w:rPr>
          <w:rFonts w:ascii="Times New Roman" w:hAnsi="Times New Roman" w:cs="Times New Roman"/>
          <w:i/>
          <w:sz w:val="24"/>
          <w:szCs w:val="24"/>
        </w:rPr>
        <w:t xml:space="preserve">p </w:t>
      </w:r>
      <w:r w:rsidRPr="00D36935">
        <w:rPr>
          <w:rFonts w:ascii="Times New Roman" w:hAnsi="Times New Roman" w:cs="Times New Roman"/>
          <w:sz w:val="24"/>
          <w:szCs w:val="24"/>
        </w:rPr>
        <w:t xml:space="preserve">= .83. This analysis indicates that adults' causal and perceptual ratings of the four test events </w:t>
      </w:r>
      <w:r>
        <w:rPr>
          <w:rFonts w:ascii="Times New Roman" w:hAnsi="Times New Roman" w:cs="Times New Roman"/>
          <w:sz w:val="24"/>
          <w:szCs w:val="24"/>
        </w:rPr>
        <w:t>could</w:t>
      </w:r>
      <w:r w:rsidRPr="00D36935">
        <w:rPr>
          <w:rFonts w:ascii="Times New Roman" w:hAnsi="Times New Roman" w:cs="Times New Roman"/>
          <w:sz w:val="24"/>
          <w:szCs w:val="24"/>
        </w:rPr>
        <w:t xml:space="preserve"> </w:t>
      </w:r>
      <w:r>
        <w:rPr>
          <w:rFonts w:ascii="Times New Roman" w:hAnsi="Times New Roman" w:cs="Times New Roman"/>
          <w:sz w:val="24"/>
          <w:szCs w:val="24"/>
        </w:rPr>
        <w:t xml:space="preserve">not </w:t>
      </w:r>
      <w:r w:rsidRPr="00D36935">
        <w:rPr>
          <w:rFonts w:ascii="Times New Roman" w:hAnsi="Times New Roman" w:cs="Times New Roman"/>
          <w:sz w:val="24"/>
          <w:szCs w:val="24"/>
        </w:rPr>
        <w:t>be attributed to order effects or to the type of question they were asked. Like Experiments 1 and 2, subjects' perceptual and causal ratings of the four test events were analyzed separately.</w:t>
      </w:r>
    </w:p>
    <w:p w14:paraId="12654972"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Primary Analysis</w:t>
      </w:r>
    </w:p>
    <w:p w14:paraId="52BF6724"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Perceptual ratings.</w:t>
      </w:r>
      <w:proofErr w:type="gramEnd"/>
      <w:r>
        <w:rPr>
          <w:rFonts w:ascii="Times New Roman" w:hAnsi="Times New Roman" w:cs="Times New Roman"/>
          <w:b/>
          <w:sz w:val="24"/>
          <w:szCs w:val="24"/>
        </w:rPr>
        <w:t xml:space="preserve"> </w:t>
      </w:r>
      <w:r w:rsidRPr="0051368D">
        <w:rPr>
          <w:rFonts w:ascii="Times New Roman" w:hAnsi="Times New Roman" w:cs="Times New Roman"/>
          <w:sz w:val="24"/>
          <w:szCs w:val="24"/>
        </w:rPr>
        <w:t>The aim of the first primary analysis was to examine whether adults' perceptual ratings of the four test events differed in their perceptual relationship to the training event. A linear mixed-effects model, with subjects as the random-effects factor and test trial as the within-subjects fixed-effects 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vertAlign w:val="subscript"/>
        </w:rPr>
        <w:t xml:space="preserve"> </w:t>
      </w:r>
      <w:r>
        <w:rPr>
          <w:rFonts w:ascii="Times New Roman" w:hAnsi="Times New Roman" w:cs="Times New Roman"/>
          <w:sz w:val="24"/>
          <w:szCs w:val="24"/>
        </w:rPr>
        <w:t>= .62,</w:t>
      </w:r>
      <w:r w:rsidRPr="0051368D">
        <w:rPr>
          <w:rFonts w:ascii="Times New Roman" w:hAnsi="Times New Roman" w:cs="Times New Roman"/>
          <w:sz w:val="24"/>
          <w:szCs w:val="24"/>
        </w:rPr>
        <w:t xml:space="preserve"> </w:t>
      </w:r>
      <w:proofErr w:type="gramStart"/>
      <w:r w:rsidRPr="0051368D">
        <w:rPr>
          <w:rFonts w:ascii="Times New Roman" w:hAnsi="Times New Roman" w:cs="Times New Roman"/>
          <w:i/>
          <w:sz w:val="24"/>
          <w:szCs w:val="24"/>
        </w:rPr>
        <w:t>F</w:t>
      </w:r>
      <w:r w:rsidRPr="0051368D">
        <w:rPr>
          <w:rFonts w:ascii="Times New Roman" w:hAnsi="Times New Roman" w:cs="Times New Roman"/>
          <w:sz w:val="24"/>
          <w:szCs w:val="24"/>
        </w:rPr>
        <w:t>(</w:t>
      </w:r>
      <w:proofErr w:type="gramEnd"/>
      <w:r w:rsidRPr="0051368D">
        <w:rPr>
          <w:rFonts w:ascii="Times New Roman" w:hAnsi="Times New Roman" w:cs="Times New Roman"/>
          <w:sz w:val="24"/>
          <w:szCs w:val="24"/>
        </w:rPr>
        <w:t xml:space="preserve">3, 93) = 33.42, </w:t>
      </w:r>
      <w:r w:rsidRPr="0051368D">
        <w:rPr>
          <w:rFonts w:ascii="Times New Roman" w:hAnsi="Times New Roman" w:cs="Times New Roman"/>
          <w:i/>
          <w:sz w:val="24"/>
          <w:szCs w:val="24"/>
        </w:rPr>
        <w:t>p</w:t>
      </w:r>
      <w:r w:rsidRPr="0051368D">
        <w:rPr>
          <w:rFonts w:ascii="Times New Roman" w:hAnsi="Times New Roman" w:cs="Times New Roman"/>
          <w:sz w:val="24"/>
          <w:szCs w:val="24"/>
        </w:rPr>
        <w:t xml:space="preserve"> &lt; .0001. Follow-up planned comparisons </w:t>
      </w:r>
      <w:r>
        <w:rPr>
          <w:rFonts w:ascii="Times New Roman" w:hAnsi="Times New Roman" w:cs="Times New Roman"/>
          <w:sz w:val="24"/>
          <w:szCs w:val="24"/>
        </w:rPr>
        <w:t xml:space="preserve">using permutation testing </w:t>
      </w:r>
      <w:r w:rsidRPr="0051368D">
        <w:rPr>
          <w:rFonts w:ascii="Times New Roman" w:hAnsi="Times New Roman" w:cs="Times New Roman"/>
          <w:sz w:val="24"/>
          <w:szCs w:val="24"/>
        </w:rPr>
        <w:t>indicated that subjects provided higher inconsistency ratings of the G</w:t>
      </w:r>
      <w:r w:rsidRPr="0051368D">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51368D">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 (</w:t>
      </w:r>
      <w:r w:rsidRPr="0051368D">
        <w:rPr>
          <w:rFonts w:ascii="Times New Roman" w:hAnsi="Times New Roman" w:cs="Times New Roman"/>
          <w:i/>
          <w:sz w:val="24"/>
          <w:szCs w:val="24"/>
        </w:rPr>
        <w:t>M</w:t>
      </w:r>
      <w:r w:rsidRPr="0051368D">
        <w:rPr>
          <w:rFonts w:ascii="Times New Roman" w:hAnsi="Times New Roman" w:cs="Times New Roman"/>
          <w:sz w:val="24"/>
          <w:szCs w:val="24"/>
        </w:rPr>
        <w:t xml:space="preserve"> = 20.47, Bootstrapped 95% CI[14.59, 26.34]), the GNCF (</w:t>
      </w:r>
      <w:r w:rsidRPr="0051368D">
        <w:rPr>
          <w:rFonts w:ascii="Times New Roman" w:hAnsi="Times New Roman" w:cs="Times New Roman"/>
          <w:i/>
          <w:sz w:val="24"/>
          <w:szCs w:val="24"/>
        </w:rPr>
        <w:t>M</w:t>
      </w:r>
      <w:r w:rsidRPr="0051368D">
        <w:rPr>
          <w:rFonts w:ascii="Times New Roman" w:hAnsi="Times New Roman" w:cs="Times New Roman"/>
          <w:sz w:val="24"/>
          <w:szCs w:val="24"/>
        </w:rPr>
        <w:t xml:space="preserve"> = 38.81, Bootstrapped 95% CI[30.62, 47]), and G</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(M = 33.94, Bootstrapped 95% CI[26.55, 41.32]) than to the G</w:t>
      </w:r>
      <w:r w:rsidRPr="002E7C5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 xml:space="preserve">F </w:t>
      </w:r>
      <w:r w:rsidRPr="0051368D">
        <w:rPr>
          <w:rFonts w:ascii="Times New Roman" w:hAnsi="Times New Roman" w:cs="Times New Roman"/>
          <w:sz w:val="24"/>
          <w:szCs w:val="24"/>
        </w:rPr>
        <w:t>test event (</w:t>
      </w:r>
      <w:r w:rsidRPr="002E7C5E">
        <w:rPr>
          <w:rFonts w:ascii="Times New Roman" w:hAnsi="Times New Roman" w:cs="Times New Roman"/>
          <w:i/>
          <w:sz w:val="24"/>
          <w:szCs w:val="24"/>
        </w:rPr>
        <w:t>M</w:t>
      </w:r>
      <w:r w:rsidRPr="0051368D">
        <w:rPr>
          <w:rFonts w:ascii="Times New Roman" w:hAnsi="Times New Roman" w:cs="Times New Roman"/>
          <w:sz w:val="24"/>
          <w:szCs w:val="24"/>
        </w:rPr>
        <w:t xml:space="preserve"> = 2.81, Bootstrapped 95% CI[.45, 5.18]), all </w:t>
      </w:r>
      <w:r w:rsidRPr="002E7C5E">
        <w:rPr>
          <w:rFonts w:ascii="Times New Roman" w:hAnsi="Times New Roman" w:cs="Times New Roman"/>
          <w:i/>
          <w:sz w:val="24"/>
          <w:szCs w:val="24"/>
        </w:rPr>
        <w:t>p</w:t>
      </w:r>
      <w:r w:rsidRPr="0051368D">
        <w:rPr>
          <w:rFonts w:ascii="Times New Roman" w:hAnsi="Times New Roman" w:cs="Times New Roman"/>
          <w:sz w:val="24"/>
          <w:szCs w:val="24"/>
        </w:rPr>
        <w:t>'s &lt; .001. That subjects' perceptual inconsistency ratings of the G</w:t>
      </w:r>
      <w:r w:rsidRPr="003358B8">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3358B8">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were lower than their ratings of the G</w:t>
      </w:r>
      <w:r w:rsidRPr="002E7C5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 G</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F</w:t>
      </w:r>
      <w:r w:rsidRPr="0051368D">
        <w:rPr>
          <w:rFonts w:ascii="Times New Roman" w:hAnsi="Times New Roman" w:cs="Times New Roman"/>
          <w:sz w:val="24"/>
          <w:szCs w:val="24"/>
        </w:rPr>
        <w:t>, and G</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E7C5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w:t>
      </w:r>
      <w:r>
        <w:rPr>
          <w:rFonts w:ascii="Times New Roman" w:hAnsi="Times New Roman" w:cs="Times New Roman"/>
          <w:sz w:val="24"/>
          <w:szCs w:val="24"/>
        </w:rPr>
        <w:t xml:space="preserve"> is consistent with that the view that </w:t>
      </w:r>
      <w:r w:rsidRPr="0051368D">
        <w:rPr>
          <w:rFonts w:ascii="Times New Roman" w:hAnsi="Times New Roman" w:cs="Times New Roman"/>
          <w:sz w:val="24"/>
          <w:szCs w:val="24"/>
        </w:rPr>
        <w:t>the G</w:t>
      </w:r>
      <w:r w:rsidRPr="00C3152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C3152E">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was perceived as perceptually familiar with the training sequence</w:t>
      </w:r>
      <w:r>
        <w:rPr>
          <w:rFonts w:ascii="Times New Roman" w:hAnsi="Times New Roman" w:cs="Times New Roman"/>
          <w:sz w:val="24"/>
          <w:szCs w:val="24"/>
        </w:rPr>
        <w:t>. In this manner, subjects’ ratings of the G</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F</w:t>
      </w:r>
      <w:r>
        <w:rPr>
          <w:rFonts w:ascii="Times New Roman" w:hAnsi="Times New Roman" w:cs="Times New Roman"/>
          <w:sz w:val="24"/>
          <w:szCs w:val="24"/>
        </w:rPr>
        <w:t xml:space="preserve"> test event served as a manipulation check to ensure that subjects recognized that this test event was identical to the training sequence.</w:t>
      </w:r>
    </w:p>
    <w:p w14:paraId="13E4A9EC" w14:textId="77777777" w:rsidR="00E569D8" w:rsidRDefault="00E569D8" w:rsidP="00C7016D">
      <w:pPr>
        <w:spacing w:line="480" w:lineRule="auto"/>
        <w:contextualSpacing/>
        <w:rPr>
          <w:rFonts w:ascii="Times New Roman" w:hAnsi="Times New Roman" w:cs="Times New Roman"/>
          <w:sz w:val="24"/>
          <w:szCs w:val="24"/>
        </w:rPr>
      </w:pPr>
      <w:r w:rsidRPr="0051368D">
        <w:rPr>
          <w:rFonts w:ascii="Times New Roman" w:hAnsi="Times New Roman" w:cs="Times New Roman"/>
          <w:sz w:val="24"/>
          <w:szCs w:val="24"/>
        </w:rPr>
        <w:t xml:space="preserve"> </w:t>
      </w:r>
      <w:r>
        <w:rPr>
          <w:rFonts w:ascii="Times New Roman" w:hAnsi="Times New Roman" w:cs="Times New Roman"/>
          <w:sz w:val="24"/>
          <w:szCs w:val="24"/>
        </w:rPr>
        <w:tab/>
      </w:r>
      <w:r w:rsidRPr="0051368D">
        <w:rPr>
          <w:rFonts w:ascii="Times New Roman" w:hAnsi="Times New Roman" w:cs="Times New Roman"/>
          <w:sz w:val="24"/>
          <w:szCs w:val="24"/>
        </w:rPr>
        <w:t>Likewise, subjects provided higher inconsistency ratings of the G</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C46FE">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the G</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than the G</w:t>
      </w:r>
      <w:r w:rsidRPr="000C46FE">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0C46FE">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all </w:t>
      </w:r>
      <w:r w:rsidRPr="000C46FE">
        <w:rPr>
          <w:rFonts w:ascii="Times New Roman" w:hAnsi="Times New Roman" w:cs="Times New Roman"/>
          <w:i/>
          <w:sz w:val="24"/>
          <w:szCs w:val="24"/>
        </w:rPr>
        <w:t>p</w:t>
      </w:r>
      <w:r w:rsidRPr="0051368D">
        <w:rPr>
          <w:rFonts w:ascii="Times New Roman" w:hAnsi="Times New Roman" w:cs="Times New Roman"/>
          <w:sz w:val="24"/>
          <w:szCs w:val="24"/>
        </w:rPr>
        <w:t xml:space="preserve">'s &lt; .025. In contrast, subjects’ inconsistency ratings of the </w:t>
      </w:r>
      <w:r w:rsidRPr="0051368D">
        <w:rPr>
          <w:rFonts w:ascii="Times New Roman" w:hAnsi="Times New Roman" w:cs="Times New Roman"/>
          <w:sz w:val="24"/>
          <w:szCs w:val="24"/>
        </w:rPr>
        <w:lastRenderedPageBreak/>
        <w:t>G</w:t>
      </w:r>
      <w:r w:rsidRPr="002B22D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B22D0">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G</w:t>
      </w:r>
      <w:r w:rsidRPr="002B22D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2B22D0">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did not differ reliably, </w:t>
      </w:r>
      <w:r w:rsidRPr="002B22D0">
        <w:rPr>
          <w:rFonts w:ascii="Times New Roman" w:hAnsi="Times New Roman" w:cs="Times New Roman"/>
          <w:i/>
          <w:sz w:val="24"/>
          <w:szCs w:val="24"/>
        </w:rPr>
        <w:t>p</w:t>
      </w:r>
      <w:r w:rsidRPr="0051368D">
        <w:rPr>
          <w:rFonts w:ascii="Times New Roman" w:hAnsi="Times New Roman" w:cs="Times New Roman"/>
          <w:sz w:val="24"/>
          <w:szCs w:val="24"/>
        </w:rPr>
        <w:t xml:space="preserve"> = .19. That subjects' inconsistency ratings for the G</w:t>
      </w:r>
      <w:r w:rsidRPr="008B6F6C">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8B6F6C">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the G</w:t>
      </w:r>
      <w:r w:rsidRPr="005D2BD4">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5D2BD4">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were higher than those for the G</w:t>
      </w:r>
      <w:r w:rsidRPr="005D2BD4">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5D2BD4">
        <w:rPr>
          <w:rFonts w:ascii="Times New Roman" w:hAnsi="Times New Roman" w:cs="Times New Roman"/>
          <w:sz w:val="24"/>
          <w:szCs w:val="24"/>
          <w:vertAlign w:val="subscript"/>
        </w:rPr>
        <w:t>F</w:t>
      </w:r>
      <w:r w:rsidRPr="0051368D">
        <w:rPr>
          <w:rFonts w:ascii="Times New Roman" w:hAnsi="Times New Roman" w:cs="Times New Roman"/>
          <w:sz w:val="24"/>
          <w:szCs w:val="24"/>
        </w:rPr>
        <w:t xml:space="preserve"> and the G</w:t>
      </w:r>
      <w:r w:rsidRPr="005D2BD4">
        <w:rPr>
          <w:rFonts w:ascii="Times New Roman" w:hAnsi="Times New Roman" w:cs="Times New Roman"/>
          <w:sz w:val="24"/>
          <w:szCs w:val="24"/>
          <w:vertAlign w:val="subscript"/>
        </w:rPr>
        <w:t>F</w:t>
      </w:r>
      <w:r w:rsidRPr="0051368D">
        <w:rPr>
          <w:rFonts w:ascii="Times New Roman" w:hAnsi="Times New Roman" w:cs="Times New Roman"/>
          <w:sz w:val="24"/>
          <w:szCs w:val="24"/>
        </w:rPr>
        <w:t>C</w:t>
      </w:r>
      <w:r w:rsidRPr="005D2BD4">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test events suggests that subjects attended to the perceptual features of the training events rather than to the causality of it. In other words, subjects perceived as more inconsistent the test events that included a spatial gap (</w:t>
      </w:r>
      <w:r w:rsidRPr="005E509A">
        <w:rPr>
          <w:rFonts w:ascii="Times New Roman" w:hAnsi="Times New Roman" w:cs="Times New Roman"/>
          <w:sz w:val="24"/>
          <w:szCs w:val="24"/>
        </w:rPr>
        <w:t>i.e.,</w:t>
      </w:r>
      <w:r w:rsidRPr="0051368D">
        <w:rPr>
          <w:rFonts w:ascii="Times New Roman" w:hAnsi="Times New Roman" w:cs="Times New Roman"/>
          <w:sz w:val="24"/>
          <w:szCs w:val="24"/>
        </w:rPr>
        <w:t xml:space="preserve"> G</w:t>
      </w:r>
      <w:r w:rsidRPr="000919E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919E0">
        <w:rPr>
          <w:rFonts w:ascii="Times New Roman" w:hAnsi="Times New Roman" w:cs="Times New Roman"/>
          <w:sz w:val="24"/>
          <w:szCs w:val="24"/>
          <w:vertAlign w:val="subscript"/>
        </w:rPr>
        <w:t>F</w:t>
      </w:r>
      <w:r w:rsidRPr="0051368D">
        <w:rPr>
          <w:rFonts w:ascii="Times New Roman" w:hAnsi="Times New Roman" w:cs="Times New Roman"/>
          <w:sz w:val="24"/>
          <w:szCs w:val="24"/>
        </w:rPr>
        <w:t>, G</w:t>
      </w:r>
      <w:r w:rsidRPr="000919E0">
        <w:rPr>
          <w:rFonts w:ascii="Times New Roman" w:hAnsi="Times New Roman" w:cs="Times New Roman"/>
          <w:sz w:val="24"/>
          <w:szCs w:val="24"/>
          <w:vertAlign w:val="subscript"/>
        </w:rPr>
        <w:t>N</w:t>
      </w:r>
      <w:r w:rsidRPr="0051368D">
        <w:rPr>
          <w:rFonts w:ascii="Times New Roman" w:hAnsi="Times New Roman" w:cs="Times New Roman"/>
          <w:sz w:val="24"/>
          <w:szCs w:val="24"/>
        </w:rPr>
        <w:t>C</w:t>
      </w:r>
      <w:r w:rsidRPr="000919E0">
        <w:rPr>
          <w:rFonts w:ascii="Times New Roman" w:hAnsi="Times New Roman" w:cs="Times New Roman"/>
          <w:sz w:val="24"/>
          <w:szCs w:val="24"/>
          <w:vertAlign w:val="subscript"/>
        </w:rPr>
        <w:t>N</w:t>
      </w:r>
      <w:r w:rsidRPr="0051368D">
        <w:rPr>
          <w:rFonts w:ascii="Times New Roman" w:hAnsi="Times New Roman" w:cs="Times New Roman"/>
          <w:sz w:val="24"/>
          <w:szCs w:val="24"/>
        </w:rPr>
        <w:t xml:space="preserve">) regardless </w:t>
      </w:r>
      <w:r>
        <w:rPr>
          <w:rFonts w:ascii="Times New Roman" w:hAnsi="Times New Roman" w:cs="Times New Roman"/>
          <w:sz w:val="24"/>
          <w:szCs w:val="24"/>
        </w:rPr>
        <w:t xml:space="preserve">of </w:t>
      </w:r>
      <w:r w:rsidRPr="0051368D">
        <w:rPr>
          <w:rFonts w:ascii="Times New Roman" w:hAnsi="Times New Roman" w:cs="Times New Roman"/>
          <w:sz w:val="24"/>
          <w:szCs w:val="24"/>
        </w:rPr>
        <w:t xml:space="preserve">whether the </w:t>
      </w:r>
      <w:r>
        <w:rPr>
          <w:rFonts w:ascii="Times New Roman" w:hAnsi="Times New Roman" w:cs="Times New Roman"/>
          <w:sz w:val="24"/>
          <w:szCs w:val="24"/>
        </w:rPr>
        <w:t>causal role of the green object in any of the test sequences</w:t>
      </w:r>
      <w:r w:rsidRPr="0051368D">
        <w:rPr>
          <w:rFonts w:ascii="Times New Roman" w:hAnsi="Times New Roman" w:cs="Times New Roman"/>
          <w:sz w:val="24"/>
          <w:szCs w:val="24"/>
        </w:rPr>
        <w:t xml:space="preserve"> was consistent with the training sequence.</w:t>
      </w:r>
      <w:r>
        <w:rPr>
          <w:rFonts w:ascii="Times New Roman" w:hAnsi="Times New Roman" w:cs="Times New Roman"/>
          <w:sz w:val="24"/>
          <w:szCs w:val="24"/>
        </w:rPr>
        <w:t xml:space="preserve"> This result is consistent with that in Experiment 2 in which adults provided higher inconsistency ratings to the test events that incorporated a spatial gap. </w:t>
      </w:r>
    </w:p>
    <w:p w14:paraId="46576E0B"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Causal ratings.</w:t>
      </w:r>
      <w:proofErr w:type="gramEnd"/>
      <w:r>
        <w:rPr>
          <w:rFonts w:ascii="Times New Roman" w:hAnsi="Times New Roman" w:cs="Times New Roman"/>
          <w:b/>
          <w:sz w:val="24"/>
          <w:szCs w:val="24"/>
        </w:rPr>
        <w:t xml:space="preserve"> </w:t>
      </w:r>
      <w:r w:rsidRPr="00520B1A">
        <w:rPr>
          <w:rFonts w:ascii="Times New Roman" w:hAnsi="Times New Roman" w:cs="Times New Roman"/>
          <w:sz w:val="24"/>
          <w:szCs w:val="24"/>
        </w:rPr>
        <w:t xml:space="preserve">The aim of the second analysis was to examine whether subjects' causal ratings of the four test events differed. A mixed-effects linear model, with subjects as the random-effects factor and test trial as the within-subjects fixed-effects factor, revealed a significant main effect of test trial, </w:t>
      </w:r>
      <w:r>
        <w:rPr>
          <w:rFonts w:ascii="Times New Roman" w:hAnsi="Times New Roman" w:cs="Times New Roman"/>
          <w:sz w:val="24"/>
          <w:szCs w:val="24"/>
        </w:rPr>
        <w:t>R</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 .57, </w:t>
      </w:r>
      <w:proofErr w:type="gramStart"/>
      <w:r w:rsidRPr="0001094A">
        <w:rPr>
          <w:rFonts w:ascii="Times New Roman" w:hAnsi="Times New Roman" w:cs="Times New Roman"/>
          <w:i/>
          <w:sz w:val="24"/>
          <w:szCs w:val="24"/>
        </w:rPr>
        <w:t>F</w:t>
      </w:r>
      <w:r w:rsidRPr="00520B1A">
        <w:rPr>
          <w:rFonts w:ascii="Times New Roman" w:hAnsi="Times New Roman" w:cs="Times New Roman"/>
          <w:sz w:val="24"/>
          <w:szCs w:val="24"/>
        </w:rPr>
        <w:t>(</w:t>
      </w:r>
      <w:proofErr w:type="gramEnd"/>
      <w:r w:rsidRPr="00520B1A">
        <w:rPr>
          <w:rFonts w:ascii="Times New Roman" w:hAnsi="Times New Roman" w:cs="Times New Roman"/>
          <w:sz w:val="24"/>
          <w:szCs w:val="24"/>
        </w:rPr>
        <w:t xml:space="preserve">3, 93) = 24.47, </w:t>
      </w:r>
      <w:r w:rsidRPr="0001094A">
        <w:rPr>
          <w:rFonts w:ascii="Times New Roman" w:hAnsi="Times New Roman" w:cs="Times New Roman"/>
          <w:i/>
          <w:sz w:val="24"/>
          <w:szCs w:val="24"/>
        </w:rPr>
        <w:t>p</w:t>
      </w:r>
      <w:r w:rsidRPr="00520B1A">
        <w:rPr>
          <w:rFonts w:ascii="Times New Roman" w:hAnsi="Times New Roman" w:cs="Times New Roman"/>
          <w:sz w:val="24"/>
          <w:szCs w:val="24"/>
        </w:rPr>
        <w:t xml:space="preserve"> &lt; .0001. Follow-up planned comparisons indicated that subjects provided higher inconsistency ratings of the G</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w:t>
      </w:r>
      <w:r w:rsidRPr="001A45EB">
        <w:rPr>
          <w:rFonts w:ascii="Times New Roman" w:hAnsi="Times New Roman" w:cs="Times New Roman"/>
          <w:i/>
          <w:sz w:val="24"/>
          <w:szCs w:val="24"/>
        </w:rPr>
        <w:t>M</w:t>
      </w:r>
      <w:r w:rsidRPr="00520B1A">
        <w:rPr>
          <w:rFonts w:ascii="Times New Roman" w:hAnsi="Times New Roman" w:cs="Times New Roman"/>
          <w:sz w:val="24"/>
          <w:szCs w:val="24"/>
        </w:rPr>
        <w:t xml:space="preserve"> = 19.06, Bootstrapped 95% </w:t>
      </w:r>
      <w:proofErr w:type="gramStart"/>
      <w:r w:rsidRPr="00520B1A">
        <w:rPr>
          <w:rFonts w:ascii="Times New Roman" w:hAnsi="Times New Roman" w:cs="Times New Roman"/>
          <w:sz w:val="24"/>
          <w:szCs w:val="24"/>
        </w:rPr>
        <w:t>CI[</w:t>
      </w:r>
      <w:proofErr w:type="gramEnd"/>
      <w:r w:rsidRPr="00520B1A">
        <w:rPr>
          <w:rFonts w:ascii="Times New Roman" w:hAnsi="Times New Roman" w:cs="Times New Roman"/>
          <w:sz w:val="24"/>
          <w:szCs w:val="24"/>
        </w:rPr>
        <w:t>12.48, 25.64]), G</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w:t>
      </w:r>
      <w:r w:rsidRPr="001A45EB">
        <w:rPr>
          <w:rFonts w:ascii="Times New Roman" w:hAnsi="Times New Roman" w:cs="Times New Roman"/>
          <w:i/>
          <w:sz w:val="24"/>
          <w:szCs w:val="24"/>
        </w:rPr>
        <w:t>M</w:t>
      </w:r>
      <w:r w:rsidRPr="00520B1A">
        <w:rPr>
          <w:rFonts w:ascii="Times New Roman" w:hAnsi="Times New Roman" w:cs="Times New Roman"/>
          <w:sz w:val="24"/>
          <w:szCs w:val="24"/>
        </w:rPr>
        <w:t xml:space="preserve"> = 33.66, Bootstrapped 95% CI[26.39, 40.92]), and G</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w:t>
      </w:r>
      <w:r w:rsidRPr="001A45EB">
        <w:rPr>
          <w:rFonts w:ascii="Times New Roman" w:hAnsi="Times New Roman" w:cs="Times New Roman"/>
          <w:i/>
          <w:sz w:val="24"/>
          <w:szCs w:val="24"/>
        </w:rPr>
        <w:t>M</w:t>
      </w:r>
      <w:r w:rsidRPr="00520B1A">
        <w:rPr>
          <w:rFonts w:ascii="Times New Roman" w:hAnsi="Times New Roman" w:cs="Times New Roman"/>
          <w:sz w:val="24"/>
          <w:szCs w:val="24"/>
        </w:rPr>
        <w:t xml:space="preserve"> = 29.63, Bootstrapped 95% CI[23.32, 35.93]) test events than the G</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A45EB">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test event, </w:t>
      </w:r>
      <w:r w:rsidRPr="001A45EB">
        <w:rPr>
          <w:rFonts w:ascii="Times New Roman" w:hAnsi="Times New Roman" w:cs="Times New Roman"/>
          <w:i/>
          <w:sz w:val="24"/>
          <w:szCs w:val="24"/>
        </w:rPr>
        <w:t>p</w:t>
      </w:r>
      <w:r w:rsidRPr="00520B1A">
        <w:rPr>
          <w:rFonts w:ascii="Times New Roman" w:hAnsi="Times New Roman" w:cs="Times New Roman"/>
          <w:sz w:val="24"/>
          <w:szCs w:val="24"/>
        </w:rPr>
        <w:t xml:space="preserve"> &lt; .01. </w:t>
      </w:r>
      <w:r>
        <w:rPr>
          <w:rFonts w:ascii="Times New Roman" w:hAnsi="Times New Roman" w:cs="Times New Roman"/>
          <w:sz w:val="24"/>
          <w:szCs w:val="24"/>
        </w:rPr>
        <w:t xml:space="preserve">Consistent with the analysis for the perceptual question, this analysis </w:t>
      </w:r>
      <w:r w:rsidRPr="00520B1A">
        <w:rPr>
          <w:rFonts w:ascii="Times New Roman" w:hAnsi="Times New Roman" w:cs="Times New Roman"/>
          <w:sz w:val="24"/>
          <w:szCs w:val="24"/>
        </w:rPr>
        <w:t>indicates that the G</w:t>
      </w:r>
      <w:r w:rsidRPr="0015640A">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 xml:space="preserve">F </w:t>
      </w:r>
      <w:r w:rsidRPr="00520B1A">
        <w:rPr>
          <w:rFonts w:ascii="Times New Roman" w:hAnsi="Times New Roman" w:cs="Times New Roman"/>
          <w:sz w:val="24"/>
          <w:szCs w:val="24"/>
        </w:rPr>
        <w:t xml:space="preserve">test event was perceived as causally familiar </w:t>
      </w:r>
      <w:r>
        <w:rPr>
          <w:rFonts w:ascii="Times New Roman" w:hAnsi="Times New Roman" w:cs="Times New Roman"/>
          <w:sz w:val="24"/>
          <w:szCs w:val="24"/>
        </w:rPr>
        <w:t>to the training sequence</w:t>
      </w:r>
      <w:r w:rsidRPr="00520B1A">
        <w:rPr>
          <w:rFonts w:ascii="Times New Roman" w:hAnsi="Times New Roman" w:cs="Times New Roman"/>
          <w:sz w:val="24"/>
          <w:szCs w:val="24"/>
        </w:rPr>
        <w:t>. Likewise, subjects provided reliably higher inconsistency ratings of the G</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and the G</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test events than the G</w:t>
      </w:r>
      <w:r w:rsidRPr="0015640A">
        <w:rPr>
          <w:rFonts w:ascii="Times New Roman" w:hAnsi="Times New Roman" w:cs="Times New Roman"/>
          <w:sz w:val="24"/>
          <w:szCs w:val="24"/>
          <w:vertAlign w:val="subscript"/>
        </w:rPr>
        <w:t>F</w:t>
      </w:r>
      <w:r w:rsidRPr="00520B1A">
        <w:rPr>
          <w:rFonts w:ascii="Times New Roman" w:hAnsi="Times New Roman" w:cs="Times New Roman"/>
          <w:sz w:val="24"/>
          <w:szCs w:val="24"/>
        </w:rPr>
        <w:t>C</w:t>
      </w:r>
      <w:r w:rsidRPr="0015640A">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test event, both </w:t>
      </w:r>
      <w:r w:rsidRPr="0015640A">
        <w:rPr>
          <w:rFonts w:ascii="Times New Roman" w:hAnsi="Times New Roman" w:cs="Times New Roman"/>
          <w:i/>
          <w:sz w:val="24"/>
          <w:szCs w:val="24"/>
        </w:rPr>
        <w:t>p</w:t>
      </w:r>
      <w:r w:rsidRPr="00520B1A">
        <w:rPr>
          <w:rFonts w:ascii="Times New Roman" w:hAnsi="Times New Roman" w:cs="Times New Roman"/>
          <w:sz w:val="24"/>
          <w:szCs w:val="24"/>
        </w:rPr>
        <w:t>'s &lt; .05. In contrast, subjects’ inconsistency ratings of the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F</w:t>
      </w:r>
      <w:r w:rsidRPr="00520B1A">
        <w:rPr>
          <w:rFonts w:ascii="Times New Roman" w:hAnsi="Times New Roman" w:cs="Times New Roman"/>
          <w:sz w:val="24"/>
          <w:szCs w:val="24"/>
        </w:rPr>
        <w:t xml:space="preserve"> and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 xml:space="preserve"> test events did not differ reliably, </w:t>
      </w:r>
      <w:r w:rsidRPr="00F46313">
        <w:rPr>
          <w:rFonts w:ascii="Times New Roman" w:hAnsi="Times New Roman" w:cs="Times New Roman"/>
          <w:i/>
          <w:sz w:val="24"/>
          <w:szCs w:val="24"/>
        </w:rPr>
        <w:t>p</w:t>
      </w:r>
      <w:r w:rsidRPr="00520B1A">
        <w:rPr>
          <w:rFonts w:ascii="Times New Roman" w:hAnsi="Times New Roman" w:cs="Times New Roman"/>
          <w:sz w:val="24"/>
          <w:szCs w:val="24"/>
        </w:rPr>
        <w:t xml:space="preserve"> = .22. </w:t>
      </w:r>
      <w:r>
        <w:rPr>
          <w:rFonts w:ascii="Times New Roman" w:hAnsi="Times New Roman" w:cs="Times New Roman"/>
          <w:sz w:val="24"/>
          <w:szCs w:val="24"/>
        </w:rPr>
        <w:t>Similar to</w:t>
      </w:r>
      <w:r w:rsidRPr="00520B1A">
        <w:rPr>
          <w:rFonts w:ascii="Times New Roman" w:hAnsi="Times New Roman" w:cs="Times New Roman"/>
          <w:sz w:val="24"/>
          <w:szCs w:val="24"/>
        </w:rPr>
        <w:t xml:space="preserve"> subjects' perceptual ratings, the test events that included a spatial gap (</w:t>
      </w:r>
      <w:r w:rsidRPr="005E509A">
        <w:rPr>
          <w:rFonts w:ascii="Times New Roman" w:hAnsi="Times New Roman" w:cs="Times New Roman"/>
          <w:sz w:val="24"/>
          <w:szCs w:val="24"/>
        </w:rPr>
        <w:t>i.e.,</w:t>
      </w:r>
      <w:r w:rsidRPr="00520B1A">
        <w:rPr>
          <w:rFonts w:ascii="Times New Roman" w:hAnsi="Times New Roman" w:cs="Times New Roman"/>
          <w:sz w:val="24"/>
          <w:szCs w:val="24"/>
        </w:rPr>
        <w:t xml:space="preserve">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F</w:t>
      </w:r>
      <w:r w:rsidRPr="00520B1A">
        <w:rPr>
          <w:rFonts w:ascii="Times New Roman" w:hAnsi="Times New Roman" w:cs="Times New Roman"/>
          <w:sz w:val="24"/>
          <w:szCs w:val="24"/>
        </w:rPr>
        <w:t>, G</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C</w:t>
      </w:r>
      <w:r w:rsidRPr="00F46313">
        <w:rPr>
          <w:rFonts w:ascii="Times New Roman" w:hAnsi="Times New Roman" w:cs="Times New Roman"/>
          <w:sz w:val="24"/>
          <w:szCs w:val="24"/>
          <w:vertAlign w:val="subscript"/>
        </w:rPr>
        <w:t>N</w:t>
      </w:r>
      <w:r w:rsidRPr="00520B1A">
        <w:rPr>
          <w:rFonts w:ascii="Times New Roman" w:hAnsi="Times New Roman" w:cs="Times New Roman"/>
          <w:sz w:val="24"/>
          <w:szCs w:val="24"/>
        </w:rPr>
        <w:t>) were perceived as more inconsistent than the test events that did not include a spatial gap, regardless whether the causa</w:t>
      </w:r>
      <w:r>
        <w:rPr>
          <w:rFonts w:ascii="Times New Roman" w:hAnsi="Times New Roman" w:cs="Times New Roman"/>
          <w:sz w:val="24"/>
          <w:szCs w:val="24"/>
        </w:rPr>
        <w:t xml:space="preserve">l role of the </w:t>
      </w:r>
      <w:r>
        <w:rPr>
          <w:rFonts w:ascii="Times New Roman" w:hAnsi="Times New Roman" w:cs="Times New Roman"/>
          <w:sz w:val="24"/>
          <w:szCs w:val="24"/>
        </w:rPr>
        <w:lastRenderedPageBreak/>
        <w:t xml:space="preserve">green object changed between training and test. Figure 10 shows subjects’ inconsistency ratings of the four test events for the causal and perceptual question. </w:t>
      </w:r>
    </w:p>
    <w:p w14:paraId="407B607E" w14:textId="77777777" w:rsidR="00476638" w:rsidRDefault="00476638" w:rsidP="00C7016D">
      <w:pPr>
        <w:keepNext/>
        <w:spacing w:line="480" w:lineRule="auto"/>
        <w:contextualSpacing/>
        <w:jc w:val="center"/>
      </w:pPr>
      <w:r>
        <w:rPr>
          <w:noProof/>
        </w:rPr>
        <w:drawing>
          <wp:inline distT="0" distB="0" distL="0" distR="0" wp14:anchorId="19902DF5" wp14:editId="36E644F4">
            <wp:extent cx="6358168" cy="4428878"/>
            <wp:effectExtent l="0" t="0" r="508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3_new_omnibus_fig.jpeg"/>
                    <pic:cNvPicPr/>
                  </pic:nvPicPr>
                  <pic:blipFill>
                    <a:blip r:embed="rId20">
                      <a:extLst>
                        <a:ext uri="{28A0092B-C50C-407E-A947-70E740481C1C}">
                          <a14:useLocalDpi xmlns:a14="http://schemas.microsoft.com/office/drawing/2010/main" val="0"/>
                        </a:ext>
                      </a:extLst>
                    </a:blip>
                    <a:stretch>
                      <a:fillRect/>
                    </a:stretch>
                  </pic:blipFill>
                  <pic:spPr>
                    <a:xfrm>
                      <a:off x="0" y="0"/>
                      <a:ext cx="6354291" cy="4426177"/>
                    </a:xfrm>
                    <a:prstGeom prst="rect">
                      <a:avLst/>
                    </a:prstGeom>
                  </pic:spPr>
                </pic:pic>
              </a:graphicData>
            </a:graphic>
          </wp:inline>
        </w:drawing>
      </w:r>
    </w:p>
    <w:p w14:paraId="583192D8" w14:textId="713CA420" w:rsidR="00476638" w:rsidRPr="00476638" w:rsidRDefault="00476638" w:rsidP="00C7016D">
      <w:pPr>
        <w:pStyle w:val="Caption"/>
        <w:rPr>
          <w:rFonts w:ascii="Times New Roman" w:hAnsi="Times New Roman" w:cs="Times New Roman"/>
          <w:b w:val="0"/>
          <w:color w:val="auto"/>
          <w:sz w:val="24"/>
          <w:szCs w:val="24"/>
        </w:rPr>
      </w:pPr>
      <w:proofErr w:type="gramStart"/>
      <w:r w:rsidRPr="00476638">
        <w:rPr>
          <w:rFonts w:ascii="Times New Roman" w:hAnsi="Times New Roman" w:cs="Times New Roman"/>
          <w:b w:val="0"/>
          <w:color w:val="auto"/>
          <w:sz w:val="24"/>
          <w:szCs w:val="24"/>
        </w:rPr>
        <w:t>Fig. 10.</w:t>
      </w:r>
      <w:proofErr w:type="gramEnd"/>
      <w:r w:rsidRPr="00476638">
        <w:rPr>
          <w:rFonts w:ascii="Times New Roman" w:hAnsi="Times New Roman" w:cs="Times New Roman"/>
          <w:b w:val="0"/>
          <w:color w:val="auto"/>
          <w:sz w:val="24"/>
          <w:szCs w:val="24"/>
        </w:rPr>
        <w:t xml:space="preserve"> </w:t>
      </w:r>
      <w:proofErr w:type="gramStart"/>
      <w:r w:rsidRPr="00476638">
        <w:rPr>
          <w:rFonts w:ascii="Times New Roman" w:hAnsi="Times New Roman" w:cs="Times New Roman"/>
          <w:b w:val="0"/>
          <w:color w:val="auto"/>
          <w:sz w:val="24"/>
          <w:szCs w:val="24"/>
        </w:rPr>
        <w:t>Subjects’ mean perceptual and causal ratings of the four test events in Experiment 3.</w:t>
      </w:r>
      <w:proofErr w:type="gramEnd"/>
      <w:r w:rsidRPr="00476638">
        <w:rPr>
          <w:rFonts w:ascii="Times New Roman" w:hAnsi="Times New Roman" w:cs="Times New Roman"/>
          <w:b w:val="0"/>
          <w:color w:val="auto"/>
          <w:sz w:val="24"/>
          <w:szCs w:val="24"/>
        </w:rPr>
        <w:t xml:space="preserve">  The black bars correspond to subjects’ perceptual ratings of the test events and the gray bars correspond to subjects’ causal ratings of the test events.</w:t>
      </w:r>
    </w:p>
    <w:p w14:paraId="5D8FD7A3" w14:textId="217C815C" w:rsidR="00E569D8" w:rsidRPr="00F87B31"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Individual Differences</w:t>
      </w:r>
    </w:p>
    <w:p w14:paraId="72507010" w14:textId="77777777" w:rsidR="00E569D8" w:rsidRDefault="00E569D8" w:rsidP="00C7016D">
      <w:pPr>
        <w:spacing w:line="480" w:lineRule="auto"/>
        <w:ind w:firstLine="720"/>
        <w:contextualSpacing/>
        <w:rPr>
          <w:rFonts w:ascii="Times New Roman" w:hAnsi="Times New Roman" w:cs="Times New Roman"/>
          <w:sz w:val="24"/>
          <w:szCs w:val="24"/>
        </w:rPr>
      </w:pPr>
      <w:r w:rsidRPr="00C0773E">
        <w:rPr>
          <w:rFonts w:ascii="Times New Roman" w:hAnsi="Times New Roman" w:cs="Times New Roman"/>
          <w:sz w:val="24"/>
          <w:szCs w:val="24"/>
        </w:rPr>
        <w:t xml:space="preserve">Figure </w:t>
      </w:r>
      <w:r>
        <w:rPr>
          <w:rFonts w:ascii="Times New Roman" w:hAnsi="Times New Roman" w:cs="Times New Roman"/>
          <w:sz w:val="24"/>
          <w:szCs w:val="24"/>
        </w:rPr>
        <w:t>11</w:t>
      </w:r>
      <w:r w:rsidRPr="00C0773E">
        <w:rPr>
          <w:rFonts w:ascii="Times New Roman" w:hAnsi="Times New Roman" w:cs="Times New Roman"/>
          <w:sz w:val="24"/>
          <w:szCs w:val="24"/>
        </w:rPr>
        <w:t xml:space="preserve"> shows the inconsistency ratings of the four test events for the perceptual question and the causal question for each of the </w:t>
      </w:r>
      <w:r>
        <w:rPr>
          <w:rFonts w:ascii="Times New Roman" w:hAnsi="Times New Roman" w:cs="Times New Roman"/>
          <w:sz w:val="24"/>
          <w:szCs w:val="24"/>
        </w:rPr>
        <w:t>32</w:t>
      </w:r>
      <w:r w:rsidRPr="00C0773E">
        <w:rPr>
          <w:rFonts w:ascii="Times New Roman" w:hAnsi="Times New Roman" w:cs="Times New Roman"/>
          <w:sz w:val="24"/>
          <w:szCs w:val="24"/>
        </w:rPr>
        <w:t xml:space="preserve"> total subjects in the experiment.</w:t>
      </w:r>
      <w:r>
        <w:rPr>
          <w:rFonts w:ascii="Times New Roman" w:hAnsi="Times New Roman" w:cs="Times New Roman"/>
          <w:sz w:val="24"/>
          <w:szCs w:val="24"/>
        </w:rPr>
        <w:t xml:space="preserve"> An</w:t>
      </w:r>
      <w:r w:rsidRPr="00855A12">
        <w:rPr>
          <w:rFonts w:ascii="Times New Roman" w:hAnsi="Times New Roman" w:cs="Times New Roman"/>
          <w:sz w:val="24"/>
          <w:szCs w:val="24"/>
        </w:rPr>
        <w:t xml:space="preserve">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23; 71.88</w:t>
      </w:r>
      <w:r w:rsidRPr="00855A12">
        <w:rPr>
          <w:rFonts w:ascii="Times New Roman" w:hAnsi="Times New Roman" w:cs="Times New Roman"/>
          <w:sz w:val="24"/>
          <w:szCs w:val="24"/>
        </w:rPr>
        <w:t>%) than as "Markov" processors (</w:t>
      </w:r>
      <w:r>
        <w:rPr>
          <w:rFonts w:ascii="Times New Roman" w:hAnsi="Times New Roman" w:cs="Times New Roman"/>
          <w:sz w:val="24"/>
          <w:szCs w:val="24"/>
        </w:rPr>
        <w:t>N = 2; 6.25</w:t>
      </w:r>
      <w:r w:rsidRPr="00855A12">
        <w:rPr>
          <w:rFonts w:ascii="Times New Roman" w:hAnsi="Times New Roman" w:cs="Times New Roman"/>
          <w:sz w:val="24"/>
          <w:szCs w:val="24"/>
        </w:rPr>
        <w:t>%)</w:t>
      </w:r>
      <w:r>
        <w:rPr>
          <w:rFonts w:ascii="Times New Roman" w:hAnsi="Times New Roman" w:cs="Times New Roman"/>
          <w:sz w:val="24"/>
          <w:szCs w:val="24"/>
        </w:rPr>
        <w:t xml:space="preserve"> or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7; 21.88%)</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w:t>
      </w:r>
      <w:r w:rsidRPr="00855A12">
        <w:rPr>
          <w:rFonts w:ascii="Times New Roman" w:hAnsi="Times New Roman" w:cs="Times New Roman"/>
          <w:sz w:val="24"/>
          <w:szCs w:val="24"/>
        </w:rPr>
        <w:t xml:space="preserve"> &lt; .0</w:t>
      </w:r>
      <w:r>
        <w:rPr>
          <w:rFonts w:ascii="Times New Roman" w:hAnsi="Times New Roman" w:cs="Times New Roman"/>
          <w:sz w:val="24"/>
          <w:szCs w:val="24"/>
        </w:rPr>
        <w:t xml:space="preserve">1. Of the 23 subjects </w:t>
      </w:r>
      <w:r>
        <w:rPr>
          <w:rFonts w:ascii="Times New Roman" w:hAnsi="Times New Roman" w:cs="Times New Roman"/>
          <w:sz w:val="24"/>
          <w:szCs w:val="24"/>
        </w:rPr>
        <w:lastRenderedPageBreak/>
        <w:t xml:space="preserve">who were classified as Perceptual processors, 19 processed the events in terms of spatial contiguity information; that is, subjects </w:t>
      </w:r>
      <w:r w:rsidRPr="00291CF8">
        <w:rPr>
          <w:rFonts w:ascii="Times New Roman" w:hAnsi="Times New Roman" w:cs="Times New Roman"/>
          <w:sz w:val="24"/>
          <w:szCs w:val="24"/>
        </w:rPr>
        <w:t xml:space="preserve">were sensitive to the fact that the objects in the </w:t>
      </w:r>
      <w:r>
        <w:rPr>
          <w:rFonts w:ascii="Times New Roman" w:hAnsi="Times New Roman" w:cs="Times New Roman"/>
          <w:sz w:val="24"/>
          <w:szCs w:val="24"/>
        </w:rPr>
        <w:t>training sequence</w:t>
      </w:r>
      <w:r w:rsidRPr="00291CF8">
        <w:rPr>
          <w:rFonts w:ascii="Times New Roman" w:hAnsi="Times New Roman" w:cs="Times New Roman"/>
          <w:sz w:val="24"/>
          <w:szCs w:val="24"/>
        </w:rPr>
        <w:t xml:space="preserve"> only moved upon contact from other objects (</w:t>
      </w:r>
      <w:r w:rsidRPr="005E509A">
        <w:rPr>
          <w:rFonts w:ascii="Times New Roman" w:hAnsi="Times New Roman" w:cs="Times New Roman"/>
          <w:sz w:val="24"/>
          <w:szCs w:val="24"/>
        </w:rPr>
        <w:t>i.e.,</w:t>
      </w:r>
      <w:r w:rsidRPr="00291CF8">
        <w:rPr>
          <w:rFonts w:ascii="Times New Roman" w:hAnsi="Times New Roman" w:cs="Times New Roman"/>
          <w:sz w:val="24"/>
          <w:szCs w:val="24"/>
        </w:rPr>
        <w:t xml:space="preserve"> were spatially contiguous)</w:t>
      </w:r>
      <w:r>
        <w:rPr>
          <w:rFonts w:ascii="Times New Roman" w:hAnsi="Times New Roman" w:cs="Times New Roman"/>
          <w:sz w:val="24"/>
          <w:szCs w:val="24"/>
        </w:rPr>
        <w:t xml:space="preserve"> and deemed the test events that incorporated a spatial gap to be inconsistent with the training sequence. In contrast, the proportion of subjects who were classified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did not differ reliably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.18. </w:t>
      </w:r>
    </w:p>
    <w:p w14:paraId="79CB070A" w14:textId="77777777" w:rsidR="00C947B1" w:rsidRDefault="00C947B1" w:rsidP="00C7016D">
      <w:pPr>
        <w:keepNext/>
        <w:spacing w:line="480" w:lineRule="auto"/>
        <w:contextualSpacing/>
        <w:jc w:val="center"/>
      </w:pPr>
      <w:r>
        <w:rPr>
          <w:noProof/>
        </w:rPr>
        <w:drawing>
          <wp:inline distT="0" distB="0" distL="0" distR="0" wp14:anchorId="3BE143CB" wp14:editId="1813C0EF">
            <wp:extent cx="6438450" cy="4484536"/>
            <wp:effectExtent l="0" t="0" r="63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3_new_inddiv_fig.jpeg"/>
                    <pic:cNvPicPr/>
                  </pic:nvPicPr>
                  <pic:blipFill>
                    <a:blip r:embed="rId21">
                      <a:extLst>
                        <a:ext uri="{28A0092B-C50C-407E-A947-70E740481C1C}">
                          <a14:useLocalDpi xmlns:a14="http://schemas.microsoft.com/office/drawing/2010/main" val="0"/>
                        </a:ext>
                      </a:extLst>
                    </a:blip>
                    <a:stretch>
                      <a:fillRect/>
                    </a:stretch>
                  </pic:blipFill>
                  <pic:spPr>
                    <a:xfrm>
                      <a:off x="0" y="0"/>
                      <a:ext cx="6434146" cy="4481538"/>
                    </a:xfrm>
                    <a:prstGeom prst="rect">
                      <a:avLst/>
                    </a:prstGeom>
                  </pic:spPr>
                </pic:pic>
              </a:graphicData>
            </a:graphic>
          </wp:inline>
        </w:drawing>
      </w:r>
    </w:p>
    <w:p w14:paraId="3A3A802C" w14:textId="130B86E6" w:rsidR="00C947B1" w:rsidRPr="00C947B1" w:rsidRDefault="00C947B1" w:rsidP="00C7016D">
      <w:pPr>
        <w:pStyle w:val="Caption"/>
        <w:rPr>
          <w:rFonts w:ascii="Times New Roman" w:hAnsi="Times New Roman" w:cs="Times New Roman"/>
          <w:b w:val="0"/>
          <w:color w:val="auto"/>
          <w:sz w:val="24"/>
          <w:szCs w:val="24"/>
        </w:rPr>
      </w:pPr>
      <w:proofErr w:type="gramStart"/>
      <w:r w:rsidRPr="00C947B1">
        <w:rPr>
          <w:rFonts w:ascii="Times New Roman" w:hAnsi="Times New Roman" w:cs="Times New Roman"/>
          <w:b w:val="0"/>
          <w:color w:val="auto"/>
          <w:sz w:val="24"/>
          <w:szCs w:val="24"/>
        </w:rPr>
        <w:t>Fig. 11.</w:t>
      </w:r>
      <w:proofErr w:type="gramEnd"/>
      <w:r w:rsidRPr="00C947B1">
        <w:rPr>
          <w:rFonts w:ascii="Times New Roman" w:hAnsi="Times New Roman" w:cs="Times New Roman"/>
          <w:b w:val="0"/>
          <w:color w:val="auto"/>
          <w:sz w:val="24"/>
          <w:szCs w:val="24"/>
        </w:rPr>
        <w:t xml:space="preserve"> </w:t>
      </w:r>
      <w:proofErr w:type="gramStart"/>
      <w:r w:rsidRPr="00C947B1">
        <w:rPr>
          <w:rFonts w:ascii="Times New Roman" w:hAnsi="Times New Roman" w:cs="Times New Roman"/>
          <w:b w:val="0"/>
          <w:color w:val="auto"/>
          <w:sz w:val="24"/>
          <w:szCs w:val="24"/>
        </w:rPr>
        <w:t>Each of the 32 subjects’ causal and perceptual ratings of the four test events in Experiment 3.</w:t>
      </w:r>
      <w:proofErr w:type="gramEnd"/>
    </w:p>
    <w:p w14:paraId="29EBBA06"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26; 81.25%)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 6.25</w:t>
      </w:r>
      <w:r w:rsidRPr="00855A12">
        <w:rPr>
          <w:rFonts w:ascii="Times New Roman" w:hAnsi="Times New Roman" w:cs="Times New Roman"/>
          <w:sz w:val="24"/>
          <w:szCs w:val="24"/>
        </w:rPr>
        <w:t>%)</w:t>
      </w:r>
      <w:r>
        <w:rPr>
          <w:rFonts w:ascii="Times New Roman" w:hAnsi="Times New Roman" w:cs="Times New Roman"/>
          <w:sz w:val="24"/>
          <w:szCs w:val="24"/>
        </w:rPr>
        <w:t xml:space="preserve"> or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4; 12.5%)</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.0001</w:t>
      </w:r>
      <w:r w:rsidRPr="00855A12">
        <w:rPr>
          <w:rFonts w:ascii="Times New Roman" w:hAnsi="Times New Roman" w:cs="Times New Roman"/>
          <w:sz w:val="24"/>
          <w:szCs w:val="24"/>
        </w:rPr>
        <w:t>.</w:t>
      </w:r>
      <w:r>
        <w:rPr>
          <w:rFonts w:ascii="Times New Roman" w:hAnsi="Times New Roman" w:cs="Times New Roman"/>
          <w:sz w:val="24"/>
          <w:szCs w:val="24"/>
        </w:rPr>
        <w:t xml:space="preserve"> Of the 26 subjects who were classified as Perceptual processors, 20 processed the events in terms of spatial contiguity information. In contrast, the proportion of subjects who were classified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did not differ reliably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.18. </w:t>
      </w:r>
    </w:p>
    <w:p w14:paraId="534C33AC" w14:textId="77777777" w:rsidR="00E569D8" w:rsidRPr="007E60FB" w:rsidRDefault="00E569D8" w:rsidP="00864C18">
      <w:pPr>
        <w:pStyle w:val="Heading2"/>
      </w:pPr>
      <w:bookmarkStart w:id="31" w:name="_Toc522727420"/>
      <w:r w:rsidRPr="007E60FB">
        <w:t>Discussion</w:t>
      </w:r>
      <w:bookmarkEnd w:id="31"/>
    </w:p>
    <w:p w14:paraId="2D672FDE" w14:textId="77777777" w:rsidR="00E569D8" w:rsidRPr="007E60FB" w:rsidRDefault="00E569D8" w:rsidP="00C7016D">
      <w:pPr>
        <w:spacing w:line="480" w:lineRule="auto"/>
        <w:ind w:firstLine="720"/>
        <w:contextualSpacing/>
        <w:rPr>
          <w:rFonts w:ascii="Times New Roman" w:hAnsi="Times New Roman" w:cs="Times New Roman"/>
          <w:sz w:val="24"/>
          <w:szCs w:val="24"/>
        </w:rPr>
      </w:pPr>
      <w:r w:rsidRPr="007E60FB">
        <w:rPr>
          <w:rFonts w:ascii="Times New Roman" w:hAnsi="Times New Roman" w:cs="Times New Roman"/>
          <w:sz w:val="24"/>
          <w:szCs w:val="24"/>
        </w:rPr>
        <w:t>The purpose of Experiment 3 was to examine whether adults could encode the Markov condition in a novel context that consisted of a single salient object and to determine on what basis adults assign</w:t>
      </w:r>
      <w:r>
        <w:rPr>
          <w:rFonts w:ascii="Times New Roman" w:hAnsi="Times New Roman" w:cs="Times New Roman"/>
          <w:sz w:val="24"/>
          <w:szCs w:val="24"/>
        </w:rPr>
        <w:t>ed</w:t>
      </w:r>
      <w:r w:rsidRPr="007E60FB">
        <w:rPr>
          <w:rFonts w:ascii="Times New Roman" w:hAnsi="Times New Roman" w:cs="Times New Roman"/>
          <w:sz w:val="24"/>
          <w:szCs w:val="24"/>
        </w:rPr>
        <w:t xml:space="preserve"> higher inconsistency ratings to test events</w:t>
      </w:r>
      <w:r>
        <w:rPr>
          <w:rFonts w:ascii="Times New Roman" w:hAnsi="Times New Roman" w:cs="Times New Roman"/>
          <w:sz w:val="24"/>
          <w:szCs w:val="24"/>
        </w:rPr>
        <w:t xml:space="preserve"> that incorporated a spatial gap</w:t>
      </w:r>
      <w:r w:rsidRPr="007E60FB">
        <w:rPr>
          <w:rFonts w:ascii="Times New Roman" w:hAnsi="Times New Roman" w:cs="Times New Roman"/>
          <w:sz w:val="24"/>
          <w:szCs w:val="24"/>
        </w:rPr>
        <w:t xml:space="preserve"> in an effort to clarify the results of Experiment 2. The results showed that adults provided higher inconsistency ratings to the test events that incorporated a spatial gap than to the test events in which the causal role of the green salient object changed relative to the training phase</w:t>
      </w:r>
      <w:r>
        <w:rPr>
          <w:rFonts w:ascii="Times New Roman" w:hAnsi="Times New Roman" w:cs="Times New Roman"/>
          <w:sz w:val="24"/>
          <w:szCs w:val="24"/>
        </w:rPr>
        <w:t>. This result is consistent with the results from Experiment 2 in that it i</w:t>
      </w:r>
      <w:r w:rsidRPr="007E60FB">
        <w:rPr>
          <w:rFonts w:ascii="Times New Roman" w:hAnsi="Times New Roman" w:cs="Times New Roman"/>
          <w:sz w:val="24"/>
          <w:szCs w:val="24"/>
        </w:rPr>
        <w:t>ndicates that adults process</w:t>
      </w:r>
      <w:r>
        <w:rPr>
          <w:rFonts w:ascii="Times New Roman" w:hAnsi="Times New Roman" w:cs="Times New Roman"/>
          <w:sz w:val="24"/>
          <w:szCs w:val="24"/>
        </w:rPr>
        <w:t>ed the four-object launching events</w:t>
      </w:r>
      <w:r w:rsidRPr="007E60FB">
        <w:rPr>
          <w:rFonts w:ascii="Times New Roman" w:hAnsi="Times New Roman" w:cs="Times New Roman"/>
          <w:sz w:val="24"/>
          <w:szCs w:val="24"/>
        </w:rPr>
        <w:t xml:space="preserve"> in terms of low-level perceptual features </w:t>
      </w:r>
      <w:r>
        <w:rPr>
          <w:rFonts w:ascii="Times New Roman" w:hAnsi="Times New Roman" w:cs="Times New Roman"/>
          <w:sz w:val="24"/>
          <w:szCs w:val="24"/>
        </w:rPr>
        <w:t xml:space="preserve">rather </w:t>
      </w:r>
      <w:r w:rsidRPr="007E60FB">
        <w:rPr>
          <w:rFonts w:ascii="Times New Roman" w:hAnsi="Times New Roman" w:cs="Times New Roman"/>
          <w:sz w:val="24"/>
          <w:szCs w:val="24"/>
        </w:rPr>
        <w:t>than in terms of causality</w:t>
      </w:r>
      <w:r>
        <w:rPr>
          <w:rFonts w:ascii="Times New Roman" w:hAnsi="Times New Roman" w:cs="Times New Roman"/>
          <w:sz w:val="24"/>
          <w:szCs w:val="24"/>
        </w:rPr>
        <w:t xml:space="preserve"> or the Markov condition or Markov-equivalence classes. This finding also</w:t>
      </w:r>
      <w:r w:rsidRPr="007E60FB">
        <w:rPr>
          <w:rFonts w:ascii="Times New Roman" w:hAnsi="Times New Roman" w:cs="Times New Roman"/>
          <w:sz w:val="24"/>
          <w:szCs w:val="24"/>
        </w:rPr>
        <w:t xml:space="preserve"> suggests that the reason adults assigned higher inconsistency ratings to the test events that included a causal gap in Experiment 2 </w:t>
      </w:r>
      <w:r>
        <w:rPr>
          <w:rFonts w:ascii="Times New Roman" w:hAnsi="Times New Roman" w:cs="Times New Roman"/>
          <w:sz w:val="24"/>
          <w:szCs w:val="24"/>
        </w:rPr>
        <w:t xml:space="preserve">may have been </w:t>
      </w:r>
      <w:r w:rsidRPr="007E60FB">
        <w:rPr>
          <w:rFonts w:ascii="Times New Roman" w:hAnsi="Times New Roman" w:cs="Times New Roman"/>
          <w:sz w:val="24"/>
          <w:szCs w:val="24"/>
        </w:rPr>
        <w:t xml:space="preserve">because these test events were perceptually rather than causally </w:t>
      </w:r>
      <w:r>
        <w:rPr>
          <w:rFonts w:ascii="Times New Roman" w:hAnsi="Times New Roman" w:cs="Times New Roman"/>
          <w:sz w:val="24"/>
          <w:szCs w:val="24"/>
        </w:rPr>
        <w:t>distinct from the initial training events</w:t>
      </w:r>
      <w:r w:rsidRPr="007E60FB">
        <w:rPr>
          <w:rFonts w:ascii="Times New Roman" w:hAnsi="Times New Roman" w:cs="Times New Roman"/>
          <w:sz w:val="24"/>
          <w:szCs w:val="24"/>
        </w:rPr>
        <w:t xml:space="preserve">. </w:t>
      </w:r>
    </w:p>
    <w:p w14:paraId="6AA41E14" w14:textId="77777777" w:rsidR="00E569D8" w:rsidRPr="007E60FB" w:rsidRDefault="00E569D8" w:rsidP="00C7016D">
      <w:pPr>
        <w:spacing w:line="480" w:lineRule="auto"/>
        <w:ind w:firstLine="720"/>
        <w:contextualSpacing/>
        <w:rPr>
          <w:rFonts w:ascii="Times New Roman" w:hAnsi="Times New Roman" w:cs="Times New Roman"/>
          <w:sz w:val="24"/>
          <w:szCs w:val="24"/>
        </w:rPr>
      </w:pPr>
      <w:r w:rsidRPr="007E60FB">
        <w:rPr>
          <w:rFonts w:ascii="Times New Roman" w:hAnsi="Times New Roman" w:cs="Times New Roman"/>
          <w:sz w:val="24"/>
          <w:szCs w:val="24"/>
        </w:rPr>
        <w:t>The results from Experiment 1</w:t>
      </w:r>
      <w:r>
        <w:rPr>
          <w:rFonts w:ascii="Times New Roman" w:hAnsi="Times New Roman" w:cs="Times New Roman"/>
          <w:sz w:val="24"/>
          <w:szCs w:val="24"/>
        </w:rPr>
        <w:t xml:space="preserve">, 2, and </w:t>
      </w:r>
      <w:r w:rsidRPr="007E60FB">
        <w:rPr>
          <w:rFonts w:ascii="Times New Roman" w:hAnsi="Times New Roman" w:cs="Times New Roman"/>
          <w:sz w:val="24"/>
          <w:szCs w:val="24"/>
        </w:rPr>
        <w:t>3 together indicate that adults process complex causal events such as those used here in terms of low-level perceptual information rather than in terms of the Markov condition. The finding that adults did not encode the Markov condition</w:t>
      </w:r>
      <w:r>
        <w:rPr>
          <w:rFonts w:ascii="Times New Roman" w:hAnsi="Times New Roman" w:cs="Times New Roman"/>
          <w:sz w:val="24"/>
          <w:szCs w:val="24"/>
        </w:rPr>
        <w:t xml:space="preserve"> or </w:t>
      </w:r>
      <w:r>
        <w:rPr>
          <w:rFonts w:ascii="Times New Roman" w:hAnsi="Times New Roman" w:cs="Times New Roman"/>
          <w:sz w:val="24"/>
          <w:szCs w:val="24"/>
        </w:rPr>
        <w:lastRenderedPageBreak/>
        <w:t>show sensitivity to Markov-equivalence classes</w:t>
      </w:r>
      <w:r w:rsidRPr="007E60FB">
        <w:rPr>
          <w:rFonts w:ascii="Times New Roman" w:hAnsi="Times New Roman" w:cs="Times New Roman"/>
          <w:sz w:val="24"/>
          <w:szCs w:val="24"/>
        </w:rPr>
        <w:t xml:space="preserve"> in Experiments 2 and 3 and only under limited conditions in Experiment 1 suggests that</w:t>
      </w:r>
      <w:r>
        <w:rPr>
          <w:rFonts w:ascii="Times New Roman" w:hAnsi="Times New Roman" w:cs="Times New Roman"/>
          <w:sz w:val="24"/>
          <w:szCs w:val="24"/>
        </w:rPr>
        <w:t xml:space="preserve"> their ability to represent causal events as CGMs is restricted</w:t>
      </w:r>
      <w:r w:rsidDel="007001A3">
        <w:rPr>
          <w:rFonts w:ascii="Times New Roman" w:hAnsi="Times New Roman" w:cs="Times New Roman"/>
          <w:sz w:val="24"/>
          <w:szCs w:val="24"/>
        </w:rPr>
        <w:t xml:space="preserve"> </w:t>
      </w:r>
      <w:r>
        <w:rPr>
          <w:rFonts w:ascii="Times New Roman" w:hAnsi="Times New Roman" w:cs="Times New Roman"/>
          <w:sz w:val="24"/>
          <w:szCs w:val="24"/>
        </w:rPr>
        <w:t xml:space="preserve">and may depend on the perceptual features in the event. One potential criticism of these results, especially those from Experiments 2 and 3, is that </w:t>
      </w:r>
      <w:r w:rsidRPr="00564B5A">
        <w:rPr>
          <w:rFonts w:ascii="Times New Roman" w:hAnsi="Times New Roman" w:cs="Times New Roman"/>
          <w:sz w:val="24"/>
          <w:szCs w:val="24"/>
        </w:rPr>
        <w:t xml:space="preserve">the reason </w:t>
      </w:r>
      <w:r>
        <w:rPr>
          <w:rFonts w:ascii="Times New Roman" w:hAnsi="Times New Roman" w:cs="Times New Roman"/>
          <w:sz w:val="24"/>
          <w:szCs w:val="24"/>
        </w:rPr>
        <w:t>adults showed little</w:t>
      </w:r>
      <w:r w:rsidRPr="00564B5A">
        <w:rPr>
          <w:rFonts w:ascii="Times New Roman" w:hAnsi="Times New Roman" w:cs="Times New Roman"/>
          <w:sz w:val="24"/>
          <w:szCs w:val="24"/>
        </w:rPr>
        <w:t xml:space="preserve"> sensitivity</w:t>
      </w:r>
      <w:r>
        <w:rPr>
          <w:rFonts w:ascii="Times New Roman" w:hAnsi="Times New Roman" w:cs="Times New Roman"/>
          <w:sz w:val="24"/>
          <w:szCs w:val="24"/>
        </w:rPr>
        <w:t xml:space="preserve"> to the Markov condition and Markov-equivalence classes</w:t>
      </w:r>
      <w:r w:rsidRPr="00564B5A">
        <w:rPr>
          <w:rFonts w:ascii="Times New Roman" w:hAnsi="Times New Roman" w:cs="Times New Roman"/>
          <w:sz w:val="24"/>
          <w:szCs w:val="24"/>
        </w:rPr>
        <w:t xml:space="preserve"> </w:t>
      </w:r>
      <w:r>
        <w:rPr>
          <w:rFonts w:ascii="Times New Roman" w:hAnsi="Times New Roman" w:cs="Times New Roman"/>
          <w:sz w:val="24"/>
          <w:szCs w:val="24"/>
        </w:rPr>
        <w:t xml:space="preserve">was because the </w:t>
      </w:r>
      <w:r w:rsidRPr="00564B5A">
        <w:rPr>
          <w:rFonts w:ascii="Times New Roman" w:hAnsi="Times New Roman" w:cs="Times New Roman"/>
          <w:sz w:val="24"/>
          <w:szCs w:val="24"/>
        </w:rPr>
        <w:t>perceptual manipulations</w:t>
      </w:r>
      <w:r>
        <w:rPr>
          <w:rFonts w:ascii="Times New Roman" w:hAnsi="Times New Roman" w:cs="Times New Roman"/>
          <w:sz w:val="24"/>
          <w:szCs w:val="24"/>
        </w:rPr>
        <w:t xml:space="preserve"> to the test sequences in these experiments</w:t>
      </w:r>
      <w:r w:rsidRPr="00564B5A">
        <w:rPr>
          <w:rFonts w:ascii="Times New Roman" w:hAnsi="Times New Roman" w:cs="Times New Roman"/>
          <w:sz w:val="24"/>
          <w:szCs w:val="24"/>
        </w:rPr>
        <w:t xml:space="preserve"> were so great that they disrupted adults' </w:t>
      </w:r>
      <w:r>
        <w:rPr>
          <w:rFonts w:ascii="Times New Roman" w:hAnsi="Times New Roman" w:cs="Times New Roman"/>
          <w:sz w:val="24"/>
          <w:szCs w:val="24"/>
        </w:rPr>
        <w:t xml:space="preserve">sensitivity to </w:t>
      </w:r>
      <w:r w:rsidRPr="00564B5A">
        <w:rPr>
          <w:rFonts w:ascii="Times New Roman" w:hAnsi="Times New Roman" w:cs="Times New Roman"/>
          <w:sz w:val="24"/>
          <w:szCs w:val="24"/>
        </w:rPr>
        <w:t>these cues</w:t>
      </w:r>
      <w:r>
        <w:rPr>
          <w:rFonts w:ascii="Times New Roman" w:hAnsi="Times New Roman" w:cs="Times New Roman"/>
          <w:sz w:val="24"/>
          <w:szCs w:val="24"/>
        </w:rPr>
        <w:t xml:space="preserve">. Although we discuss this criticism in some detail in the General Discussion, it is important to note here that </w:t>
      </w:r>
      <w:r w:rsidRPr="00564B5A">
        <w:rPr>
          <w:rFonts w:ascii="Times New Roman" w:hAnsi="Times New Roman" w:cs="Times New Roman"/>
          <w:sz w:val="24"/>
          <w:szCs w:val="24"/>
        </w:rPr>
        <w:t xml:space="preserve">proponents of </w:t>
      </w:r>
      <w:r>
        <w:rPr>
          <w:rFonts w:ascii="Times New Roman" w:hAnsi="Times New Roman" w:cs="Times New Roman"/>
          <w:sz w:val="24"/>
          <w:szCs w:val="24"/>
        </w:rPr>
        <w:t>CGMs</w:t>
      </w:r>
      <w:r w:rsidRPr="00564B5A">
        <w:rPr>
          <w:rFonts w:ascii="Times New Roman" w:hAnsi="Times New Roman" w:cs="Times New Roman"/>
          <w:sz w:val="24"/>
          <w:szCs w:val="24"/>
        </w:rPr>
        <w:t xml:space="preserve"> maintain that adults</w:t>
      </w:r>
      <w:r>
        <w:rPr>
          <w:rFonts w:ascii="Times New Roman" w:hAnsi="Times New Roman" w:cs="Times New Roman"/>
          <w:sz w:val="24"/>
          <w:szCs w:val="24"/>
        </w:rPr>
        <w:t>’ sensitivity to the Markov condition and Markov-equivalence classes</w:t>
      </w:r>
      <w:r w:rsidRPr="00564B5A">
        <w:rPr>
          <w:rFonts w:ascii="Times New Roman" w:hAnsi="Times New Roman" w:cs="Times New Roman"/>
          <w:sz w:val="24"/>
          <w:szCs w:val="24"/>
        </w:rPr>
        <w:t xml:space="preserve"> should</w:t>
      </w:r>
      <w:r>
        <w:rPr>
          <w:rFonts w:ascii="Times New Roman" w:hAnsi="Times New Roman" w:cs="Times New Roman"/>
          <w:sz w:val="24"/>
          <w:szCs w:val="24"/>
        </w:rPr>
        <w:t xml:space="preserve"> be robust to salient perceptual manipulations so long as such manipulations do not affect the set of underlying conditional independencies (e.g., Gopnik &amp; Tenenbaum, 2007).</w:t>
      </w:r>
      <w:r w:rsidRPr="00564B5A">
        <w:rPr>
          <w:rFonts w:ascii="Times New Roman" w:hAnsi="Times New Roman" w:cs="Times New Roman"/>
          <w:sz w:val="24"/>
          <w:szCs w:val="24"/>
        </w:rPr>
        <w:t xml:space="preserve"> </w:t>
      </w:r>
    </w:p>
    <w:p w14:paraId="3522DB94"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Given that</w:t>
      </w:r>
      <w:r w:rsidRPr="007E60FB">
        <w:rPr>
          <w:rFonts w:ascii="Times New Roman" w:hAnsi="Times New Roman" w:cs="Times New Roman"/>
          <w:sz w:val="24"/>
          <w:szCs w:val="24"/>
        </w:rPr>
        <w:t xml:space="preserve"> </w:t>
      </w:r>
      <w:r>
        <w:rPr>
          <w:rFonts w:ascii="Times New Roman" w:hAnsi="Times New Roman" w:cs="Times New Roman"/>
          <w:sz w:val="24"/>
          <w:szCs w:val="24"/>
        </w:rPr>
        <w:t xml:space="preserve">Experiments 1, 2, and 3 has consistently shown </w:t>
      </w:r>
      <w:r w:rsidRPr="007E60FB">
        <w:rPr>
          <w:rFonts w:ascii="Times New Roman" w:hAnsi="Times New Roman" w:cs="Times New Roman"/>
          <w:sz w:val="24"/>
          <w:szCs w:val="24"/>
        </w:rPr>
        <w:t>that a small</w:t>
      </w:r>
      <w:r>
        <w:rPr>
          <w:rFonts w:ascii="Times New Roman" w:hAnsi="Times New Roman" w:cs="Times New Roman"/>
          <w:sz w:val="24"/>
          <w:szCs w:val="24"/>
        </w:rPr>
        <w:t xml:space="preserve"> </w:t>
      </w:r>
      <w:r w:rsidRPr="007E60FB">
        <w:rPr>
          <w:rFonts w:ascii="Times New Roman" w:hAnsi="Times New Roman" w:cs="Times New Roman"/>
          <w:sz w:val="24"/>
          <w:szCs w:val="24"/>
        </w:rPr>
        <w:t xml:space="preserve">proportion of subjects showed </w:t>
      </w:r>
      <w:r>
        <w:rPr>
          <w:rFonts w:ascii="Times New Roman" w:hAnsi="Times New Roman" w:cs="Times New Roman"/>
          <w:sz w:val="24"/>
          <w:szCs w:val="24"/>
        </w:rPr>
        <w:t>sensitivity to the Markov condition and Markov-equivalence classes</w:t>
      </w:r>
      <w:r w:rsidRPr="007E60FB">
        <w:rPr>
          <w:rFonts w:ascii="Times New Roman" w:hAnsi="Times New Roman" w:cs="Times New Roman"/>
          <w:sz w:val="24"/>
          <w:szCs w:val="24"/>
        </w:rPr>
        <w:t xml:space="preserve">, one unresolved issue is that it is unclear at what level adults encode the Markov condition when shown four-object launching event sequences. </w:t>
      </w:r>
      <w:r>
        <w:rPr>
          <w:rFonts w:ascii="Times New Roman" w:hAnsi="Times New Roman" w:cs="Times New Roman"/>
          <w:sz w:val="24"/>
          <w:szCs w:val="24"/>
        </w:rPr>
        <w:t>In other words,</w:t>
      </w:r>
      <w:r w:rsidRPr="007E60FB">
        <w:rPr>
          <w:rFonts w:ascii="Times New Roman" w:hAnsi="Times New Roman" w:cs="Times New Roman"/>
          <w:sz w:val="24"/>
          <w:szCs w:val="24"/>
        </w:rPr>
        <w:t xml:space="preserve"> it is </w:t>
      </w:r>
      <w:r>
        <w:rPr>
          <w:rFonts w:ascii="Times New Roman" w:hAnsi="Times New Roman" w:cs="Times New Roman"/>
          <w:sz w:val="24"/>
          <w:szCs w:val="24"/>
        </w:rPr>
        <w:t>unknown</w:t>
      </w:r>
      <w:r w:rsidRPr="007E60FB">
        <w:rPr>
          <w:rFonts w:ascii="Times New Roman" w:hAnsi="Times New Roman" w:cs="Times New Roman"/>
          <w:sz w:val="24"/>
          <w:szCs w:val="24"/>
        </w:rPr>
        <w:t xml:space="preserve"> from these results over what dimensions</w:t>
      </w:r>
      <w:r>
        <w:rPr>
          <w:rFonts w:ascii="Times New Roman" w:hAnsi="Times New Roman" w:cs="Times New Roman"/>
          <w:sz w:val="24"/>
          <w:szCs w:val="24"/>
        </w:rPr>
        <w:t xml:space="preserve"> </w:t>
      </w:r>
      <w:r w:rsidRPr="007E60FB">
        <w:rPr>
          <w:rFonts w:ascii="Times New Roman" w:hAnsi="Times New Roman" w:cs="Times New Roman"/>
          <w:sz w:val="24"/>
          <w:szCs w:val="24"/>
        </w:rPr>
        <w:t>adu</w:t>
      </w:r>
      <w:r>
        <w:rPr>
          <w:rFonts w:ascii="Times New Roman" w:hAnsi="Times New Roman" w:cs="Times New Roman"/>
          <w:sz w:val="24"/>
          <w:szCs w:val="24"/>
        </w:rPr>
        <w:t xml:space="preserve">lts encoded </w:t>
      </w:r>
      <w:r w:rsidRPr="007E60FB">
        <w:rPr>
          <w:rFonts w:ascii="Times New Roman" w:hAnsi="Times New Roman" w:cs="Times New Roman"/>
          <w:sz w:val="24"/>
          <w:szCs w:val="24"/>
        </w:rPr>
        <w:t>the Markov condition</w:t>
      </w:r>
      <w:r>
        <w:rPr>
          <w:rFonts w:ascii="Times New Roman" w:hAnsi="Times New Roman" w:cs="Times New Roman"/>
          <w:sz w:val="24"/>
          <w:szCs w:val="24"/>
        </w:rPr>
        <w:t xml:space="preserve"> and formed Markov-equivalence classes</w:t>
      </w:r>
      <w:r w:rsidRPr="007E60FB">
        <w:rPr>
          <w:rFonts w:ascii="Times New Roman" w:hAnsi="Times New Roman" w:cs="Times New Roman"/>
          <w:sz w:val="24"/>
          <w:szCs w:val="24"/>
        </w:rPr>
        <w:t>.</w:t>
      </w:r>
      <w:r>
        <w:rPr>
          <w:rFonts w:ascii="Times New Roman" w:hAnsi="Times New Roman" w:cs="Times New Roman"/>
          <w:sz w:val="24"/>
          <w:szCs w:val="24"/>
        </w:rPr>
        <w:t xml:space="preserve"> For example, it is possible that adults encoded the Markov condition and attended to Markov-equivalence classes over the shape dimension, color dimension, both, or neither. Likewise, i</w:t>
      </w:r>
      <w:r w:rsidRPr="007E60FB">
        <w:rPr>
          <w:rFonts w:ascii="Times New Roman" w:hAnsi="Times New Roman" w:cs="Times New Roman"/>
          <w:sz w:val="24"/>
          <w:szCs w:val="24"/>
        </w:rPr>
        <w:t xml:space="preserve">t is unclear whether, in the presence of competing dimensions adults will selectively encode the Markov condition over some dimensions but not </w:t>
      </w:r>
      <w:r>
        <w:rPr>
          <w:rFonts w:ascii="Times New Roman" w:hAnsi="Times New Roman" w:cs="Times New Roman"/>
          <w:sz w:val="24"/>
          <w:szCs w:val="24"/>
        </w:rPr>
        <w:t xml:space="preserve">over </w:t>
      </w:r>
      <w:r w:rsidRPr="007E60FB">
        <w:rPr>
          <w:rFonts w:ascii="Times New Roman" w:hAnsi="Times New Roman" w:cs="Times New Roman"/>
          <w:sz w:val="24"/>
          <w:szCs w:val="24"/>
        </w:rPr>
        <w:t xml:space="preserve">others. </w:t>
      </w:r>
      <w:r>
        <w:rPr>
          <w:rFonts w:ascii="Times New Roman" w:hAnsi="Times New Roman" w:cs="Times New Roman"/>
          <w:sz w:val="24"/>
          <w:szCs w:val="24"/>
        </w:rPr>
        <w:t xml:space="preserve">We explored this issue in </w:t>
      </w:r>
      <w:r w:rsidRPr="007E60FB">
        <w:rPr>
          <w:rFonts w:ascii="Times New Roman" w:hAnsi="Times New Roman" w:cs="Times New Roman"/>
          <w:sz w:val="24"/>
          <w:szCs w:val="24"/>
        </w:rPr>
        <w:t xml:space="preserve">Experiment 4.  </w:t>
      </w:r>
    </w:p>
    <w:bookmarkStart w:id="32" w:name="_Toc522727421"/>
    <w:p w14:paraId="154E8F57" w14:textId="682CAD24" w:rsidR="00E569D8" w:rsidRDefault="00864C18" w:rsidP="00864C18">
      <w:pPr>
        <w:pStyle w:val="Heading1"/>
        <w:jc w:val="center"/>
      </w:pPr>
      <w:r>
        <w:rPr>
          <w:noProof/>
        </w:rPr>
        <w:lastRenderedPageBreak/>
        <mc:AlternateContent>
          <mc:Choice Requires="wps">
            <w:drawing>
              <wp:anchor distT="0" distB="0" distL="114300" distR="114300" simplePos="0" relativeHeight="251662336" behindDoc="0" locked="0" layoutInCell="1" allowOverlap="1" wp14:anchorId="14FB3D9C" wp14:editId="42A3DBE3">
                <wp:simplePos x="0" y="0"/>
                <wp:positionH relativeFrom="column">
                  <wp:posOffset>2282024</wp:posOffset>
                </wp:positionH>
                <wp:positionV relativeFrom="paragraph">
                  <wp:posOffset>-31805</wp:posOffset>
                </wp:positionV>
                <wp:extent cx="254442" cy="254442"/>
                <wp:effectExtent l="0" t="0" r="0" b="0"/>
                <wp:wrapNone/>
                <wp:docPr id="429" name="Rectangle 429"/>
                <wp:cNvGraphicFramePr/>
                <a:graphic xmlns:a="http://schemas.openxmlformats.org/drawingml/2006/main">
                  <a:graphicData uri="http://schemas.microsoft.com/office/word/2010/wordprocessingShape">
                    <wps:wsp>
                      <wps:cNvSpPr/>
                      <wps:spPr>
                        <a:xfrm>
                          <a:off x="0" y="0"/>
                          <a:ext cx="254442" cy="2544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9" o:spid="_x0000_s1026" style="position:absolute;margin-left:179.7pt;margin-top:-2.5pt;width:20.05pt;height:20.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" fillcolor="white [3212]" stroked="f" strokeweight="2pt"/>
            </w:pict>
          </mc:Fallback>
        </mc:AlternateContent>
      </w:r>
      <w:r w:rsidR="00E569D8">
        <w:t>Experiment 4</w:t>
      </w:r>
      <w:bookmarkEnd w:id="32"/>
    </w:p>
    <w:p w14:paraId="01DDB687" w14:textId="77777777" w:rsidR="00E569D8" w:rsidRDefault="00E569D8" w:rsidP="00C7016D">
      <w:pPr>
        <w:spacing w:line="480" w:lineRule="auto"/>
        <w:ind w:firstLine="720"/>
        <w:contextualSpacing/>
        <w:rPr>
          <w:rFonts w:ascii="Times New Roman" w:hAnsi="Times New Roman" w:cs="Times New Roman"/>
          <w:sz w:val="24"/>
          <w:szCs w:val="24"/>
        </w:rPr>
      </w:pPr>
      <w:r w:rsidRPr="00B95E45">
        <w:rPr>
          <w:rFonts w:ascii="Times New Roman" w:hAnsi="Times New Roman" w:cs="Times New Roman"/>
          <w:sz w:val="24"/>
          <w:szCs w:val="24"/>
        </w:rPr>
        <w:t>Experiment 4 was designed to examine whether</w:t>
      </w:r>
      <w:r>
        <w:rPr>
          <w:rFonts w:ascii="Times New Roman" w:hAnsi="Times New Roman" w:cs="Times New Roman"/>
          <w:sz w:val="24"/>
          <w:szCs w:val="24"/>
        </w:rPr>
        <w:t>,</w:t>
      </w:r>
      <w:r w:rsidRPr="00B95E45">
        <w:rPr>
          <w:rFonts w:ascii="Times New Roman" w:hAnsi="Times New Roman" w:cs="Times New Roman"/>
          <w:sz w:val="24"/>
          <w:szCs w:val="24"/>
        </w:rPr>
        <w:t xml:space="preserve"> and over what dimensions</w:t>
      </w:r>
      <w:r>
        <w:rPr>
          <w:rFonts w:ascii="Times New Roman" w:hAnsi="Times New Roman" w:cs="Times New Roman"/>
          <w:sz w:val="24"/>
          <w:szCs w:val="24"/>
        </w:rPr>
        <w:t>,</w:t>
      </w:r>
      <w:r w:rsidRPr="00B95E45">
        <w:rPr>
          <w:rFonts w:ascii="Times New Roman" w:hAnsi="Times New Roman" w:cs="Times New Roman"/>
          <w:sz w:val="24"/>
          <w:szCs w:val="24"/>
        </w:rPr>
        <w:t xml:space="preserve"> adults en</w:t>
      </w:r>
      <w:r>
        <w:rPr>
          <w:rFonts w:ascii="Times New Roman" w:hAnsi="Times New Roman" w:cs="Times New Roman"/>
          <w:sz w:val="24"/>
          <w:szCs w:val="24"/>
        </w:rPr>
        <w:t xml:space="preserve">code the Markov condition and </w:t>
      </w:r>
      <w:r w:rsidRPr="00B95E45">
        <w:rPr>
          <w:rFonts w:ascii="Times New Roman" w:hAnsi="Times New Roman" w:cs="Times New Roman"/>
          <w:sz w:val="24"/>
          <w:szCs w:val="24"/>
        </w:rPr>
        <w:t>whether they show sensitivity to the Markov condition</w:t>
      </w:r>
      <w:r>
        <w:rPr>
          <w:rFonts w:ascii="Times New Roman" w:hAnsi="Times New Roman" w:cs="Times New Roman"/>
          <w:sz w:val="24"/>
          <w:szCs w:val="24"/>
        </w:rPr>
        <w:t xml:space="preserve"> and Markov-equivalence classes</w:t>
      </w:r>
      <w:r w:rsidRPr="00B95E45">
        <w:rPr>
          <w:rFonts w:ascii="Times New Roman" w:hAnsi="Times New Roman" w:cs="Times New Roman"/>
          <w:sz w:val="24"/>
          <w:szCs w:val="24"/>
        </w:rPr>
        <w:t xml:space="preserve"> when asked to make causal and perceptual comparisons.</w:t>
      </w:r>
      <w:r>
        <w:rPr>
          <w:rFonts w:ascii="Times New Roman" w:hAnsi="Times New Roman" w:cs="Times New Roman"/>
          <w:sz w:val="24"/>
          <w:szCs w:val="24"/>
        </w:rPr>
        <w:t xml:space="preserve"> Experiment 4 differed from Experiments 1-3 in one crucial way; that is, unlike Experiments 1-3 that used objects that were the same shape and sometimes the same color, Experiment 4 used four objects that differed both in terms of their shape as well as in terms of their color. Given that the aim of Experiment 4 was to determine whether sensitivity to the Markov condition and Markov-equivalence classes privileges particular perceptual dimensions, it was necessary to include test events in which it was possible independently to manipulate the Markov condition defined over the shape or color dimension. Thus, if sensitivity to the Markov condition in the training events privileges the color dimension, then test events that incorporate the same conditional independencies defined over the color dimension should be perceived as more familiar than test events that incorporate different conditional independencies defined over the same dimension. In contrast, if sensitivity to the Markov condition in the training events privileges the shape dimension, then test events that incorporate the same conditional independencies defined over that dimension should be perceived as more familiar than events that incorporate different conditional independencies defined over the same dimension.</w:t>
      </w:r>
    </w:p>
    <w:p w14:paraId="31B01C2E" w14:textId="77777777" w:rsidR="00E569D8" w:rsidRDefault="00E569D8" w:rsidP="00864C18">
      <w:pPr>
        <w:pStyle w:val="Heading2"/>
      </w:pPr>
      <w:bookmarkStart w:id="33" w:name="_Toc522727422"/>
      <w:r>
        <w:t>Methods</w:t>
      </w:r>
      <w:bookmarkEnd w:id="33"/>
    </w:p>
    <w:p w14:paraId="4C35E0F6"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Subjects.</w:t>
      </w:r>
      <w:proofErr w:type="gramEnd"/>
      <w:r>
        <w:rPr>
          <w:rFonts w:ascii="Times New Roman" w:hAnsi="Times New Roman" w:cs="Times New Roman"/>
          <w:b/>
          <w:sz w:val="24"/>
          <w:szCs w:val="24"/>
        </w:rPr>
        <w:t xml:space="preserve"> </w:t>
      </w:r>
      <w:r w:rsidRPr="00F73598">
        <w:rPr>
          <w:rFonts w:ascii="Times New Roman" w:hAnsi="Times New Roman" w:cs="Times New Roman"/>
          <w:sz w:val="24"/>
          <w:szCs w:val="24"/>
        </w:rPr>
        <w:t xml:space="preserve">Thirty-two college students were recruited from Carnegie Mellon University to participate in Experiment 4. </w:t>
      </w:r>
      <w:r>
        <w:rPr>
          <w:rFonts w:ascii="Times New Roman" w:hAnsi="Times New Roman" w:cs="Times New Roman"/>
          <w:sz w:val="24"/>
          <w:szCs w:val="24"/>
        </w:rPr>
        <w:t>Data about age or sex of participants were not collected.</w:t>
      </w:r>
    </w:p>
    <w:p w14:paraId="4A041C73" w14:textId="77777777" w:rsidR="00E569D8" w:rsidRDefault="00E569D8" w:rsidP="00C7016D">
      <w:pPr>
        <w:spacing w:line="480" w:lineRule="auto"/>
        <w:ind w:firstLine="720"/>
        <w:contextualSpacing/>
        <w:rPr>
          <w:rFonts w:ascii="Times New Roman" w:hAnsi="Times New Roman" w:cs="Times New Roman"/>
          <w:sz w:val="24"/>
          <w:szCs w:val="24"/>
        </w:rPr>
      </w:pPr>
      <w:proofErr w:type="gramStart"/>
      <w:r w:rsidRPr="00F73598">
        <w:rPr>
          <w:rFonts w:ascii="Times New Roman" w:hAnsi="Times New Roman" w:cs="Times New Roman"/>
          <w:b/>
          <w:sz w:val="24"/>
          <w:szCs w:val="24"/>
        </w:rPr>
        <w:t>Stimuli</w:t>
      </w:r>
      <w:r>
        <w:rPr>
          <w:rFonts w:ascii="Times New Roman" w:hAnsi="Times New Roman" w:cs="Times New Roman"/>
          <w:b/>
          <w:sz w:val="24"/>
          <w:szCs w:val="24"/>
        </w:rPr>
        <w:t xml:space="preserve"> and Design</w:t>
      </w:r>
      <w:r w:rsidRPr="00F73598">
        <w:rPr>
          <w:rFonts w:ascii="Times New Roman" w:hAnsi="Times New Roman" w:cs="Times New Roman"/>
          <w:b/>
          <w:sz w:val="24"/>
          <w:szCs w:val="24"/>
        </w:rPr>
        <w:t>.</w:t>
      </w:r>
      <w:proofErr w:type="gramEnd"/>
      <w:r w:rsidRPr="00F73598">
        <w:rPr>
          <w:rFonts w:ascii="Times New Roman" w:hAnsi="Times New Roman" w:cs="Times New Roman"/>
          <w:b/>
          <w:sz w:val="24"/>
          <w:szCs w:val="24"/>
        </w:rPr>
        <w:t xml:space="preserve"> </w:t>
      </w:r>
      <w:r w:rsidRPr="00F73598">
        <w:rPr>
          <w:rFonts w:ascii="Times New Roman" w:hAnsi="Times New Roman" w:cs="Times New Roman"/>
          <w:sz w:val="24"/>
          <w:szCs w:val="24"/>
        </w:rPr>
        <w:t xml:space="preserve">Similar to the first three experiments, the stimuli in Experiment 4 were computer-animated launching-event sequences and the stage on which the events were </w:t>
      </w:r>
      <w:r w:rsidRPr="00F73598">
        <w:rPr>
          <w:rFonts w:ascii="Times New Roman" w:hAnsi="Times New Roman" w:cs="Times New Roman"/>
          <w:sz w:val="24"/>
          <w:szCs w:val="24"/>
        </w:rPr>
        <w:lastRenderedPageBreak/>
        <w:t>depicted was the same as that in Experiments 1</w:t>
      </w:r>
      <w:r>
        <w:rPr>
          <w:rFonts w:ascii="Times New Roman" w:hAnsi="Times New Roman" w:cs="Times New Roman"/>
          <w:sz w:val="24"/>
          <w:szCs w:val="24"/>
        </w:rPr>
        <w:t>-3</w:t>
      </w:r>
      <w:r w:rsidRPr="00F73598">
        <w:rPr>
          <w:rFonts w:ascii="Times New Roman" w:hAnsi="Times New Roman" w:cs="Times New Roman"/>
          <w:sz w:val="24"/>
          <w:szCs w:val="24"/>
        </w:rPr>
        <w:t>. The dimensions of the shapes used in this experiment was also identical to those use</w:t>
      </w:r>
      <w:r>
        <w:rPr>
          <w:rFonts w:ascii="Times New Roman" w:hAnsi="Times New Roman" w:cs="Times New Roman"/>
          <w:sz w:val="24"/>
          <w:szCs w:val="24"/>
        </w:rPr>
        <w:t xml:space="preserve">d in Experiments 1-3, </w:t>
      </w:r>
      <w:r w:rsidRPr="00F73598">
        <w:rPr>
          <w:rFonts w:ascii="Times New Roman" w:hAnsi="Times New Roman" w:cs="Times New Roman"/>
          <w:sz w:val="24"/>
          <w:szCs w:val="24"/>
        </w:rPr>
        <w:t>although the actual shape of each object differed across objects</w:t>
      </w:r>
      <w:r>
        <w:rPr>
          <w:rFonts w:ascii="Times New Roman" w:hAnsi="Times New Roman" w:cs="Times New Roman"/>
          <w:sz w:val="24"/>
          <w:szCs w:val="24"/>
        </w:rPr>
        <w:t xml:space="preserve"> (discussed below)</w:t>
      </w:r>
      <w:r w:rsidRPr="00F73598">
        <w:rPr>
          <w:rFonts w:ascii="Times New Roman" w:hAnsi="Times New Roman" w:cs="Times New Roman"/>
          <w:sz w:val="24"/>
          <w:szCs w:val="24"/>
        </w:rPr>
        <w:t>.</w:t>
      </w:r>
    </w:p>
    <w:p w14:paraId="1AC454E0" w14:textId="77777777" w:rsidR="00E569D8" w:rsidRPr="00CA5134" w:rsidRDefault="00E569D8" w:rsidP="00C7016D">
      <w:pPr>
        <w:spacing w:line="480" w:lineRule="auto"/>
        <w:ind w:firstLine="720"/>
        <w:contextualSpacing/>
        <w:rPr>
          <w:rFonts w:ascii="Times New Roman" w:hAnsi="Times New Roman" w:cs="Times New Roman"/>
          <w:sz w:val="24"/>
          <w:szCs w:val="24"/>
        </w:rPr>
      </w:pPr>
      <w:r w:rsidRPr="00CA5134">
        <w:rPr>
          <w:rFonts w:ascii="Times New Roman" w:hAnsi="Times New Roman" w:cs="Times New Roman"/>
          <w:sz w:val="24"/>
          <w:szCs w:val="24"/>
        </w:rPr>
        <w:t>During training, subjects were shown a four object launching sequence</w:t>
      </w:r>
      <w:r>
        <w:rPr>
          <w:rFonts w:ascii="Times New Roman" w:hAnsi="Times New Roman" w:cs="Times New Roman"/>
          <w:sz w:val="24"/>
          <w:szCs w:val="24"/>
        </w:rPr>
        <w:t xml:space="preserve"> (Fig. 12)</w:t>
      </w:r>
      <w:r w:rsidRPr="00CA5134">
        <w:rPr>
          <w:rFonts w:ascii="Times New Roman" w:hAnsi="Times New Roman" w:cs="Times New Roman"/>
          <w:sz w:val="24"/>
          <w:szCs w:val="24"/>
        </w:rPr>
        <w:t xml:space="preserve"> in which a brown hexagon</w:t>
      </w:r>
      <w:r>
        <w:rPr>
          <w:rFonts w:ascii="Times New Roman" w:hAnsi="Times New Roman" w:cs="Times New Roman"/>
          <w:sz w:val="24"/>
          <w:szCs w:val="24"/>
        </w:rPr>
        <w:t>—</w:t>
      </w:r>
      <w:r w:rsidRPr="00CA5134">
        <w:rPr>
          <w:rFonts w:ascii="Times New Roman" w:hAnsi="Times New Roman" w:cs="Times New Roman"/>
          <w:sz w:val="24"/>
          <w:szCs w:val="24"/>
        </w:rPr>
        <w:t>which was initially out of sight and off screen</w:t>
      </w:r>
      <w:r>
        <w:rPr>
          <w:rFonts w:ascii="Times New Roman" w:hAnsi="Times New Roman" w:cs="Times New Roman"/>
          <w:sz w:val="24"/>
          <w:szCs w:val="24"/>
        </w:rPr>
        <w:t>—</w:t>
      </w:r>
      <w:r w:rsidRPr="00CA5134">
        <w:rPr>
          <w:rFonts w:ascii="Times New Roman" w:hAnsi="Times New Roman" w:cs="Times New Roman"/>
          <w:sz w:val="24"/>
          <w:szCs w:val="24"/>
        </w:rPr>
        <w:t xml:space="preserve">moved horizontally across the stage until it made contact with a blue pentagon that was located a short distance away. On contact, the brown hexagon stopped moving and the blue pentagon began horizontally to move until it contacted a red upside down triangle. Following contact from the blue pentagon, the upside down triangle began </w:t>
      </w:r>
      <w:r>
        <w:rPr>
          <w:rFonts w:ascii="Times New Roman" w:hAnsi="Times New Roman" w:cs="Times New Roman"/>
          <w:sz w:val="24"/>
          <w:szCs w:val="24"/>
        </w:rPr>
        <w:t xml:space="preserve">horizontally to move </w:t>
      </w:r>
      <w:r w:rsidRPr="00CA5134">
        <w:rPr>
          <w:rFonts w:ascii="Times New Roman" w:hAnsi="Times New Roman" w:cs="Times New Roman"/>
          <w:sz w:val="24"/>
          <w:szCs w:val="24"/>
        </w:rPr>
        <w:t xml:space="preserve">until it made contact with and subsequently caused a final green circle </w:t>
      </w:r>
      <w:r>
        <w:rPr>
          <w:rFonts w:ascii="Times New Roman" w:hAnsi="Times New Roman" w:cs="Times New Roman"/>
          <w:sz w:val="24"/>
          <w:szCs w:val="24"/>
        </w:rPr>
        <w:t>horizontally to move</w:t>
      </w:r>
      <w:r w:rsidRPr="00CA5134">
        <w:rPr>
          <w:rFonts w:ascii="Times New Roman" w:hAnsi="Times New Roman" w:cs="Times New Roman"/>
          <w:sz w:val="24"/>
          <w:szCs w:val="24"/>
        </w:rPr>
        <w:t xml:space="preserve"> until it was off stage and out of sight. The entire training event sequence lasted approximately 10 s and each sequence was played both from left to right and from right to left to elimina</w:t>
      </w:r>
      <w:r>
        <w:rPr>
          <w:rFonts w:ascii="Times New Roman" w:hAnsi="Times New Roman" w:cs="Times New Roman"/>
          <w:sz w:val="24"/>
          <w:szCs w:val="24"/>
        </w:rPr>
        <w:t>te potential direction effects.</w:t>
      </w:r>
    </w:p>
    <w:p w14:paraId="78F8DAD5" w14:textId="5DF01C7F" w:rsidR="00E569D8" w:rsidRDefault="00E569D8" w:rsidP="00C7016D">
      <w:pPr>
        <w:spacing w:line="480" w:lineRule="auto"/>
        <w:ind w:firstLine="720"/>
        <w:contextualSpacing/>
        <w:rPr>
          <w:rFonts w:ascii="Times New Roman" w:hAnsi="Times New Roman" w:cs="Times New Roman"/>
          <w:sz w:val="24"/>
          <w:szCs w:val="24"/>
        </w:rPr>
      </w:pPr>
      <w:r w:rsidRPr="00CA5134">
        <w:rPr>
          <w:rFonts w:ascii="Times New Roman" w:hAnsi="Times New Roman" w:cs="Times New Roman"/>
          <w:sz w:val="24"/>
          <w:szCs w:val="24"/>
        </w:rPr>
        <w:t>In the test phase, subjects were shown four test events: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(Shape-Familiar</w:t>
      </w:r>
      <w:r>
        <w:rPr>
          <w:rFonts w:ascii="Times New Roman" w:hAnsi="Times New Roman" w:cs="Times New Roman"/>
          <w:sz w:val="24"/>
          <w:szCs w:val="24"/>
        </w:rPr>
        <w:t>;</w:t>
      </w:r>
      <w:r w:rsidRPr="00CA5134">
        <w:rPr>
          <w:rFonts w:ascii="Times New Roman" w:hAnsi="Times New Roman" w:cs="Times New Roman"/>
          <w:sz w:val="24"/>
          <w:szCs w:val="24"/>
        </w:rPr>
        <w:t xml:space="preserve"> Color-Familiar),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Pr>
          <w:rFonts w:ascii="Times New Roman" w:hAnsi="Times New Roman" w:cs="Times New Roman"/>
          <w:sz w:val="24"/>
          <w:szCs w:val="24"/>
        </w:rPr>
        <w:t xml:space="preserve"> (Shape-Novel;</w:t>
      </w:r>
      <w:r w:rsidRPr="00CA5134">
        <w:rPr>
          <w:rFonts w:ascii="Times New Roman" w:hAnsi="Times New Roman" w:cs="Times New Roman"/>
          <w:sz w:val="24"/>
          <w:szCs w:val="24"/>
        </w:rPr>
        <w:t xml:space="preserve"> Color-Familiar),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Pr>
          <w:rFonts w:ascii="Times New Roman" w:hAnsi="Times New Roman" w:cs="Times New Roman"/>
          <w:sz w:val="24"/>
          <w:szCs w:val="24"/>
        </w:rPr>
        <w:t xml:space="preserve"> (Shape-Familiar;</w:t>
      </w:r>
      <w:r w:rsidRPr="00CA5134">
        <w:rPr>
          <w:rFonts w:ascii="Times New Roman" w:hAnsi="Times New Roman" w:cs="Times New Roman"/>
          <w:sz w:val="24"/>
          <w:szCs w:val="24"/>
        </w:rPr>
        <w:t xml:space="preserve"> Color-Novel), and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Pr>
          <w:rFonts w:ascii="Times New Roman" w:hAnsi="Times New Roman" w:cs="Times New Roman"/>
          <w:sz w:val="24"/>
          <w:szCs w:val="24"/>
        </w:rPr>
        <w:t xml:space="preserve"> (Shape-Novel;</w:t>
      </w:r>
      <w:r w:rsidRPr="00CA5134">
        <w:rPr>
          <w:rFonts w:ascii="Times New Roman" w:hAnsi="Times New Roman" w:cs="Times New Roman"/>
          <w:sz w:val="24"/>
          <w:szCs w:val="24"/>
        </w:rPr>
        <w:t xml:space="preserve"> Color-Novel). In the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test event, the ordering of the shapes and colors (from left to right) was consistent (</w:t>
      </w:r>
      <w:r w:rsidRPr="005E509A">
        <w:rPr>
          <w:rFonts w:ascii="Times New Roman" w:hAnsi="Times New Roman" w:cs="Times New Roman"/>
          <w:sz w:val="24"/>
          <w:szCs w:val="24"/>
        </w:rPr>
        <w:t>i.e.,</w:t>
      </w:r>
      <w:r w:rsidRPr="00CA5134">
        <w:rPr>
          <w:rFonts w:ascii="Times New Roman" w:hAnsi="Times New Roman" w:cs="Times New Roman"/>
          <w:i/>
          <w:sz w:val="24"/>
          <w:szCs w:val="24"/>
        </w:rPr>
        <w:t xml:space="preserve"> </w:t>
      </w:r>
      <w:r w:rsidRPr="00CA5134">
        <w:rPr>
          <w:rFonts w:ascii="Times New Roman" w:hAnsi="Times New Roman" w:cs="Times New Roman"/>
          <w:sz w:val="24"/>
          <w:szCs w:val="24"/>
        </w:rPr>
        <w:t>familiar) with the training sequences. In the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test event, the ordering of the shape stimuli differed from that shown during training, whereas the ordering of the colors was consistent with that shown during training. In the S</w:t>
      </w:r>
      <w:r w:rsidRPr="00CA5134">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test event, the ordering of the colors differed from that shown during training, whereas the ordering of the shapes was consistent with that shown during training. Finally, in the S</w:t>
      </w:r>
      <w:r w:rsidRPr="00CA5134">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CA5134">
        <w:rPr>
          <w:rFonts w:ascii="Times New Roman" w:hAnsi="Times New Roman" w:cs="Times New Roman"/>
          <w:sz w:val="24"/>
          <w:szCs w:val="24"/>
          <w:vertAlign w:val="subscript"/>
        </w:rPr>
        <w:t>N</w:t>
      </w:r>
      <w:r>
        <w:rPr>
          <w:rFonts w:ascii="Times New Roman" w:hAnsi="Times New Roman" w:cs="Times New Roman"/>
          <w:sz w:val="24"/>
          <w:szCs w:val="24"/>
        </w:rPr>
        <w:t xml:space="preserve"> test event</w:t>
      </w:r>
      <w:r w:rsidRPr="00CA5134">
        <w:rPr>
          <w:rFonts w:ascii="Times New Roman" w:hAnsi="Times New Roman" w:cs="Times New Roman"/>
          <w:sz w:val="24"/>
          <w:szCs w:val="24"/>
        </w:rPr>
        <w:t xml:space="preserve"> both the ordering of the colors and shapes differed from that shown during initial training.  </w:t>
      </w:r>
      <w:r>
        <w:rPr>
          <w:rFonts w:ascii="Times New Roman" w:hAnsi="Times New Roman" w:cs="Times New Roman"/>
          <w:sz w:val="24"/>
          <w:szCs w:val="24"/>
        </w:rPr>
        <w:t>These test events are depicted in Figure 1</w:t>
      </w:r>
      <w:r w:rsidR="00375704">
        <w:rPr>
          <w:rFonts w:ascii="Times New Roman" w:hAnsi="Times New Roman" w:cs="Times New Roman"/>
          <w:sz w:val="24"/>
          <w:szCs w:val="24"/>
        </w:rPr>
        <w:t>2</w:t>
      </w:r>
      <w:r>
        <w:rPr>
          <w:rFonts w:ascii="Times New Roman" w:hAnsi="Times New Roman" w:cs="Times New Roman"/>
          <w:sz w:val="24"/>
          <w:szCs w:val="24"/>
        </w:rPr>
        <w:t>.</w:t>
      </w:r>
    </w:p>
    <w:p w14:paraId="0D24ACDC" w14:textId="77777777" w:rsidR="00375704" w:rsidRDefault="00375704" w:rsidP="00C7016D">
      <w:pPr>
        <w:keepNext/>
        <w:spacing w:line="480" w:lineRule="auto"/>
        <w:contextualSpacing/>
      </w:pPr>
      <w:r>
        <w:rPr>
          <w:noProof/>
        </w:rPr>
        <w:lastRenderedPageBreak/>
        <w:drawing>
          <wp:inline distT="0" distB="0" distL="0" distR="0" wp14:anchorId="2BE8E0D3" wp14:editId="18A116F5">
            <wp:extent cx="6409923" cy="1327868"/>
            <wp:effectExtent l="0" t="0" r="0" b="571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05638" cy="1326980"/>
                    </a:xfrm>
                    <a:prstGeom prst="rect">
                      <a:avLst/>
                    </a:prstGeom>
                  </pic:spPr>
                </pic:pic>
              </a:graphicData>
            </a:graphic>
          </wp:inline>
        </w:drawing>
      </w:r>
    </w:p>
    <w:p w14:paraId="5F821E0C" w14:textId="6C3CAED6" w:rsidR="00375704" w:rsidRDefault="00375704" w:rsidP="00C7016D">
      <w:pPr>
        <w:pStyle w:val="Caption"/>
        <w:rPr>
          <w:rFonts w:ascii="Times New Roman" w:hAnsi="Times New Roman" w:cs="Times New Roman"/>
          <w:b w:val="0"/>
          <w:color w:val="auto"/>
          <w:sz w:val="24"/>
          <w:szCs w:val="24"/>
        </w:rPr>
      </w:pPr>
      <w:proofErr w:type="gramStart"/>
      <w:r w:rsidRPr="00375704">
        <w:rPr>
          <w:rFonts w:ascii="Times New Roman" w:hAnsi="Times New Roman" w:cs="Times New Roman"/>
          <w:b w:val="0"/>
          <w:color w:val="auto"/>
          <w:sz w:val="24"/>
          <w:szCs w:val="24"/>
        </w:rPr>
        <w:t>Fig. 12.</w:t>
      </w:r>
      <w:proofErr w:type="gramEnd"/>
      <w:r w:rsidRPr="00375704">
        <w:rPr>
          <w:rFonts w:ascii="Times New Roman" w:hAnsi="Times New Roman" w:cs="Times New Roman"/>
          <w:b w:val="0"/>
          <w:color w:val="auto"/>
          <w:sz w:val="24"/>
          <w:szCs w:val="24"/>
        </w:rPr>
        <w:t xml:space="preserve"> Example of the training event and test events used in Experiment 4.</w:t>
      </w:r>
    </w:p>
    <w:p w14:paraId="7306E5F0" w14:textId="77777777" w:rsidR="00375704" w:rsidRPr="00375704" w:rsidRDefault="00375704" w:rsidP="00C7016D"/>
    <w:p w14:paraId="07D99AF7" w14:textId="77777777" w:rsidR="00E569D8" w:rsidRDefault="00E569D8" w:rsidP="00C7016D">
      <w:pPr>
        <w:spacing w:line="480" w:lineRule="auto"/>
        <w:ind w:firstLine="720"/>
        <w:contextualSpacing/>
        <w:rPr>
          <w:rFonts w:ascii="Times New Roman" w:hAnsi="Times New Roman" w:cs="Times New Roman"/>
          <w:sz w:val="24"/>
          <w:szCs w:val="24"/>
        </w:rPr>
      </w:pPr>
      <w:r w:rsidRPr="00CA5134">
        <w:rPr>
          <w:rFonts w:ascii="Times New Roman" w:hAnsi="Times New Roman" w:cs="Times New Roman"/>
          <w:sz w:val="24"/>
          <w:szCs w:val="24"/>
        </w:rPr>
        <w:t xml:space="preserve">Critically, the order in which the shapes or colors </w:t>
      </w:r>
      <w:r>
        <w:rPr>
          <w:rFonts w:ascii="Times New Roman" w:hAnsi="Times New Roman" w:cs="Times New Roman"/>
          <w:sz w:val="24"/>
          <w:szCs w:val="24"/>
        </w:rPr>
        <w:t>appeared and moved</w:t>
      </w:r>
      <w:r w:rsidRPr="00CA5134">
        <w:rPr>
          <w:rFonts w:ascii="Times New Roman" w:hAnsi="Times New Roman" w:cs="Times New Roman"/>
          <w:sz w:val="24"/>
          <w:szCs w:val="24"/>
        </w:rPr>
        <w:t xml:space="preserve"> corresponded to whether the</w:t>
      </w:r>
      <w:r>
        <w:rPr>
          <w:rFonts w:ascii="Times New Roman" w:hAnsi="Times New Roman" w:cs="Times New Roman"/>
          <w:sz w:val="24"/>
          <w:szCs w:val="24"/>
        </w:rPr>
        <w:t xml:space="preserve"> Markov condition for this particular dimension</w:t>
      </w:r>
      <w:r w:rsidRPr="00CA5134">
        <w:rPr>
          <w:rFonts w:ascii="Times New Roman" w:hAnsi="Times New Roman" w:cs="Times New Roman"/>
          <w:sz w:val="24"/>
          <w:szCs w:val="24"/>
        </w:rPr>
        <w:t xml:space="preserve"> was preserved from training to test</w:t>
      </w:r>
      <w:r>
        <w:rPr>
          <w:rFonts w:ascii="Times New Roman" w:hAnsi="Times New Roman" w:cs="Times New Roman"/>
          <w:sz w:val="24"/>
          <w:szCs w:val="24"/>
        </w:rPr>
        <w:t xml:space="preserve">. Thus, </w:t>
      </w:r>
      <w:r w:rsidRPr="00CA5134">
        <w:rPr>
          <w:rFonts w:ascii="Times New Roman" w:hAnsi="Times New Roman" w:cs="Times New Roman"/>
          <w:sz w:val="24"/>
          <w:szCs w:val="24"/>
        </w:rPr>
        <w:t>if the order of t</w:t>
      </w:r>
      <w:r>
        <w:rPr>
          <w:rFonts w:ascii="Times New Roman" w:hAnsi="Times New Roman" w:cs="Times New Roman"/>
          <w:sz w:val="24"/>
          <w:szCs w:val="24"/>
        </w:rPr>
        <w:t xml:space="preserve">he shapes differed in the test </w:t>
      </w:r>
      <w:r w:rsidRPr="00CA5134">
        <w:rPr>
          <w:rFonts w:ascii="Times New Roman" w:hAnsi="Times New Roman" w:cs="Times New Roman"/>
          <w:sz w:val="24"/>
          <w:szCs w:val="24"/>
        </w:rPr>
        <w:t xml:space="preserve">phases from what was observed during training, </w:t>
      </w:r>
      <w:r>
        <w:rPr>
          <w:rFonts w:ascii="Times New Roman" w:hAnsi="Times New Roman" w:cs="Times New Roman"/>
          <w:sz w:val="24"/>
          <w:szCs w:val="24"/>
        </w:rPr>
        <w:t>then the</w:t>
      </w:r>
      <w:r w:rsidRPr="00CA5134">
        <w:rPr>
          <w:rFonts w:ascii="Times New Roman" w:hAnsi="Times New Roman" w:cs="Times New Roman"/>
          <w:sz w:val="24"/>
          <w:szCs w:val="24"/>
        </w:rPr>
        <w:t xml:space="preserve"> Markov co</w:t>
      </w:r>
      <w:r>
        <w:rPr>
          <w:rFonts w:ascii="Times New Roman" w:hAnsi="Times New Roman" w:cs="Times New Roman"/>
          <w:sz w:val="24"/>
          <w:szCs w:val="24"/>
        </w:rPr>
        <w:t xml:space="preserve">ndition defined over the shape </w:t>
      </w:r>
      <w:r w:rsidRPr="00CA5134">
        <w:rPr>
          <w:rFonts w:ascii="Times New Roman" w:hAnsi="Times New Roman" w:cs="Times New Roman"/>
          <w:sz w:val="24"/>
          <w:szCs w:val="24"/>
        </w:rPr>
        <w:t xml:space="preserve">dimension violated that shown during initial training. In contrast, if the order of the colors differed in the test phases from what was observed during training, </w:t>
      </w:r>
      <w:r>
        <w:rPr>
          <w:rFonts w:ascii="Times New Roman" w:hAnsi="Times New Roman" w:cs="Times New Roman"/>
          <w:sz w:val="24"/>
          <w:szCs w:val="24"/>
        </w:rPr>
        <w:t>then the</w:t>
      </w:r>
      <w:r w:rsidRPr="00CA5134">
        <w:rPr>
          <w:rFonts w:ascii="Times New Roman" w:hAnsi="Times New Roman" w:cs="Times New Roman"/>
          <w:sz w:val="24"/>
          <w:szCs w:val="24"/>
        </w:rPr>
        <w:t xml:space="preserve"> Markov co</w:t>
      </w:r>
      <w:r>
        <w:rPr>
          <w:rFonts w:ascii="Times New Roman" w:hAnsi="Times New Roman" w:cs="Times New Roman"/>
          <w:sz w:val="24"/>
          <w:szCs w:val="24"/>
        </w:rPr>
        <w:t xml:space="preserve">ndition defined over the color </w:t>
      </w:r>
      <w:r w:rsidRPr="00CA5134">
        <w:rPr>
          <w:rFonts w:ascii="Times New Roman" w:hAnsi="Times New Roman" w:cs="Times New Roman"/>
          <w:sz w:val="24"/>
          <w:szCs w:val="24"/>
        </w:rPr>
        <w:t xml:space="preserve">dimension violated that shown during </w:t>
      </w:r>
      <w:r>
        <w:rPr>
          <w:rFonts w:ascii="Times New Roman" w:hAnsi="Times New Roman" w:cs="Times New Roman"/>
          <w:sz w:val="24"/>
          <w:szCs w:val="24"/>
        </w:rPr>
        <w:t>the initial training phase</w:t>
      </w:r>
      <w:r w:rsidRPr="00CA5134">
        <w:rPr>
          <w:rFonts w:ascii="Times New Roman" w:hAnsi="Times New Roman" w:cs="Times New Roman"/>
          <w:sz w:val="24"/>
          <w:szCs w:val="24"/>
        </w:rPr>
        <w:t>. Finally, if both the order of</w:t>
      </w:r>
      <w:r>
        <w:rPr>
          <w:rFonts w:ascii="Times New Roman" w:hAnsi="Times New Roman" w:cs="Times New Roman"/>
          <w:sz w:val="24"/>
          <w:szCs w:val="24"/>
        </w:rPr>
        <w:t xml:space="preserve"> shapes and colors differed in </w:t>
      </w:r>
      <w:r w:rsidRPr="00CA5134">
        <w:rPr>
          <w:rFonts w:ascii="Times New Roman" w:hAnsi="Times New Roman" w:cs="Times New Roman"/>
          <w:sz w:val="24"/>
          <w:szCs w:val="24"/>
        </w:rPr>
        <w:t xml:space="preserve">the test phases from what was observed during the initial training phase, </w:t>
      </w:r>
      <w:r>
        <w:rPr>
          <w:rFonts w:ascii="Times New Roman" w:hAnsi="Times New Roman" w:cs="Times New Roman"/>
          <w:sz w:val="24"/>
          <w:szCs w:val="24"/>
        </w:rPr>
        <w:t xml:space="preserve">then the Markov condition </w:t>
      </w:r>
      <w:r w:rsidRPr="00CA5134">
        <w:rPr>
          <w:rFonts w:ascii="Times New Roman" w:hAnsi="Times New Roman" w:cs="Times New Roman"/>
          <w:sz w:val="24"/>
          <w:szCs w:val="24"/>
        </w:rPr>
        <w:t>defined over the shape and color dimensions violated that shown during</w:t>
      </w:r>
      <w:r>
        <w:rPr>
          <w:rFonts w:ascii="Times New Roman" w:hAnsi="Times New Roman" w:cs="Times New Roman"/>
          <w:sz w:val="24"/>
          <w:szCs w:val="24"/>
        </w:rPr>
        <w:t xml:space="preserve"> the</w:t>
      </w:r>
      <w:r w:rsidRPr="00CA5134">
        <w:rPr>
          <w:rFonts w:ascii="Times New Roman" w:hAnsi="Times New Roman" w:cs="Times New Roman"/>
          <w:sz w:val="24"/>
          <w:szCs w:val="24"/>
        </w:rPr>
        <w:t xml:space="preserve"> initial training</w:t>
      </w:r>
      <w:r>
        <w:rPr>
          <w:rFonts w:ascii="Times New Roman" w:hAnsi="Times New Roman" w:cs="Times New Roman"/>
          <w:sz w:val="24"/>
          <w:szCs w:val="24"/>
        </w:rPr>
        <w:t xml:space="preserve"> phase</w:t>
      </w:r>
      <w:r w:rsidRPr="00CA5134">
        <w:rPr>
          <w:rFonts w:ascii="Times New Roman" w:hAnsi="Times New Roman" w:cs="Times New Roman"/>
          <w:sz w:val="24"/>
          <w:szCs w:val="24"/>
        </w:rPr>
        <w:t>.</w:t>
      </w:r>
    </w:p>
    <w:p w14:paraId="421AA29D" w14:textId="77777777" w:rsidR="00E569D8" w:rsidRDefault="00E569D8" w:rsidP="00864C18">
      <w:pPr>
        <w:pStyle w:val="Heading2"/>
      </w:pPr>
      <w:bookmarkStart w:id="34" w:name="_Toc522727423"/>
      <w:r>
        <w:t>Predictions</w:t>
      </w:r>
      <w:bookmarkEnd w:id="34"/>
    </w:p>
    <w:p w14:paraId="12DD334F"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It was predicted that </w:t>
      </w:r>
      <w:r w:rsidRPr="00CA5134">
        <w:rPr>
          <w:rFonts w:ascii="Times New Roman" w:hAnsi="Times New Roman" w:cs="Times New Roman"/>
          <w:sz w:val="24"/>
          <w:szCs w:val="24"/>
        </w:rPr>
        <w:t>if adults selectively encoded the Markov condition defined over the shape dim</w:t>
      </w:r>
      <w:r>
        <w:rPr>
          <w:rFonts w:ascii="Times New Roman" w:hAnsi="Times New Roman" w:cs="Times New Roman"/>
          <w:sz w:val="24"/>
          <w:szCs w:val="24"/>
        </w:rPr>
        <w:t xml:space="preserve">ension and ignored the Markov </w:t>
      </w:r>
      <w:r w:rsidRPr="00CA5134">
        <w:rPr>
          <w:rFonts w:ascii="Times New Roman" w:hAnsi="Times New Roman" w:cs="Times New Roman"/>
          <w:sz w:val="24"/>
          <w:szCs w:val="24"/>
        </w:rPr>
        <w:t>structure defined over the color dimension, then they should assign higher inconsisten</w:t>
      </w:r>
      <w:r>
        <w:rPr>
          <w:rFonts w:ascii="Times New Roman" w:hAnsi="Times New Roman" w:cs="Times New Roman"/>
          <w:sz w:val="24"/>
          <w:szCs w:val="24"/>
        </w:rPr>
        <w:t xml:space="preserve">cy ratings to the test events </w:t>
      </w:r>
      <w:r w:rsidRPr="00CA5134">
        <w:rPr>
          <w:rFonts w:ascii="Times New Roman" w:hAnsi="Times New Roman" w:cs="Times New Roman"/>
          <w:sz w:val="24"/>
          <w:szCs w:val="24"/>
        </w:rPr>
        <w:t>in which the ordering of the shapes violated the ordering</w:t>
      </w:r>
      <w:r>
        <w:rPr>
          <w:rFonts w:ascii="Times New Roman" w:hAnsi="Times New Roman" w:cs="Times New Roman"/>
          <w:sz w:val="24"/>
          <w:szCs w:val="24"/>
        </w:rPr>
        <w:t xml:space="preserve"> observed during the training phase; that is, </w:t>
      </w:r>
      <w:r w:rsidRPr="00CA5134">
        <w:rPr>
          <w:rFonts w:ascii="Times New Roman" w:hAnsi="Times New Roman" w:cs="Times New Roman"/>
          <w:sz w:val="24"/>
          <w:szCs w:val="24"/>
        </w:rPr>
        <w:t>adults should assign higher inconsistency ratings to the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 xml:space="preserve"> and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test events</w:t>
      </w:r>
      <w:r>
        <w:rPr>
          <w:rFonts w:ascii="Times New Roman" w:hAnsi="Times New Roman" w:cs="Times New Roman"/>
          <w:sz w:val="24"/>
          <w:szCs w:val="24"/>
        </w:rPr>
        <w:t xml:space="preserve"> than to the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 xml:space="preserve">F </w:t>
      </w:r>
      <w:r>
        <w:rPr>
          <w:rFonts w:ascii="Times New Roman" w:hAnsi="Times New Roman" w:cs="Times New Roman"/>
          <w:sz w:val="24"/>
          <w:szCs w:val="24"/>
        </w:rPr>
        <w:t>and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N</w:t>
      </w:r>
      <w:r>
        <w:rPr>
          <w:rFonts w:ascii="Times New Roman" w:hAnsi="Times New Roman" w:cs="Times New Roman"/>
          <w:sz w:val="24"/>
          <w:szCs w:val="24"/>
        </w:rPr>
        <w:t xml:space="preserve"> test events</w:t>
      </w:r>
      <w:r w:rsidRPr="00CA5134">
        <w:rPr>
          <w:rFonts w:ascii="Times New Roman" w:hAnsi="Times New Roman" w:cs="Times New Roman"/>
          <w:sz w:val="24"/>
          <w:szCs w:val="24"/>
        </w:rPr>
        <w:t>. I</w:t>
      </w:r>
      <w:r>
        <w:rPr>
          <w:rFonts w:ascii="Times New Roman" w:hAnsi="Times New Roman" w:cs="Times New Roman"/>
          <w:sz w:val="24"/>
          <w:szCs w:val="24"/>
        </w:rPr>
        <w:t xml:space="preserve">n contrast, if adults encoded </w:t>
      </w:r>
      <w:r w:rsidRPr="00CA5134">
        <w:rPr>
          <w:rFonts w:ascii="Times New Roman" w:hAnsi="Times New Roman" w:cs="Times New Roman"/>
          <w:sz w:val="24"/>
          <w:szCs w:val="24"/>
        </w:rPr>
        <w:t xml:space="preserve">the Markov condition defined over the color dimension and ignored </w:t>
      </w:r>
      <w:r w:rsidRPr="00CA5134">
        <w:rPr>
          <w:rFonts w:ascii="Times New Roman" w:hAnsi="Times New Roman" w:cs="Times New Roman"/>
          <w:sz w:val="24"/>
          <w:szCs w:val="24"/>
        </w:rPr>
        <w:lastRenderedPageBreak/>
        <w:t>the Markov str</w:t>
      </w:r>
      <w:r>
        <w:rPr>
          <w:rFonts w:ascii="Times New Roman" w:hAnsi="Times New Roman" w:cs="Times New Roman"/>
          <w:sz w:val="24"/>
          <w:szCs w:val="24"/>
        </w:rPr>
        <w:t xml:space="preserve">ucture defined over the shape </w:t>
      </w:r>
      <w:r w:rsidRPr="00CA5134">
        <w:rPr>
          <w:rFonts w:ascii="Times New Roman" w:hAnsi="Times New Roman" w:cs="Times New Roman"/>
          <w:sz w:val="24"/>
          <w:szCs w:val="24"/>
        </w:rPr>
        <w:t>dimension, then they should assign higher inconsistency ratings to the test events in which the ordering of th</w:t>
      </w:r>
      <w:r>
        <w:rPr>
          <w:rFonts w:ascii="Times New Roman" w:hAnsi="Times New Roman" w:cs="Times New Roman"/>
          <w:sz w:val="24"/>
          <w:szCs w:val="24"/>
        </w:rPr>
        <w:t xml:space="preserve">e </w:t>
      </w:r>
      <w:r w:rsidRPr="00CA5134">
        <w:rPr>
          <w:rFonts w:ascii="Times New Roman" w:hAnsi="Times New Roman" w:cs="Times New Roman"/>
          <w:sz w:val="24"/>
          <w:szCs w:val="24"/>
        </w:rPr>
        <w:t>colors violated the ordering of the colors in the training event, regardless</w:t>
      </w:r>
      <w:r>
        <w:rPr>
          <w:rFonts w:ascii="Times New Roman" w:hAnsi="Times New Roman" w:cs="Times New Roman"/>
          <w:sz w:val="24"/>
          <w:szCs w:val="24"/>
        </w:rPr>
        <w:t xml:space="preserve"> of</w:t>
      </w:r>
      <w:r w:rsidRPr="00CA5134">
        <w:rPr>
          <w:rFonts w:ascii="Times New Roman" w:hAnsi="Times New Roman" w:cs="Times New Roman"/>
          <w:sz w:val="24"/>
          <w:szCs w:val="24"/>
        </w:rPr>
        <w:t xml:space="preserve"> whether t</w:t>
      </w:r>
      <w:r>
        <w:rPr>
          <w:rFonts w:ascii="Times New Roman" w:hAnsi="Times New Roman" w:cs="Times New Roman"/>
          <w:sz w:val="24"/>
          <w:szCs w:val="24"/>
        </w:rPr>
        <w:t xml:space="preserve">he ordering of the shapes was </w:t>
      </w:r>
      <w:r w:rsidRPr="00CA5134">
        <w:rPr>
          <w:rFonts w:ascii="Times New Roman" w:hAnsi="Times New Roman" w:cs="Times New Roman"/>
          <w:sz w:val="24"/>
          <w:szCs w:val="24"/>
        </w:rPr>
        <w:t>consistent with that shown during initial training; in other words, adults shoul</w:t>
      </w:r>
      <w:r>
        <w:rPr>
          <w:rFonts w:ascii="Times New Roman" w:hAnsi="Times New Roman" w:cs="Times New Roman"/>
          <w:sz w:val="24"/>
          <w:szCs w:val="24"/>
        </w:rPr>
        <w:t xml:space="preserve">d assign higher inconsistency </w:t>
      </w:r>
      <w:r w:rsidRPr="00CA5134">
        <w:rPr>
          <w:rFonts w:ascii="Times New Roman" w:hAnsi="Times New Roman" w:cs="Times New Roman"/>
          <w:sz w:val="24"/>
          <w:szCs w:val="24"/>
        </w:rPr>
        <w:t>ratings to the S</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xml:space="preserve"> test events</w:t>
      </w:r>
      <w:r>
        <w:rPr>
          <w:rFonts w:ascii="Times New Roman" w:hAnsi="Times New Roman" w:cs="Times New Roman"/>
          <w:sz w:val="24"/>
          <w:szCs w:val="24"/>
        </w:rPr>
        <w:t xml:space="preserve"> than to the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F</w:t>
      </w:r>
      <w:r>
        <w:rPr>
          <w:rFonts w:ascii="Times New Roman" w:hAnsi="Times New Roman" w:cs="Times New Roman"/>
          <w:sz w:val="24"/>
          <w:szCs w:val="24"/>
        </w:rPr>
        <w:t xml:space="preserve"> and S</w:t>
      </w:r>
      <w:r>
        <w:rPr>
          <w:rFonts w:ascii="Times New Roman" w:hAnsi="Times New Roman" w:cs="Times New Roman"/>
          <w:sz w:val="24"/>
          <w:szCs w:val="24"/>
          <w:vertAlign w:val="subscript"/>
        </w:rPr>
        <w:t>N</w:t>
      </w:r>
      <w:r>
        <w:rPr>
          <w:rFonts w:ascii="Times New Roman" w:hAnsi="Times New Roman" w:cs="Times New Roman"/>
          <w:sz w:val="24"/>
          <w:szCs w:val="24"/>
        </w:rPr>
        <w:t>C</w:t>
      </w:r>
      <w:r>
        <w:rPr>
          <w:rFonts w:ascii="Times New Roman" w:hAnsi="Times New Roman" w:cs="Times New Roman"/>
          <w:sz w:val="24"/>
          <w:szCs w:val="24"/>
          <w:vertAlign w:val="subscript"/>
        </w:rPr>
        <w:t xml:space="preserve">F </w:t>
      </w:r>
      <w:r>
        <w:rPr>
          <w:rFonts w:ascii="Times New Roman" w:hAnsi="Times New Roman" w:cs="Times New Roman"/>
          <w:sz w:val="24"/>
          <w:szCs w:val="24"/>
        </w:rPr>
        <w:t>test events</w:t>
      </w:r>
      <w:r w:rsidRPr="00CA5134">
        <w:rPr>
          <w:rFonts w:ascii="Times New Roman" w:hAnsi="Times New Roman" w:cs="Times New Roman"/>
          <w:sz w:val="24"/>
          <w:szCs w:val="24"/>
        </w:rPr>
        <w:t xml:space="preserve">. </w:t>
      </w:r>
      <w:r>
        <w:rPr>
          <w:rFonts w:ascii="Times New Roman" w:hAnsi="Times New Roman" w:cs="Times New Roman"/>
          <w:sz w:val="24"/>
          <w:szCs w:val="24"/>
        </w:rPr>
        <w:t>However</w:t>
      </w:r>
      <w:r w:rsidRPr="00CA5134">
        <w:rPr>
          <w:rFonts w:ascii="Times New Roman" w:hAnsi="Times New Roman" w:cs="Times New Roman"/>
          <w:sz w:val="24"/>
          <w:szCs w:val="24"/>
        </w:rPr>
        <w:t>, if adults</w:t>
      </w:r>
      <w:r>
        <w:rPr>
          <w:rFonts w:ascii="Times New Roman" w:hAnsi="Times New Roman" w:cs="Times New Roman"/>
          <w:sz w:val="24"/>
          <w:szCs w:val="24"/>
        </w:rPr>
        <w:t xml:space="preserve"> failed to encode </w:t>
      </w:r>
      <w:r w:rsidRPr="00CA5134">
        <w:rPr>
          <w:rFonts w:ascii="Times New Roman" w:hAnsi="Times New Roman" w:cs="Times New Roman"/>
          <w:sz w:val="24"/>
          <w:szCs w:val="24"/>
        </w:rPr>
        <w:t>the Markov cond</w:t>
      </w:r>
      <w:r>
        <w:rPr>
          <w:rFonts w:ascii="Times New Roman" w:hAnsi="Times New Roman" w:cs="Times New Roman"/>
          <w:sz w:val="24"/>
          <w:szCs w:val="24"/>
        </w:rPr>
        <w:t xml:space="preserve">ition over either dimension and instead responded on the basis of perceptual novelty, </w:t>
      </w:r>
      <w:r w:rsidRPr="00CA5134">
        <w:rPr>
          <w:rFonts w:ascii="Times New Roman" w:hAnsi="Times New Roman" w:cs="Times New Roman"/>
          <w:sz w:val="24"/>
          <w:szCs w:val="24"/>
        </w:rPr>
        <w:t>then they should assign higher inconsistency ratings to the S</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 S</w:t>
      </w:r>
      <w:r w:rsidRPr="008E0E43">
        <w:rPr>
          <w:rFonts w:ascii="Times New Roman" w:hAnsi="Times New Roman" w:cs="Times New Roman"/>
          <w:sz w:val="24"/>
          <w:szCs w:val="24"/>
          <w:vertAlign w:val="subscript"/>
        </w:rPr>
        <w:t>N</w:t>
      </w:r>
      <w:r w:rsidRPr="00CA5134">
        <w:rPr>
          <w:rFonts w:ascii="Times New Roman" w:hAnsi="Times New Roman" w:cs="Times New Roman"/>
          <w:sz w:val="24"/>
          <w:szCs w:val="24"/>
        </w:rPr>
        <w:t>C</w:t>
      </w:r>
      <w:r w:rsidRPr="008E0E43">
        <w:rPr>
          <w:rFonts w:ascii="Times New Roman" w:hAnsi="Times New Roman" w:cs="Times New Roman"/>
          <w:sz w:val="24"/>
          <w:szCs w:val="24"/>
          <w:vertAlign w:val="subscript"/>
        </w:rPr>
        <w:t>F</w:t>
      </w:r>
      <w:r w:rsidRPr="00CA5134">
        <w:rPr>
          <w:rFonts w:ascii="Times New Roman" w:hAnsi="Times New Roman" w:cs="Times New Roman"/>
          <w:sz w:val="24"/>
          <w:szCs w:val="24"/>
        </w:rPr>
        <w:t>, an</w:t>
      </w:r>
      <w:r>
        <w:rPr>
          <w:rFonts w:ascii="Times New Roman" w:hAnsi="Times New Roman" w:cs="Times New Roman"/>
          <w:sz w:val="24"/>
          <w:szCs w:val="24"/>
        </w:rPr>
        <w:t>d S</w:t>
      </w:r>
      <w:r w:rsidRPr="008E0E43">
        <w:rPr>
          <w:rFonts w:ascii="Times New Roman" w:hAnsi="Times New Roman" w:cs="Times New Roman"/>
          <w:sz w:val="24"/>
          <w:szCs w:val="24"/>
          <w:vertAlign w:val="subscript"/>
        </w:rPr>
        <w:t>N</w:t>
      </w:r>
      <w:r>
        <w:rPr>
          <w:rFonts w:ascii="Times New Roman" w:hAnsi="Times New Roman" w:cs="Times New Roman"/>
          <w:sz w:val="24"/>
          <w:szCs w:val="24"/>
        </w:rPr>
        <w:t>C</w:t>
      </w:r>
      <w:r w:rsidRPr="008E0E43">
        <w:rPr>
          <w:rFonts w:ascii="Times New Roman" w:hAnsi="Times New Roman" w:cs="Times New Roman"/>
          <w:sz w:val="24"/>
          <w:szCs w:val="24"/>
          <w:vertAlign w:val="subscript"/>
        </w:rPr>
        <w:t>N</w:t>
      </w:r>
      <w:r>
        <w:rPr>
          <w:rFonts w:ascii="Times New Roman" w:hAnsi="Times New Roman" w:cs="Times New Roman"/>
          <w:sz w:val="24"/>
          <w:szCs w:val="24"/>
        </w:rPr>
        <w:t xml:space="preserve"> test events than to the S</w:t>
      </w:r>
      <w:r>
        <w:rPr>
          <w:rFonts w:ascii="Times New Roman" w:hAnsi="Times New Roman" w:cs="Times New Roman"/>
          <w:sz w:val="24"/>
          <w:szCs w:val="24"/>
          <w:vertAlign w:val="subscript"/>
        </w:rPr>
        <w:t>F</w:t>
      </w:r>
      <w:r>
        <w:rPr>
          <w:rFonts w:ascii="Times New Roman" w:hAnsi="Times New Roman" w:cs="Times New Roman"/>
          <w:sz w:val="24"/>
          <w:szCs w:val="24"/>
        </w:rPr>
        <w:t>C</w:t>
      </w:r>
      <w:r>
        <w:rPr>
          <w:rFonts w:ascii="Times New Roman" w:hAnsi="Times New Roman" w:cs="Times New Roman"/>
          <w:sz w:val="24"/>
          <w:szCs w:val="24"/>
          <w:vertAlign w:val="subscript"/>
        </w:rPr>
        <w:t xml:space="preserve">F </w:t>
      </w:r>
      <w:r>
        <w:rPr>
          <w:rFonts w:ascii="Times New Roman" w:hAnsi="Times New Roman" w:cs="Times New Roman"/>
          <w:sz w:val="24"/>
          <w:szCs w:val="24"/>
        </w:rPr>
        <w:t xml:space="preserve">test event. </w:t>
      </w:r>
      <w:r w:rsidRPr="00C32785">
        <w:rPr>
          <w:rFonts w:ascii="Times New Roman" w:hAnsi="Times New Roman" w:cs="Times New Roman"/>
          <w:sz w:val="24"/>
          <w:szCs w:val="24"/>
        </w:rPr>
        <w:t xml:space="preserve">Finally, if subjects represented the training events as launching events in the </w:t>
      </w:r>
      <w:r>
        <w:rPr>
          <w:rFonts w:ascii="Times New Roman" w:hAnsi="Times New Roman" w:cs="Times New Roman"/>
          <w:sz w:val="24"/>
          <w:szCs w:val="24"/>
        </w:rPr>
        <w:t xml:space="preserve">most general sense, then their </w:t>
      </w:r>
      <w:r w:rsidRPr="00C32785">
        <w:rPr>
          <w:rFonts w:ascii="Times New Roman" w:hAnsi="Times New Roman" w:cs="Times New Roman"/>
          <w:sz w:val="24"/>
          <w:szCs w:val="24"/>
        </w:rPr>
        <w:t>inconsistency ratings of all four test events should be at floor because all four t</w:t>
      </w:r>
      <w:r>
        <w:rPr>
          <w:rFonts w:ascii="Times New Roman" w:hAnsi="Times New Roman" w:cs="Times New Roman"/>
          <w:sz w:val="24"/>
          <w:szCs w:val="24"/>
        </w:rPr>
        <w:t>est events are instances of a more general launching-event sequence. These predictions are illustrated in Figure 13.</w:t>
      </w:r>
    </w:p>
    <w:p w14:paraId="5CC41081" w14:textId="77777777" w:rsidR="00E951BE" w:rsidRDefault="00E951BE" w:rsidP="00C7016D">
      <w:pPr>
        <w:keepNext/>
        <w:spacing w:line="480" w:lineRule="auto"/>
        <w:contextualSpacing/>
        <w:jc w:val="center"/>
      </w:pPr>
      <w:r>
        <w:rPr>
          <w:noProof/>
        </w:rPr>
        <w:drawing>
          <wp:inline distT="0" distB="0" distL="0" distR="0" wp14:anchorId="3F57D210" wp14:editId="5746B97B">
            <wp:extent cx="4969565" cy="2984769"/>
            <wp:effectExtent l="0" t="0" r="2540" b="6350"/>
            <wp:docPr id="386" name="Chart 3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8B72197" w14:textId="5D684A57" w:rsidR="00E951BE" w:rsidRDefault="00E951BE" w:rsidP="00C7016D">
      <w:pPr>
        <w:pStyle w:val="Caption"/>
        <w:rPr>
          <w:rFonts w:ascii="Times New Roman" w:hAnsi="Times New Roman" w:cs="Times New Roman"/>
          <w:b w:val="0"/>
          <w:color w:val="auto"/>
          <w:sz w:val="24"/>
          <w:szCs w:val="24"/>
        </w:rPr>
      </w:pPr>
      <w:proofErr w:type="gramStart"/>
      <w:r w:rsidRPr="00E951BE">
        <w:rPr>
          <w:rFonts w:ascii="Times New Roman" w:hAnsi="Times New Roman" w:cs="Times New Roman"/>
          <w:b w:val="0"/>
          <w:color w:val="auto"/>
          <w:sz w:val="24"/>
          <w:szCs w:val="24"/>
        </w:rPr>
        <w:t>Fig. 13.</w:t>
      </w:r>
      <w:proofErr w:type="gramEnd"/>
      <w:r w:rsidRPr="00E951BE">
        <w:rPr>
          <w:rFonts w:ascii="Times New Roman" w:hAnsi="Times New Roman" w:cs="Times New Roman"/>
          <w:b w:val="0"/>
          <w:color w:val="auto"/>
          <w:sz w:val="24"/>
          <w:szCs w:val="24"/>
        </w:rPr>
        <w:t xml:space="preserve"> Predicted pattern of responding to the test events in Experiment 4 based on whether subjects responded to the test events based differences relative to the training phase in the causal roles of the four objects, color of the four objects, novelty of an entire test event sequences, or familiarity of an entire test event sequences.</w:t>
      </w:r>
    </w:p>
    <w:p w14:paraId="28D7AF5B" w14:textId="77777777" w:rsidR="00E951BE" w:rsidRPr="00E951BE" w:rsidRDefault="00E951BE" w:rsidP="00C7016D"/>
    <w:p w14:paraId="382C874E" w14:textId="14905A40" w:rsidR="00E569D8" w:rsidRPr="00357B13" w:rsidRDefault="00E569D8" w:rsidP="00C7016D">
      <w:pPr>
        <w:spacing w:line="480" w:lineRule="auto"/>
        <w:contextualSpacing/>
        <w:rPr>
          <w:rFonts w:ascii="Times New Roman" w:hAnsi="Times New Roman" w:cs="Times New Roman"/>
          <w:b/>
          <w:sz w:val="24"/>
          <w:szCs w:val="24"/>
        </w:rPr>
      </w:pPr>
      <w:r w:rsidRPr="00357B13">
        <w:rPr>
          <w:rFonts w:ascii="Times New Roman" w:hAnsi="Times New Roman" w:cs="Times New Roman"/>
          <w:b/>
          <w:sz w:val="24"/>
          <w:szCs w:val="24"/>
        </w:rPr>
        <w:t>Procedure</w:t>
      </w:r>
    </w:p>
    <w:p w14:paraId="1F4F90D5" w14:textId="77777777" w:rsidR="00E569D8" w:rsidRDefault="00E569D8" w:rsidP="00C7016D">
      <w:pPr>
        <w:spacing w:line="480" w:lineRule="auto"/>
        <w:ind w:firstLine="720"/>
        <w:contextualSpacing/>
        <w:rPr>
          <w:rFonts w:ascii="Times New Roman" w:hAnsi="Times New Roman" w:cs="Times New Roman"/>
          <w:sz w:val="24"/>
          <w:szCs w:val="24"/>
        </w:rPr>
      </w:pPr>
      <w:r w:rsidRPr="00357B13">
        <w:rPr>
          <w:rFonts w:ascii="Times New Roman" w:hAnsi="Times New Roman" w:cs="Times New Roman"/>
          <w:sz w:val="24"/>
          <w:szCs w:val="24"/>
        </w:rPr>
        <w:t xml:space="preserve">The procedure for Experiment 4 was identical to that for Experiments </w:t>
      </w:r>
      <w:r>
        <w:rPr>
          <w:rFonts w:ascii="Times New Roman" w:hAnsi="Times New Roman" w:cs="Times New Roman"/>
          <w:sz w:val="24"/>
          <w:szCs w:val="24"/>
        </w:rPr>
        <w:t>1-</w:t>
      </w:r>
      <w:r w:rsidRPr="00357B13">
        <w:rPr>
          <w:rFonts w:ascii="Times New Roman" w:hAnsi="Times New Roman" w:cs="Times New Roman"/>
          <w:sz w:val="24"/>
          <w:szCs w:val="24"/>
        </w:rPr>
        <w:t xml:space="preserve">3; </w:t>
      </w:r>
      <w:r>
        <w:rPr>
          <w:rFonts w:ascii="Times New Roman" w:hAnsi="Times New Roman" w:cs="Times New Roman"/>
          <w:sz w:val="24"/>
          <w:szCs w:val="24"/>
        </w:rPr>
        <w:t xml:space="preserve">that is, adults were shown the </w:t>
      </w:r>
      <w:r w:rsidRPr="00357B13">
        <w:rPr>
          <w:rFonts w:ascii="Times New Roman" w:hAnsi="Times New Roman" w:cs="Times New Roman"/>
          <w:sz w:val="24"/>
          <w:szCs w:val="24"/>
        </w:rPr>
        <w:t xml:space="preserve">left-to-right training event three times and the right-to-left training event three </w:t>
      </w:r>
      <w:r>
        <w:rPr>
          <w:rFonts w:ascii="Times New Roman" w:hAnsi="Times New Roman" w:cs="Times New Roman"/>
          <w:sz w:val="24"/>
          <w:szCs w:val="24"/>
        </w:rPr>
        <w:t xml:space="preserve">times. Following the training </w:t>
      </w:r>
      <w:r w:rsidRPr="00357B13">
        <w:rPr>
          <w:rFonts w:ascii="Times New Roman" w:hAnsi="Times New Roman" w:cs="Times New Roman"/>
          <w:sz w:val="24"/>
          <w:szCs w:val="24"/>
        </w:rPr>
        <w:t>phase, subjects wer</w:t>
      </w:r>
      <w:r>
        <w:rPr>
          <w:rFonts w:ascii="Times New Roman" w:hAnsi="Times New Roman" w:cs="Times New Roman"/>
          <w:sz w:val="24"/>
          <w:szCs w:val="24"/>
        </w:rPr>
        <w:t xml:space="preserve">e shown each test event once in </w:t>
      </w:r>
      <w:r w:rsidRPr="00357B13">
        <w:rPr>
          <w:rFonts w:ascii="Times New Roman" w:hAnsi="Times New Roman" w:cs="Times New Roman"/>
          <w:sz w:val="24"/>
          <w:szCs w:val="24"/>
        </w:rPr>
        <w:t>counterbalanced order using a L</w:t>
      </w:r>
      <w:r>
        <w:rPr>
          <w:rFonts w:ascii="Times New Roman" w:hAnsi="Times New Roman" w:cs="Times New Roman"/>
          <w:sz w:val="24"/>
          <w:szCs w:val="24"/>
        </w:rPr>
        <w:t xml:space="preserve">atin square and were asked to </w:t>
      </w:r>
      <w:r w:rsidRPr="00357B13">
        <w:rPr>
          <w:rFonts w:ascii="Times New Roman" w:hAnsi="Times New Roman" w:cs="Times New Roman"/>
          <w:sz w:val="24"/>
          <w:szCs w:val="24"/>
        </w:rPr>
        <w:t>rate how perceptually and causally similar each test event was to the train</w:t>
      </w:r>
      <w:r>
        <w:rPr>
          <w:rFonts w:ascii="Times New Roman" w:hAnsi="Times New Roman" w:cs="Times New Roman"/>
          <w:sz w:val="24"/>
          <w:szCs w:val="24"/>
        </w:rPr>
        <w:t>ing</w:t>
      </w:r>
      <w:r w:rsidRPr="00357B13">
        <w:rPr>
          <w:rFonts w:ascii="Times New Roman" w:hAnsi="Times New Roman" w:cs="Times New Roman"/>
          <w:sz w:val="24"/>
          <w:szCs w:val="24"/>
        </w:rPr>
        <w:t xml:space="preserve"> sequence.</w:t>
      </w:r>
    </w:p>
    <w:p w14:paraId="4A73F885" w14:textId="77777777" w:rsidR="00E569D8" w:rsidRDefault="00E569D8" w:rsidP="00864C18">
      <w:pPr>
        <w:pStyle w:val="Heading2"/>
      </w:pPr>
      <w:bookmarkStart w:id="35" w:name="_Toc522727424"/>
      <w:r>
        <w:t>Results</w:t>
      </w:r>
      <w:bookmarkEnd w:id="35"/>
    </w:p>
    <w:p w14:paraId="5E11E88C" w14:textId="77777777" w:rsidR="00E569D8" w:rsidRPr="00357B13"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first analysis </w:t>
      </w:r>
      <w:r w:rsidRPr="00357B13">
        <w:rPr>
          <w:rFonts w:ascii="Times New Roman" w:hAnsi="Times New Roman" w:cs="Times New Roman"/>
          <w:sz w:val="24"/>
          <w:szCs w:val="24"/>
        </w:rPr>
        <w:t>examined whether subjects' ratings of the test events differed ba</w:t>
      </w:r>
      <w:r>
        <w:rPr>
          <w:rFonts w:ascii="Times New Roman" w:hAnsi="Times New Roman" w:cs="Times New Roman"/>
          <w:sz w:val="24"/>
          <w:szCs w:val="24"/>
        </w:rPr>
        <w:t xml:space="preserve">sed on whether they were asked </w:t>
      </w:r>
      <w:r w:rsidRPr="00357B13">
        <w:rPr>
          <w:rFonts w:ascii="Times New Roman" w:hAnsi="Times New Roman" w:cs="Times New Roman"/>
          <w:sz w:val="24"/>
          <w:szCs w:val="24"/>
        </w:rPr>
        <w:t>to provide causal or perceptual ratings first (order: perceptual v. causal) and on w</w:t>
      </w:r>
      <w:r>
        <w:rPr>
          <w:rFonts w:ascii="Times New Roman" w:hAnsi="Times New Roman" w:cs="Times New Roman"/>
          <w:sz w:val="24"/>
          <w:szCs w:val="24"/>
        </w:rPr>
        <w:t xml:space="preserve">hether there was an effect of </w:t>
      </w:r>
      <w:r w:rsidRPr="00357B13">
        <w:rPr>
          <w:rFonts w:ascii="Times New Roman" w:hAnsi="Times New Roman" w:cs="Times New Roman"/>
          <w:sz w:val="24"/>
          <w:szCs w:val="24"/>
        </w:rPr>
        <w:t>question type, per se (question type: perceptual v. causal). A linear mixed-effe</w:t>
      </w:r>
      <w:r>
        <w:rPr>
          <w:rFonts w:ascii="Times New Roman" w:hAnsi="Times New Roman" w:cs="Times New Roman"/>
          <w:sz w:val="24"/>
          <w:szCs w:val="24"/>
        </w:rPr>
        <w:t xml:space="preserve">cts model revealed no main </w:t>
      </w:r>
      <w:r w:rsidRPr="00357B13">
        <w:rPr>
          <w:rFonts w:ascii="Times New Roman" w:hAnsi="Times New Roman" w:cs="Times New Roman"/>
          <w:sz w:val="24"/>
          <w:szCs w:val="24"/>
        </w:rPr>
        <w:t xml:space="preserve">effect of question type, </w:t>
      </w:r>
      <w:proofErr w:type="gramStart"/>
      <w:r w:rsidRPr="0049684D">
        <w:rPr>
          <w:rFonts w:ascii="Times New Roman" w:hAnsi="Times New Roman" w:cs="Times New Roman"/>
          <w:i/>
          <w:sz w:val="24"/>
          <w:szCs w:val="24"/>
        </w:rPr>
        <w:t>F</w:t>
      </w:r>
      <w:r w:rsidRPr="00357B13">
        <w:rPr>
          <w:rFonts w:ascii="Times New Roman" w:hAnsi="Times New Roman" w:cs="Times New Roman"/>
          <w:sz w:val="24"/>
          <w:szCs w:val="24"/>
        </w:rPr>
        <w:t>(</w:t>
      </w:r>
      <w:proofErr w:type="gramEnd"/>
      <w:r w:rsidRPr="00357B13">
        <w:rPr>
          <w:rFonts w:ascii="Times New Roman" w:hAnsi="Times New Roman" w:cs="Times New Roman"/>
          <w:sz w:val="24"/>
          <w:szCs w:val="24"/>
        </w:rPr>
        <w:t xml:space="preserve">1, 222) = .36,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 .55, but there was a main effect of ord</w:t>
      </w:r>
      <w:r>
        <w:rPr>
          <w:rFonts w:ascii="Times New Roman" w:hAnsi="Times New Roman" w:cs="Times New Roman"/>
          <w:sz w:val="24"/>
          <w:szCs w:val="24"/>
        </w:rPr>
        <w:t xml:space="preserve">er that further was qualified </w:t>
      </w:r>
      <w:r w:rsidRPr="00357B13">
        <w:rPr>
          <w:rFonts w:ascii="Times New Roman" w:hAnsi="Times New Roman" w:cs="Times New Roman"/>
          <w:sz w:val="24"/>
          <w:szCs w:val="24"/>
        </w:rPr>
        <w:t xml:space="preserve">by an interaction between order and test type, </w:t>
      </w:r>
      <w:r w:rsidRPr="0049684D">
        <w:rPr>
          <w:rFonts w:ascii="Times New Roman" w:hAnsi="Times New Roman" w:cs="Times New Roman"/>
          <w:i/>
          <w:sz w:val="24"/>
          <w:szCs w:val="24"/>
        </w:rPr>
        <w:t>F</w:t>
      </w:r>
      <w:r w:rsidRPr="00357B13">
        <w:rPr>
          <w:rFonts w:ascii="Times New Roman" w:hAnsi="Times New Roman" w:cs="Times New Roman"/>
          <w:sz w:val="24"/>
          <w:szCs w:val="24"/>
        </w:rPr>
        <w:t xml:space="preserve">(1, 222) = 4.59,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&lt; .05. Follow-</w:t>
      </w:r>
      <w:r>
        <w:rPr>
          <w:rFonts w:ascii="Times New Roman" w:hAnsi="Times New Roman" w:cs="Times New Roman"/>
          <w:sz w:val="24"/>
          <w:szCs w:val="24"/>
        </w:rPr>
        <w:t xml:space="preserve">up comparisons indicated that </w:t>
      </w:r>
      <w:r w:rsidRPr="00357B13">
        <w:rPr>
          <w:rFonts w:ascii="Times New Roman" w:hAnsi="Times New Roman" w:cs="Times New Roman"/>
          <w:sz w:val="24"/>
          <w:szCs w:val="24"/>
        </w:rPr>
        <w:t>subjects who were asked the perceptual question first provided higher inconsisten</w:t>
      </w:r>
      <w:r>
        <w:rPr>
          <w:rFonts w:ascii="Times New Roman" w:hAnsi="Times New Roman" w:cs="Times New Roman"/>
          <w:sz w:val="24"/>
          <w:szCs w:val="24"/>
        </w:rPr>
        <w:t xml:space="preserve">cy ratings when asked to make </w:t>
      </w:r>
      <w:r w:rsidRPr="00357B13">
        <w:rPr>
          <w:rFonts w:ascii="Times New Roman" w:hAnsi="Times New Roman" w:cs="Times New Roman"/>
          <w:sz w:val="24"/>
          <w:szCs w:val="24"/>
        </w:rPr>
        <w:t>perceptual comparisons (</w:t>
      </w:r>
      <w:r w:rsidRPr="0049684D">
        <w:rPr>
          <w:rFonts w:ascii="Times New Roman" w:hAnsi="Times New Roman" w:cs="Times New Roman"/>
          <w:i/>
          <w:sz w:val="24"/>
          <w:szCs w:val="24"/>
        </w:rPr>
        <w:t>M</w:t>
      </w:r>
      <w:r w:rsidRPr="00357B13">
        <w:rPr>
          <w:rFonts w:ascii="Times New Roman" w:hAnsi="Times New Roman" w:cs="Times New Roman"/>
          <w:sz w:val="24"/>
          <w:szCs w:val="24"/>
        </w:rPr>
        <w:t xml:space="preserve"> = 31.19, Bootstrapped 95% CI[26.6, 35.77]) than when asked to</w:t>
      </w:r>
      <w:r>
        <w:rPr>
          <w:rFonts w:ascii="Times New Roman" w:hAnsi="Times New Roman" w:cs="Times New Roman"/>
          <w:sz w:val="24"/>
          <w:szCs w:val="24"/>
        </w:rPr>
        <w:t xml:space="preserve"> make causal comparisons (</w:t>
      </w:r>
      <w:r w:rsidRPr="0049684D">
        <w:rPr>
          <w:rFonts w:ascii="Times New Roman" w:hAnsi="Times New Roman" w:cs="Times New Roman"/>
          <w:i/>
          <w:sz w:val="24"/>
          <w:szCs w:val="24"/>
        </w:rPr>
        <w:t>M</w:t>
      </w:r>
      <w:r>
        <w:rPr>
          <w:rFonts w:ascii="Times New Roman" w:hAnsi="Times New Roman" w:cs="Times New Roman"/>
          <w:sz w:val="24"/>
          <w:szCs w:val="24"/>
        </w:rPr>
        <w:t xml:space="preserve"> = </w:t>
      </w:r>
      <w:r w:rsidRPr="00357B13">
        <w:rPr>
          <w:rFonts w:ascii="Times New Roman" w:hAnsi="Times New Roman" w:cs="Times New Roman"/>
          <w:sz w:val="24"/>
          <w:szCs w:val="24"/>
        </w:rPr>
        <w:t xml:space="preserve">24.38, Bootstrapped 95% CI[17.68, 31.07]),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&lt; .0001. In contrast, the inconsistency</w:t>
      </w:r>
      <w:r>
        <w:rPr>
          <w:rFonts w:ascii="Times New Roman" w:hAnsi="Times New Roman" w:cs="Times New Roman"/>
          <w:sz w:val="24"/>
          <w:szCs w:val="24"/>
        </w:rPr>
        <w:t xml:space="preserve"> ratings for subjects who were </w:t>
      </w:r>
      <w:r w:rsidRPr="00357B13">
        <w:rPr>
          <w:rFonts w:ascii="Times New Roman" w:hAnsi="Times New Roman" w:cs="Times New Roman"/>
          <w:sz w:val="24"/>
          <w:szCs w:val="24"/>
        </w:rPr>
        <w:t>asked the causal question first did not differ when asked to make causal comparison</w:t>
      </w:r>
      <w:r>
        <w:rPr>
          <w:rFonts w:ascii="Times New Roman" w:hAnsi="Times New Roman" w:cs="Times New Roman"/>
          <w:sz w:val="24"/>
          <w:szCs w:val="24"/>
        </w:rPr>
        <w:t>s (</w:t>
      </w:r>
      <w:r w:rsidRPr="0049684D">
        <w:rPr>
          <w:rFonts w:ascii="Times New Roman" w:hAnsi="Times New Roman" w:cs="Times New Roman"/>
          <w:i/>
          <w:sz w:val="24"/>
          <w:szCs w:val="24"/>
        </w:rPr>
        <w:t>M</w:t>
      </w:r>
      <w:r>
        <w:rPr>
          <w:rFonts w:ascii="Times New Roman" w:hAnsi="Times New Roman" w:cs="Times New Roman"/>
          <w:sz w:val="24"/>
          <w:szCs w:val="24"/>
        </w:rPr>
        <w:t xml:space="preserve"> = 20.78, Bootstrapped 95% </w:t>
      </w:r>
      <w:r w:rsidRPr="00357B13">
        <w:rPr>
          <w:rFonts w:ascii="Times New Roman" w:hAnsi="Times New Roman" w:cs="Times New Roman"/>
          <w:sz w:val="24"/>
          <w:szCs w:val="24"/>
        </w:rPr>
        <w:t>CI[16.18, 25.38]) and perceptual comparisons (</w:t>
      </w:r>
      <w:r w:rsidRPr="0049684D">
        <w:rPr>
          <w:rFonts w:ascii="Times New Roman" w:hAnsi="Times New Roman" w:cs="Times New Roman"/>
          <w:i/>
          <w:sz w:val="24"/>
          <w:szCs w:val="24"/>
        </w:rPr>
        <w:t>M</w:t>
      </w:r>
      <w:r w:rsidRPr="00357B13">
        <w:rPr>
          <w:rFonts w:ascii="Times New Roman" w:hAnsi="Times New Roman" w:cs="Times New Roman"/>
          <w:sz w:val="24"/>
          <w:szCs w:val="24"/>
        </w:rPr>
        <w:t xml:space="preserve"> = 16.95, Bootstrapped 95% CI[11.23, 22.68]), </w:t>
      </w:r>
      <w:r w:rsidRPr="0049684D">
        <w:rPr>
          <w:rFonts w:ascii="Times New Roman" w:hAnsi="Times New Roman" w:cs="Times New Roman"/>
          <w:i/>
          <w:sz w:val="24"/>
          <w:szCs w:val="24"/>
        </w:rPr>
        <w:t>p</w:t>
      </w:r>
      <w:r w:rsidRPr="00357B13">
        <w:rPr>
          <w:rFonts w:ascii="Times New Roman" w:hAnsi="Times New Roman" w:cs="Times New Roman"/>
          <w:sz w:val="24"/>
          <w:szCs w:val="24"/>
        </w:rPr>
        <w:t xml:space="preserve"> = .34. </w:t>
      </w:r>
      <w:r>
        <w:rPr>
          <w:rFonts w:ascii="Times New Roman" w:hAnsi="Times New Roman" w:cs="Times New Roman"/>
          <w:sz w:val="24"/>
          <w:szCs w:val="24"/>
        </w:rPr>
        <w:t xml:space="preserve">That adults who were asked the causal question first provided higher inconsistency ratings when asked to make causal comparisons than when asked to make perceptual comparisons (although it was not statistically significant) and adults who were asked the perceptual question first provided </w:t>
      </w:r>
      <w:r>
        <w:rPr>
          <w:rFonts w:ascii="Times New Roman" w:hAnsi="Times New Roman" w:cs="Times New Roman"/>
          <w:sz w:val="24"/>
          <w:szCs w:val="24"/>
        </w:rPr>
        <w:lastRenderedPageBreak/>
        <w:t xml:space="preserve">higher inconsistency ratings when asked to make perceptual comparisons than when asked to make causal comparisons suggests that adults may have been more confident about their initial ratings than their second ratings. One reason this pattern may have emerged is because the design of Experiment 4 was more complicated than that of Experiments 1-3 given that subjects were asked to reason about events in which the colors and shapes of the objects changed in the test events. </w:t>
      </w:r>
    </w:p>
    <w:p w14:paraId="701321B7" w14:textId="77777777" w:rsidR="00E569D8" w:rsidRDefault="00E569D8" w:rsidP="00C7016D">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Primary Analysis</w:t>
      </w:r>
    </w:p>
    <w:p w14:paraId="29016809"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b/>
          <w:sz w:val="24"/>
          <w:szCs w:val="24"/>
        </w:rPr>
        <w:t>Perceptual ratings.</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Figure 14 shows subjects’ inconsistency ratings to the four test events for the causal and perceptual questions. The aim of </w:t>
      </w:r>
      <w:r w:rsidRPr="00805785">
        <w:rPr>
          <w:rFonts w:ascii="Times New Roman" w:hAnsi="Times New Roman" w:cs="Times New Roman"/>
          <w:sz w:val="24"/>
          <w:szCs w:val="24"/>
        </w:rPr>
        <w:t>the first primary a</w:t>
      </w:r>
      <w:r>
        <w:rPr>
          <w:rFonts w:ascii="Times New Roman" w:hAnsi="Times New Roman" w:cs="Times New Roman"/>
          <w:sz w:val="24"/>
          <w:szCs w:val="24"/>
        </w:rPr>
        <w:t xml:space="preserve">nalysis was to examine whether and to what extent subjects' </w:t>
      </w:r>
      <w:r w:rsidRPr="00805785">
        <w:rPr>
          <w:rFonts w:ascii="Times New Roman" w:hAnsi="Times New Roman" w:cs="Times New Roman"/>
          <w:sz w:val="24"/>
          <w:szCs w:val="24"/>
        </w:rPr>
        <w:t>perceptual inconsistency ratings differed for each of the four test events. A lin</w:t>
      </w:r>
      <w:r>
        <w:rPr>
          <w:rFonts w:ascii="Times New Roman" w:hAnsi="Times New Roman" w:cs="Times New Roman"/>
          <w:sz w:val="24"/>
          <w:szCs w:val="24"/>
        </w:rPr>
        <w:t xml:space="preserve">ear mixed-effects model, with </w:t>
      </w:r>
      <w:r w:rsidRPr="00805785">
        <w:rPr>
          <w:rFonts w:ascii="Times New Roman" w:hAnsi="Times New Roman" w:cs="Times New Roman"/>
          <w:sz w:val="24"/>
          <w:szCs w:val="24"/>
        </w:rPr>
        <w:t>subjects as the random-effects factor and test trial as the within-subjects fix</w:t>
      </w:r>
      <w:r>
        <w:rPr>
          <w:rFonts w:ascii="Times New Roman" w:hAnsi="Times New Roman" w:cs="Times New Roman"/>
          <w:sz w:val="24"/>
          <w:szCs w:val="24"/>
        </w:rPr>
        <w:t xml:space="preserve">ed-effects factor, revealed a </w:t>
      </w:r>
      <w:r w:rsidRPr="00805785">
        <w:rPr>
          <w:rFonts w:ascii="Times New Roman" w:hAnsi="Times New Roman" w:cs="Times New Roman"/>
          <w:sz w:val="24"/>
          <w:szCs w:val="24"/>
        </w:rPr>
        <w:t>marginally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.65,</w:t>
      </w:r>
      <w:r w:rsidRPr="00805785">
        <w:rPr>
          <w:rFonts w:ascii="Times New Roman" w:hAnsi="Times New Roman" w:cs="Times New Roman"/>
          <w:sz w:val="24"/>
          <w:szCs w:val="24"/>
        </w:rPr>
        <w:t xml:space="preserve"> </w:t>
      </w:r>
      <w:proofErr w:type="gramStart"/>
      <w:r w:rsidRPr="00805785">
        <w:rPr>
          <w:rFonts w:ascii="Times New Roman" w:hAnsi="Times New Roman" w:cs="Times New Roman"/>
          <w:i/>
          <w:sz w:val="24"/>
          <w:szCs w:val="24"/>
        </w:rPr>
        <w:t>F</w:t>
      </w:r>
      <w:r w:rsidRPr="00805785">
        <w:rPr>
          <w:rFonts w:ascii="Times New Roman" w:hAnsi="Times New Roman" w:cs="Times New Roman"/>
          <w:sz w:val="24"/>
          <w:szCs w:val="24"/>
        </w:rPr>
        <w:t>(</w:t>
      </w:r>
      <w:proofErr w:type="gramEnd"/>
      <w:r w:rsidRPr="00805785">
        <w:rPr>
          <w:rFonts w:ascii="Times New Roman" w:hAnsi="Times New Roman" w:cs="Times New Roman"/>
          <w:sz w:val="24"/>
          <w:szCs w:val="24"/>
        </w:rPr>
        <w:t xml:space="preserve">3, 93) = 2.16, </w:t>
      </w:r>
      <w:r w:rsidRPr="00805785">
        <w:rPr>
          <w:rFonts w:ascii="Times New Roman" w:hAnsi="Times New Roman" w:cs="Times New Roman"/>
          <w:i/>
          <w:sz w:val="24"/>
          <w:szCs w:val="24"/>
        </w:rPr>
        <w:t>p</w:t>
      </w:r>
      <w:r w:rsidRPr="00805785">
        <w:rPr>
          <w:rFonts w:ascii="Times New Roman" w:hAnsi="Times New Roman" w:cs="Times New Roman"/>
          <w:sz w:val="24"/>
          <w:szCs w:val="24"/>
        </w:rPr>
        <w:t xml:space="preserve"> </w:t>
      </w:r>
      <w:r>
        <w:rPr>
          <w:rFonts w:ascii="Times New Roman" w:hAnsi="Times New Roman" w:cs="Times New Roman"/>
          <w:sz w:val="24"/>
          <w:szCs w:val="24"/>
        </w:rPr>
        <w:t>=</w:t>
      </w:r>
      <w:r w:rsidRPr="00805785">
        <w:rPr>
          <w:rFonts w:ascii="Times New Roman" w:hAnsi="Times New Roman" w:cs="Times New Roman"/>
          <w:sz w:val="24"/>
          <w:szCs w:val="24"/>
        </w:rPr>
        <w:t xml:space="preserve"> .09</w:t>
      </w:r>
      <w:r>
        <w:rPr>
          <w:rFonts w:ascii="Times New Roman" w:hAnsi="Times New Roman" w:cs="Times New Roman"/>
          <w:sz w:val="24"/>
          <w:szCs w:val="24"/>
        </w:rPr>
        <w:t>8</w:t>
      </w:r>
      <w:r w:rsidRPr="00805785">
        <w:rPr>
          <w:rFonts w:ascii="Times New Roman" w:hAnsi="Times New Roman" w:cs="Times New Roman"/>
          <w:sz w:val="24"/>
          <w:szCs w:val="24"/>
        </w:rPr>
        <w:t>. G</w:t>
      </w:r>
      <w:r>
        <w:rPr>
          <w:rFonts w:ascii="Times New Roman" w:hAnsi="Times New Roman" w:cs="Times New Roman"/>
          <w:sz w:val="24"/>
          <w:szCs w:val="24"/>
        </w:rPr>
        <w:t xml:space="preserve">iven that the main effect was </w:t>
      </w:r>
      <w:r w:rsidRPr="00805785">
        <w:rPr>
          <w:rFonts w:ascii="Times New Roman" w:hAnsi="Times New Roman" w:cs="Times New Roman"/>
          <w:sz w:val="24"/>
          <w:szCs w:val="24"/>
        </w:rPr>
        <w:t>marginally significant</w:t>
      </w:r>
      <w:r>
        <w:rPr>
          <w:rFonts w:ascii="Times New Roman" w:hAnsi="Times New Roman" w:cs="Times New Roman"/>
          <w:sz w:val="24"/>
          <w:szCs w:val="24"/>
        </w:rPr>
        <w:t xml:space="preserve"> and that 65% of the variance was accounted for by the predictors in the model</w:t>
      </w:r>
      <w:r w:rsidRPr="00805785">
        <w:rPr>
          <w:rFonts w:ascii="Times New Roman" w:hAnsi="Times New Roman" w:cs="Times New Roman"/>
          <w:sz w:val="24"/>
          <w:szCs w:val="24"/>
        </w:rPr>
        <w:t>, planned comparisons were undertaken. This analysis indicated that subjects provided</w:t>
      </w:r>
      <w:r>
        <w:rPr>
          <w:rFonts w:ascii="Times New Roman" w:hAnsi="Times New Roman" w:cs="Times New Roman"/>
          <w:sz w:val="24"/>
          <w:szCs w:val="24"/>
        </w:rPr>
        <w:t xml:space="preserve"> </w:t>
      </w:r>
      <w:r w:rsidRPr="00805785">
        <w:rPr>
          <w:rFonts w:ascii="Times New Roman" w:hAnsi="Times New Roman" w:cs="Times New Roman"/>
          <w:sz w:val="24"/>
          <w:szCs w:val="24"/>
        </w:rPr>
        <w:t>reliably higher inconsistency ratings of the 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xml:space="preserve"> test event (</w:t>
      </w:r>
      <w:r w:rsidRPr="00805785">
        <w:rPr>
          <w:rFonts w:ascii="Times New Roman" w:hAnsi="Times New Roman" w:cs="Times New Roman"/>
          <w:i/>
          <w:sz w:val="24"/>
          <w:szCs w:val="24"/>
        </w:rPr>
        <w:t>M</w:t>
      </w:r>
      <w:r w:rsidRPr="00805785">
        <w:rPr>
          <w:rFonts w:ascii="Times New Roman" w:hAnsi="Times New Roman" w:cs="Times New Roman"/>
          <w:sz w:val="24"/>
          <w:szCs w:val="24"/>
        </w:rPr>
        <w:t xml:space="preserve"> = 27.66, Bootstrapped </w:t>
      </w:r>
      <w:r>
        <w:rPr>
          <w:rFonts w:ascii="Times New Roman" w:hAnsi="Times New Roman" w:cs="Times New Roman"/>
          <w:sz w:val="24"/>
          <w:szCs w:val="24"/>
        </w:rPr>
        <w:t xml:space="preserve">95% CI[19.76, 35.55]) than of </w:t>
      </w:r>
      <w:r w:rsidRPr="00805785">
        <w:rPr>
          <w:rFonts w:ascii="Times New Roman" w:hAnsi="Times New Roman" w:cs="Times New Roman"/>
          <w:sz w:val="24"/>
          <w:szCs w:val="24"/>
        </w:rPr>
        <w:t>the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xml:space="preserve"> test event (M = 18.375, Bootstrapped 95% CI[10.14, 26.61]), </w:t>
      </w:r>
      <w:r w:rsidRPr="00805785">
        <w:rPr>
          <w:rFonts w:ascii="Times New Roman" w:hAnsi="Times New Roman" w:cs="Times New Roman"/>
          <w:i/>
          <w:sz w:val="24"/>
          <w:szCs w:val="24"/>
        </w:rPr>
        <w:t>p</w:t>
      </w:r>
      <w:r w:rsidRPr="00805785">
        <w:rPr>
          <w:rFonts w:ascii="Times New Roman" w:hAnsi="Times New Roman" w:cs="Times New Roman"/>
          <w:sz w:val="24"/>
          <w:szCs w:val="24"/>
        </w:rPr>
        <w:t xml:space="preserve"> &lt; .05, and ma</w:t>
      </w:r>
      <w:r>
        <w:rPr>
          <w:rFonts w:ascii="Times New Roman" w:hAnsi="Times New Roman" w:cs="Times New Roman"/>
          <w:sz w:val="24"/>
          <w:szCs w:val="24"/>
        </w:rPr>
        <w:t xml:space="preserve">rginally higher inconsistency </w:t>
      </w:r>
      <w:r w:rsidRPr="00805785">
        <w:rPr>
          <w:rFonts w:ascii="Times New Roman" w:hAnsi="Times New Roman" w:cs="Times New Roman"/>
          <w:sz w:val="24"/>
          <w:szCs w:val="24"/>
        </w:rPr>
        <w:t>ratings of the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(M = 25.63, Bootstrapped 95% CI[18.19, 33.05]) and 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(M = 24.</w:t>
      </w:r>
      <w:r>
        <w:rPr>
          <w:rFonts w:ascii="Times New Roman" w:hAnsi="Times New Roman" w:cs="Times New Roman"/>
          <w:sz w:val="24"/>
          <w:szCs w:val="24"/>
        </w:rPr>
        <w:t xml:space="preserve">63, Bootstrapped 95% CI[17.42, </w:t>
      </w:r>
      <w:r w:rsidRPr="00805785">
        <w:rPr>
          <w:rFonts w:ascii="Times New Roman" w:hAnsi="Times New Roman" w:cs="Times New Roman"/>
          <w:sz w:val="24"/>
          <w:szCs w:val="24"/>
        </w:rPr>
        <w:t>31.83]) test events than of the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xml:space="preserve"> test event, all </w:t>
      </w:r>
      <w:r w:rsidRPr="00805785">
        <w:rPr>
          <w:rFonts w:ascii="Times New Roman" w:hAnsi="Times New Roman" w:cs="Times New Roman"/>
          <w:i/>
          <w:sz w:val="24"/>
          <w:szCs w:val="24"/>
        </w:rPr>
        <w:t>p</w:t>
      </w:r>
      <w:r w:rsidRPr="00805785">
        <w:rPr>
          <w:rFonts w:ascii="Times New Roman" w:hAnsi="Times New Roman" w:cs="Times New Roman"/>
          <w:sz w:val="24"/>
          <w:szCs w:val="24"/>
        </w:rPr>
        <w:t xml:space="preserve">'s &lt; .15. </w:t>
      </w:r>
      <w:r>
        <w:rPr>
          <w:rFonts w:ascii="Times New Roman" w:hAnsi="Times New Roman" w:cs="Times New Roman"/>
          <w:sz w:val="24"/>
          <w:szCs w:val="24"/>
        </w:rPr>
        <w:t xml:space="preserve">Follow-up Bayes’ Factor analyses indicated that the </w:t>
      </w:r>
      <w:r w:rsidRPr="00DB06DF">
        <w:rPr>
          <w:rFonts w:ascii="Times New Roman" w:hAnsi="Times New Roman" w:cs="Times New Roman"/>
          <w:sz w:val="24"/>
          <w:szCs w:val="24"/>
        </w:rPr>
        <w:t xml:space="preserve">observed difference between the causal ratings of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DB06DF">
        <w:rPr>
          <w:rFonts w:ascii="Times New Roman" w:hAnsi="Times New Roman" w:cs="Times New Roman"/>
          <w:sz w:val="24"/>
          <w:szCs w:val="24"/>
        </w:rPr>
        <w:t xml:space="preserve"> and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DB06DF">
        <w:rPr>
          <w:rFonts w:ascii="Times New Roman" w:hAnsi="Times New Roman" w:cs="Times New Roman"/>
          <w:sz w:val="24"/>
          <w:szCs w:val="24"/>
        </w:rPr>
        <w:t xml:space="preserve"> test events (</w:t>
      </w:r>
      <w:r>
        <w:rPr>
          <w:rFonts w:ascii="Times New Roman" w:hAnsi="Times New Roman" w:cs="Times New Roman"/>
          <w:sz w:val="24"/>
          <w:szCs w:val="24"/>
        </w:rPr>
        <w:t>∆</w:t>
      </w:r>
      <w:r w:rsidRPr="0087058A">
        <w:rPr>
          <w:rFonts w:ascii="Times New Roman" w:hAnsi="Times New Roman" w:cs="Times New Roman"/>
          <w:sz w:val="24"/>
          <w:szCs w:val="24"/>
          <w:vertAlign w:val="subscript"/>
        </w:rPr>
        <w:t>S</w:t>
      </w:r>
      <w:r w:rsidRPr="00AC61C0">
        <w:rPr>
          <w:rFonts w:ascii="Times New Roman" w:hAnsi="Times New Roman" w:cs="Times New Roman"/>
          <w:sz w:val="24"/>
          <w:szCs w:val="24"/>
          <w:vertAlign w:val="subscript"/>
        </w:rPr>
        <w:t>F</w:t>
      </w:r>
      <w:r w:rsidRPr="0087058A">
        <w:rPr>
          <w:rFonts w:ascii="Times New Roman" w:hAnsi="Times New Roman" w:cs="Times New Roman"/>
          <w:sz w:val="24"/>
          <w:szCs w:val="24"/>
          <w:vertAlign w:val="subscript"/>
        </w:rPr>
        <w:t>C</w:t>
      </w:r>
      <w:r w:rsidRPr="00AC61C0">
        <w:rPr>
          <w:rFonts w:ascii="Times New Roman" w:hAnsi="Times New Roman" w:cs="Times New Roman"/>
          <w:sz w:val="24"/>
          <w:szCs w:val="24"/>
          <w:vertAlign w:val="subscript"/>
        </w:rPr>
        <w:t>N</w:t>
      </w:r>
      <w:r>
        <w:rPr>
          <w:rFonts w:ascii="Times New Roman" w:hAnsi="Times New Roman" w:cs="Times New Roman"/>
          <w:sz w:val="24"/>
          <w:szCs w:val="24"/>
          <w:vertAlign w:val="subscript"/>
        </w:rPr>
        <w:t xml:space="preserve"> -SFCF </w:t>
      </w:r>
      <w:r w:rsidRPr="00DB06DF">
        <w:rPr>
          <w:rFonts w:ascii="Times New Roman" w:hAnsi="Times New Roman" w:cs="Times New Roman"/>
          <w:sz w:val="24"/>
          <w:szCs w:val="24"/>
        </w:rPr>
        <w:t xml:space="preserve">= </w:t>
      </w:r>
      <w:r>
        <w:rPr>
          <w:rFonts w:ascii="Times New Roman" w:hAnsi="Times New Roman" w:cs="Times New Roman"/>
          <w:sz w:val="24"/>
          <w:szCs w:val="24"/>
        </w:rPr>
        <w:t>7.25</w:t>
      </w:r>
      <w:r w:rsidRPr="00DB06DF">
        <w:rPr>
          <w:rFonts w:ascii="Times New Roman" w:hAnsi="Times New Roman" w:cs="Times New Roman"/>
          <w:sz w:val="24"/>
          <w:szCs w:val="24"/>
        </w:rPr>
        <w:t xml:space="preserve">) was </w:t>
      </w:r>
      <w:r>
        <w:rPr>
          <w:rFonts w:ascii="Times New Roman" w:hAnsi="Times New Roman" w:cs="Times New Roman"/>
          <w:sz w:val="24"/>
          <w:szCs w:val="24"/>
        </w:rPr>
        <w:t>5.16</w:t>
      </w:r>
      <w:r w:rsidRPr="00DB06DF">
        <w:rPr>
          <w:rFonts w:ascii="Times New Roman" w:hAnsi="Times New Roman" w:cs="Times New Roman"/>
          <w:sz w:val="24"/>
          <w:szCs w:val="24"/>
        </w:rPr>
        <w:t xml:space="preserve"> times more likely under the alternative hypothesis than the null hypothesis. </w:t>
      </w:r>
      <w:r>
        <w:rPr>
          <w:rFonts w:ascii="Times New Roman" w:hAnsi="Times New Roman" w:cs="Times New Roman"/>
          <w:sz w:val="24"/>
          <w:szCs w:val="24"/>
        </w:rPr>
        <w:t xml:space="preserve">Likewise, the </w:t>
      </w:r>
      <w:r w:rsidRPr="00DB06DF">
        <w:rPr>
          <w:rFonts w:ascii="Times New Roman" w:hAnsi="Times New Roman" w:cs="Times New Roman"/>
          <w:sz w:val="24"/>
          <w:szCs w:val="24"/>
        </w:rPr>
        <w:t>observed difference be</w:t>
      </w:r>
      <w:r>
        <w:rPr>
          <w:rFonts w:ascii="Times New Roman" w:hAnsi="Times New Roman" w:cs="Times New Roman"/>
          <w:sz w:val="24"/>
          <w:szCs w:val="24"/>
        </w:rPr>
        <w:t xml:space="preserve">tween the causal ratings of </w:t>
      </w:r>
      <w:r w:rsidRPr="00DB06DF">
        <w:rPr>
          <w:rFonts w:ascii="Times New Roman" w:hAnsi="Times New Roman" w:cs="Times New Roman"/>
          <w:sz w:val="24"/>
          <w:szCs w:val="24"/>
        </w:rPr>
        <w:t xml:space="preserve">the </w:t>
      </w:r>
      <w:r w:rsidRPr="00805785">
        <w:rPr>
          <w:rFonts w:ascii="Times New Roman" w:hAnsi="Times New Roman" w:cs="Times New Roman"/>
          <w:sz w:val="24"/>
          <w:szCs w:val="24"/>
        </w:rPr>
        <w:t>S</w:t>
      </w:r>
      <w:r>
        <w:rPr>
          <w:rFonts w:ascii="Times New Roman" w:hAnsi="Times New Roman" w:cs="Times New Roman"/>
          <w:sz w:val="24"/>
          <w:szCs w:val="24"/>
          <w:vertAlign w:val="subscript"/>
        </w:rPr>
        <w:t>N</w:t>
      </w:r>
      <w:r w:rsidRPr="00805785">
        <w:rPr>
          <w:rFonts w:ascii="Times New Roman" w:hAnsi="Times New Roman" w:cs="Times New Roman"/>
          <w:sz w:val="24"/>
          <w:szCs w:val="24"/>
        </w:rPr>
        <w:t>C</w:t>
      </w:r>
      <w:r>
        <w:rPr>
          <w:rFonts w:ascii="Times New Roman" w:hAnsi="Times New Roman" w:cs="Times New Roman"/>
          <w:sz w:val="24"/>
          <w:szCs w:val="24"/>
          <w:vertAlign w:val="subscript"/>
        </w:rPr>
        <w:t xml:space="preserve">N </w:t>
      </w:r>
      <w:r>
        <w:rPr>
          <w:rFonts w:ascii="Times New Roman" w:hAnsi="Times New Roman" w:cs="Times New Roman"/>
          <w:sz w:val="24"/>
          <w:szCs w:val="24"/>
        </w:rPr>
        <w:t xml:space="preserve">and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Pr>
          <w:rFonts w:ascii="Times New Roman" w:hAnsi="Times New Roman" w:cs="Times New Roman"/>
          <w:sz w:val="24"/>
          <w:szCs w:val="24"/>
          <w:vertAlign w:val="subscript"/>
        </w:rPr>
        <w:t>F</w:t>
      </w:r>
      <w:r w:rsidRPr="00DB06DF">
        <w:rPr>
          <w:rFonts w:ascii="Times New Roman" w:hAnsi="Times New Roman" w:cs="Times New Roman"/>
          <w:sz w:val="24"/>
          <w:szCs w:val="24"/>
        </w:rPr>
        <w:t xml:space="preserve"> test events (</w:t>
      </w:r>
      <w:r>
        <w:rPr>
          <w:rFonts w:ascii="Times New Roman" w:hAnsi="Times New Roman" w:cs="Times New Roman"/>
          <w:sz w:val="24"/>
          <w:szCs w:val="24"/>
        </w:rPr>
        <w:t>∆</w:t>
      </w:r>
      <w:r w:rsidRPr="009429F0">
        <w:rPr>
          <w:rFonts w:ascii="Times New Roman" w:hAnsi="Times New Roman" w:cs="Times New Roman"/>
          <w:sz w:val="24"/>
          <w:szCs w:val="24"/>
          <w:vertAlign w:val="subscript"/>
        </w:rPr>
        <w:t>S</w:t>
      </w:r>
      <w:r>
        <w:rPr>
          <w:rFonts w:ascii="Times New Roman" w:hAnsi="Times New Roman" w:cs="Times New Roman"/>
          <w:sz w:val="24"/>
          <w:szCs w:val="24"/>
          <w:vertAlign w:val="subscript"/>
        </w:rPr>
        <w:t>N</w:t>
      </w:r>
      <w:r w:rsidRPr="009429F0">
        <w:rPr>
          <w:rFonts w:ascii="Times New Roman" w:hAnsi="Times New Roman" w:cs="Times New Roman"/>
          <w:sz w:val="24"/>
          <w:szCs w:val="24"/>
          <w:vertAlign w:val="subscript"/>
        </w:rPr>
        <w:t>C</w:t>
      </w:r>
      <w:r w:rsidRPr="00AC61C0">
        <w:rPr>
          <w:rFonts w:ascii="Times New Roman" w:hAnsi="Times New Roman" w:cs="Times New Roman"/>
          <w:sz w:val="24"/>
          <w:szCs w:val="24"/>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lastRenderedPageBreak/>
        <w:t xml:space="preserve">SFCF </w:t>
      </w:r>
      <w:r w:rsidRPr="00DB06DF">
        <w:rPr>
          <w:rFonts w:ascii="Times New Roman" w:hAnsi="Times New Roman" w:cs="Times New Roman"/>
          <w:sz w:val="24"/>
          <w:szCs w:val="24"/>
        </w:rPr>
        <w:t xml:space="preserve">= </w:t>
      </w:r>
      <w:r>
        <w:rPr>
          <w:rFonts w:ascii="Times New Roman" w:hAnsi="Times New Roman" w:cs="Times New Roman"/>
          <w:sz w:val="24"/>
          <w:szCs w:val="24"/>
        </w:rPr>
        <w:t>6.25</w:t>
      </w:r>
      <w:r w:rsidRPr="00DB06DF">
        <w:rPr>
          <w:rFonts w:ascii="Times New Roman" w:hAnsi="Times New Roman" w:cs="Times New Roman"/>
          <w:sz w:val="24"/>
          <w:szCs w:val="24"/>
        </w:rPr>
        <w:t xml:space="preserve">) was </w:t>
      </w:r>
      <w:r>
        <w:rPr>
          <w:rFonts w:ascii="Times New Roman" w:hAnsi="Times New Roman" w:cs="Times New Roman"/>
          <w:sz w:val="24"/>
          <w:szCs w:val="24"/>
        </w:rPr>
        <w:t>3.58</w:t>
      </w:r>
      <w:r w:rsidRPr="00DB06DF">
        <w:rPr>
          <w:rFonts w:ascii="Times New Roman" w:hAnsi="Times New Roman" w:cs="Times New Roman"/>
          <w:sz w:val="24"/>
          <w:szCs w:val="24"/>
        </w:rPr>
        <w:t xml:space="preserve"> times more likely under the alternative hypothesis than the null hypothesis</w:t>
      </w:r>
      <w:r>
        <w:rPr>
          <w:rFonts w:ascii="Times New Roman" w:hAnsi="Times New Roman" w:cs="Times New Roman"/>
          <w:sz w:val="24"/>
          <w:szCs w:val="24"/>
        </w:rPr>
        <w:t xml:space="preserve"> </w:t>
      </w:r>
      <w:r w:rsidRPr="00DB06DF">
        <w:rPr>
          <w:rFonts w:ascii="Times New Roman" w:hAnsi="Times New Roman" w:cs="Times New Roman"/>
          <w:sz w:val="24"/>
          <w:szCs w:val="24"/>
        </w:rPr>
        <w:t>Using Raftery (1995) and Jeffrey'(1961) guidelines for interpreting Bayes</w:t>
      </w:r>
      <w:r>
        <w:rPr>
          <w:rFonts w:ascii="Times New Roman" w:hAnsi="Times New Roman" w:cs="Times New Roman"/>
          <w:sz w:val="24"/>
          <w:szCs w:val="24"/>
        </w:rPr>
        <w:t>’</w:t>
      </w:r>
      <w:r w:rsidRPr="00DB06DF">
        <w:rPr>
          <w:rFonts w:ascii="Times New Roman" w:hAnsi="Times New Roman" w:cs="Times New Roman"/>
          <w:sz w:val="24"/>
          <w:szCs w:val="24"/>
        </w:rPr>
        <w:t xml:space="preserve"> Factors, </w:t>
      </w:r>
      <w:r>
        <w:rPr>
          <w:rFonts w:ascii="Times New Roman" w:hAnsi="Times New Roman" w:cs="Times New Roman"/>
          <w:sz w:val="24"/>
          <w:szCs w:val="24"/>
        </w:rPr>
        <w:t>both Bayes’ Factors</w:t>
      </w:r>
      <w:r w:rsidRPr="00DB06DF">
        <w:rPr>
          <w:rFonts w:ascii="Times New Roman" w:hAnsi="Times New Roman" w:cs="Times New Roman"/>
          <w:sz w:val="24"/>
          <w:szCs w:val="24"/>
        </w:rPr>
        <w:t xml:space="preserve"> represents</w:t>
      </w:r>
      <w:r>
        <w:rPr>
          <w:rFonts w:ascii="Times New Roman" w:hAnsi="Times New Roman" w:cs="Times New Roman"/>
          <w:sz w:val="24"/>
          <w:szCs w:val="24"/>
        </w:rPr>
        <w:t xml:space="preserve"> </w:t>
      </w:r>
      <w:r w:rsidRPr="00DB06DF">
        <w:rPr>
          <w:rFonts w:ascii="Times New Roman" w:hAnsi="Times New Roman" w:cs="Times New Roman"/>
          <w:sz w:val="24"/>
          <w:szCs w:val="24"/>
        </w:rPr>
        <w:t xml:space="preserve">positive and substantial evidence in support of the alternative hypothesis. </w:t>
      </w:r>
      <w:r w:rsidRPr="00805785">
        <w:rPr>
          <w:rFonts w:ascii="Times New Roman" w:hAnsi="Times New Roman" w:cs="Times New Roman"/>
          <w:sz w:val="24"/>
          <w:szCs w:val="24"/>
        </w:rPr>
        <w:t>In contrast, subjects'</w:t>
      </w:r>
      <w:r>
        <w:rPr>
          <w:rFonts w:ascii="Times New Roman" w:hAnsi="Times New Roman" w:cs="Times New Roman"/>
          <w:sz w:val="24"/>
          <w:szCs w:val="24"/>
        </w:rPr>
        <w:t xml:space="preserve"> inconsistency ratings of the </w:t>
      </w:r>
      <w:r w:rsidRPr="00805785">
        <w:rPr>
          <w:rFonts w:ascii="Times New Roman" w:hAnsi="Times New Roman" w:cs="Times New Roman"/>
          <w:sz w:val="24"/>
          <w:szCs w:val="24"/>
        </w:rPr>
        <w:t>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 S</w:t>
      </w:r>
      <w:r w:rsidRPr="00805785">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and S</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C</w:t>
      </w:r>
      <w:r w:rsidRPr="00805785">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test events did not differ reliably from each other, all </w:t>
      </w:r>
      <w:r w:rsidRPr="00805785">
        <w:rPr>
          <w:rFonts w:ascii="Times New Roman" w:hAnsi="Times New Roman" w:cs="Times New Roman"/>
          <w:i/>
          <w:sz w:val="24"/>
          <w:szCs w:val="24"/>
        </w:rPr>
        <w:t>p</w:t>
      </w:r>
      <w:r w:rsidRPr="00805785">
        <w:rPr>
          <w:rFonts w:ascii="Times New Roman" w:hAnsi="Times New Roman" w:cs="Times New Roman"/>
          <w:sz w:val="24"/>
          <w:szCs w:val="24"/>
        </w:rPr>
        <w:t>'s &gt; .5.</w:t>
      </w:r>
    </w:p>
    <w:p w14:paraId="3600F32B" w14:textId="77777777" w:rsidR="00E569D8" w:rsidRDefault="00E569D8" w:rsidP="00C7016D">
      <w:pPr>
        <w:spacing w:line="480" w:lineRule="auto"/>
        <w:ind w:firstLine="720"/>
        <w:contextualSpacing/>
        <w:rPr>
          <w:rFonts w:ascii="Times New Roman" w:hAnsi="Times New Roman" w:cs="Times New Roman"/>
          <w:sz w:val="24"/>
          <w:szCs w:val="24"/>
        </w:rPr>
      </w:pPr>
      <w:proofErr w:type="gramStart"/>
      <w:r w:rsidRPr="00805785">
        <w:rPr>
          <w:rFonts w:ascii="Times New Roman" w:hAnsi="Times New Roman" w:cs="Times New Roman"/>
          <w:b/>
          <w:sz w:val="24"/>
          <w:szCs w:val="24"/>
        </w:rPr>
        <w:t>Causal ratings.</w:t>
      </w:r>
      <w:proofErr w:type="gramEnd"/>
      <w:r w:rsidRPr="00805785">
        <w:rPr>
          <w:rFonts w:ascii="Times New Roman" w:hAnsi="Times New Roman" w:cs="Times New Roman"/>
          <w:sz w:val="24"/>
          <w:szCs w:val="24"/>
        </w:rPr>
        <w:t xml:space="preserve"> The aim of the second primary analysis was to examine whether and to</w:t>
      </w:r>
      <w:r>
        <w:rPr>
          <w:rFonts w:ascii="Times New Roman" w:hAnsi="Times New Roman" w:cs="Times New Roman"/>
          <w:sz w:val="24"/>
          <w:szCs w:val="24"/>
        </w:rPr>
        <w:t xml:space="preserve"> what extent subjects' causal </w:t>
      </w:r>
      <w:r w:rsidRPr="00805785">
        <w:rPr>
          <w:rFonts w:ascii="Times New Roman" w:hAnsi="Times New Roman" w:cs="Times New Roman"/>
          <w:sz w:val="24"/>
          <w:szCs w:val="24"/>
        </w:rPr>
        <w:t>inconsistency ratings differed for each of the four test events. Similar to the f</w:t>
      </w:r>
      <w:r>
        <w:rPr>
          <w:rFonts w:ascii="Times New Roman" w:hAnsi="Times New Roman" w:cs="Times New Roman"/>
          <w:sz w:val="24"/>
          <w:szCs w:val="24"/>
        </w:rPr>
        <w:t>irst analysis, a linear mixed-</w:t>
      </w:r>
      <w:r w:rsidRPr="00805785">
        <w:rPr>
          <w:rFonts w:ascii="Times New Roman" w:hAnsi="Times New Roman" w:cs="Times New Roman"/>
          <w:sz w:val="24"/>
          <w:szCs w:val="24"/>
        </w:rPr>
        <w:t xml:space="preserve">effects model, with subjects as the random-effects factor and test trial as the </w:t>
      </w:r>
      <w:r>
        <w:rPr>
          <w:rFonts w:ascii="Times New Roman" w:hAnsi="Times New Roman" w:cs="Times New Roman"/>
          <w:sz w:val="24"/>
          <w:szCs w:val="24"/>
        </w:rPr>
        <w:t xml:space="preserve">within-subjects fixed-effects </w:t>
      </w:r>
      <w:r w:rsidRPr="00805785">
        <w:rPr>
          <w:rFonts w:ascii="Times New Roman" w:hAnsi="Times New Roman" w:cs="Times New Roman"/>
          <w:sz w:val="24"/>
          <w:szCs w:val="24"/>
        </w:rPr>
        <w:t>factor, revealed a significant main effect of test trial,</w:t>
      </w:r>
      <w:r>
        <w:rPr>
          <w:rFonts w:ascii="Times New Roman" w:hAnsi="Times New Roman" w:cs="Times New Roman"/>
          <w:sz w:val="24"/>
          <w:szCs w:val="24"/>
        </w:rPr>
        <w:t xml:space="preserv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.7, </w:t>
      </w:r>
      <w:r w:rsidRPr="00805785">
        <w:rPr>
          <w:rFonts w:ascii="Times New Roman" w:hAnsi="Times New Roman" w:cs="Times New Roman"/>
          <w:sz w:val="24"/>
          <w:szCs w:val="24"/>
        </w:rPr>
        <w:t xml:space="preserve">F(3, 93) = 5.85, </w:t>
      </w:r>
      <w:r w:rsidRPr="00E74333">
        <w:rPr>
          <w:rFonts w:ascii="Times New Roman" w:hAnsi="Times New Roman" w:cs="Times New Roman"/>
          <w:i/>
          <w:sz w:val="24"/>
          <w:szCs w:val="24"/>
        </w:rPr>
        <w:t>p</w:t>
      </w:r>
      <w:r w:rsidRPr="00805785">
        <w:rPr>
          <w:rFonts w:ascii="Times New Roman" w:hAnsi="Times New Roman" w:cs="Times New Roman"/>
          <w:sz w:val="24"/>
          <w:szCs w:val="24"/>
        </w:rPr>
        <w:t xml:space="preserve"> &lt; .005. </w:t>
      </w:r>
      <w:r>
        <w:rPr>
          <w:rFonts w:ascii="Times New Roman" w:hAnsi="Times New Roman" w:cs="Times New Roman"/>
          <w:sz w:val="24"/>
          <w:szCs w:val="24"/>
        </w:rPr>
        <w:t xml:space="preserve">Follow-up planned comparisons using permutation testing </w:t>
      </w:r>
      <w:r w:rsidRPr="00805785">
        <w:rPr>
          <w:rFonts w:ascii="Times New Roman" w:hAnsi="Times New Roman" w:cs="Times New Roman"/>
          <w:sz w:val="24"/>
          <w:szCs w:val="24"/>
        </w:rPr>
        <w:t>indicated</w:t>
      </w:r>
      <w:r>
        <w:rPr>
          <w:rFonts w:ascii="Times New Roman" w:hAnsi="Times New Roman" w:cs="Times New Roman"/>
          <w:sz w:val="24"/>
          <w:szCs w:val="24"/>
        </w:rPr>
        <w:t xml:space="preserve"> </w:t>
      </w:r>
      <w:r w:rsidRPr="00805785">
        <w:rPr>
          <w:rFonts w:ascii="Times New Roman" w:hAnsi="Times New Roman" w:cs="Times New Roman"/>
          <w:sz w:val="24"/>
          <w:szCs w:val="24"/>
        </w:rPr>
        <w:t>that subjects provided reliably higher inconsistency ra</w:t>
      </w:r>
      <w:r>
        <w:rPr>
          <w:rFonts w:ascii="Times New Roman" w:hAnsi="Times New Roman" w:cs="Times New Roman"/>
          <w:sz w:val="24"/>
          <w:szCs w:val="24"/>
        </w:rPr>
        <w:t>tings of the S</w:t>
      </w:r>
      <w:r w:rsidRPr="00E74333">
        <w:rPr>
          <w:rFonts w:ascii="Times New Roman" w:hAnsi="Times New Roman" w:cs="Times New Roman"/>
          <w:sz w:val="24"/>
          <w:szCs w:val="24"/>
          <w:vertAlign w:val="subscript"/>
        </w:rPr>
        <w:t>N</w:t>
      </w:r>
      <w:r>
        <w:rPr>
          <w:rFonts w:ascii="Times New Roman" w:hAnsi="Times New Roman" w:cs="Times New Roman"/>
          <w:sz w:val="24"/>
          <w:szCs w:val="24"/>
        </w:rPr>
        <w:t>C</w:t>
      </w:r>
      <w:r w:rsidRPr="00E74333">
        <w:rPr>
          <w:rFonts w:ascii="Times New Roman" w:hAnsi="Times New Roman" w:cs="Times New Roman"/>
          <w:sz w:val="24"/>
          <w:szCs w:val="24"/>
          <w:vertAlign w:val="subscript"/>
        </w:rPr>
        <w:t>F</w:t>
      </w:r>
      <w:r>
        <w:rPr>
          <w:rFonts w:ascii="Times New Roman" w:hAnsi="Times New Roman" w:cs="Times New Roman"/>
          <w:sz w:val="24"/>
          <w:szCs w:val="24"/>
        </w:rPr>
        <w:t xml:space="preserve"> (</w:t>
      </w:r>
      <w:r w:rsidRPr="00E74333">
        <w:rPr>
          <w:rFonts w:ascii="Times New Roman" w:hAnsi="Times New Roman" w:cs="Times New Roman"/>
          <w:i/>
          <w:sz w:val="24"/>
          <w:szCs w:val="24"/>
        </w:rPr>
        <w:t>M</w:t>
      </w:r>
      <w:r>
        <w:rPr>
          <w:rFonts w:ascii="Times New Roman" w:hAnsi="Times New Roman" w:cs="Times New Roman"/>
          <w:sz w:val="24"/>
          <w:szCs w:val="24"/>
        </w:rPr>
        <w:t xml:space="preserve"> = 23.81, </w:t>
      </w:r>
      <w:r w:rsidRPr="00805785">
        <w:rPr>
          <w:rFonts w:ascii="Times New Roman" w:hAnsi="Times New Roman" w:cs="Times New Roman"/>
          <w:sz w:val="24"/>
          <w:szCs w:val="24"/>
        </w:rPr>
        <w:t>Bootstrapped 95% CI[15.55, 32.07]), S</w:t>
      </w:r>
      <w:r w:rsidRPr="00E74333">
        <w:rPr>
          <w:rFonts w:ascii="Times New Roman" w:hAnsi="Times New Roman" w:cs="Times New Roman"/>
          <w:sz w:val="24"/>
          <w:szCs w:val="24"/>
          <w:vertAlign w:val="subscript"/>
        </w:rPr>
        <w:t>F</w:t>
      </w:r>
      <w:r w:rsidRPr="00805785">
        <w:rPr>
          <w:rFonts w:ascii="Times New Roman" w:hAnsi="Times New Roman" w:cs="Times New Roman"/>
          <w:sz w:val="24"/>
          <w:szCs w:val="24"/>
        </w:rPr>
        <w:t>C</w:t>
      </w:r>
      <w:r w:rsidRPr="00E74333">
        <w:rPr>
          <w:rFonts w:ascii="Times New Roman" w:hAnsi="Times New Roman" w:cs="Times New Roman"/>
          <w:sz w:val="24"/>
          <w:szCs w:val="24"/>
          <w:vertAlign w:val="subscript"/>
        </w:rPr>
        <w:t>N</w:t>
      </w:r>
      <w:r w:rsidRPr="00805785">
        <w:rPr>
          <w:rFonts w:ascii="Times New Roman" w:hAnsi="Times New Roman" w:cs="Times New Roman"/>
          <w:sz w:val="24"/>
          <w:szCs w:val="24"/>
        </w:rPr>
        <w:t xml:space="preserve"> (</w:t>
      </w:r>
      <w:r w:rsidRPr="00E74333">
        <w:rPr>
          <w:rFonts w:ascii="Times New Roman" w:hAnsi="Times New Roman" w:cs="Times New Roman"/>
          <w:i/>
          <w:sz w:val="24"/>
          <w:szCs w:val="24"/>
        </w:rPr>
        <w:t>M</w:t>
      </w:r>
      <w:r w:rsidRPr="00805785">
        <w:rPr>
          <w:rFonts w:ascii="Times New Roman" w:hAnsi="Times New Roman" w:cs="Times New Roman"/>
          <w:sz w:val="24"/>
          <w:szCs w:val="24"/>
        </w:rPr>
        <w:t xml:space="preserve"> = 24.59, Bootstrapped 95% CI[16.49,</w:t>
      </w:r>
      <w:r>
        <w:rPr>
          <w:rFonts w:ascii="Times New Roman" w:hAnsi="Times New Roman" w:cs="Times New Roman"/>
          <w:sz w:val="24"/>
          <w:szCs w:val="24"/>
        </w:rPr>
        <w:t xml:space="preserve"> 32.7]), and S</w:t>
      </w:r>
      <w:r w:rsidRPr="00E74333">
        <w:rPr>
          <w:rFonts w:ascii="Times New Roman" w:hAnsi="Times New Roman" w:cs="Times New Roman"/>
          <w:sz w:val="24"/>
          <w:szCs w:val="24"/>
          <w:vertAlign w:val="subscript"/>
        </w:rPr>
        <w:t>N</w:t>
      </w:r>
      <w:r>
        <w:rPr>
          <w:rFonts w:ascii="Times New Roman" w:hAnsi="Times New Roman" w:cs="Times New Roman"/>
          <w:sz w:val="24"/>
          <w:szCs w:val="24"/>
        </w:rPr>
        <w:t>C</w:t>
      </w:r>
      <w:r w:rsidRPr="00E74333">
        <w:rPr>
          <w:rFonts w:ascii="Times New Roman" w:hAnsi="Times New Roman" w:cs="Times New Roman"/>
          <w:sz w:val="24"/>
          <w:szCs w:val="24"/>
          <w:vertAlign w:val="subscript"/>
        </w:rPr>
        <w:t>N</w:t>
      </w:r>
      <w:r>
        <w:rPr>
          <w:rFonts w:ascii="Times New Roman" w:hAnsi="Times New Roman" w:cs="Times New Roman"/>
          <w:sz w:val="24"/>
          <w:szCs w:val="24"/>
        </w:rPr>
        <w:t xml:space="preserve"> (</w:t>
      </w:r>
      <w:r w:rsidRPr="00E74333">
        <w:rPr>
          <w:rFonts w:ascii="Times New Roman" w:hAnsi="Times New Roman" w:cs="Times New Roman"/>
          <w:i/>
          <w:sz w:val="24"/>
          <w:szCs w:val="24"/>
        </w:rPr>
        <w:t>M</w:t>
      </w:r>
      <w:r>
        <w:rPr>
          <w:rFonts w:ascii="Times New Roman" w:hAnsi="Times New Roman" w:cs="Times New Roman"/>
          <w:sz w:val="24"/>
          <w:szCs w:val="24"/>
        </w:rPr>
        <w:t xml:space="preserve"> = 28.44, </w:t>
      </w:r>
      <w:r w:rsidRPr="00805785">
        <w:rPr>
          <w:rFonts w:ascii="Times New Roman" w:hAnsi="Times New Roman" w:cs="Times New Roman"/>
          <w:sz w:val="24"/>
          <w:szCs w:val="24"/>
        </w:rPr>
        <w:t>Bootstrapped 95% CI[19.98, 36.89]) test events than of the SFCF (</w:t>
      </w:r>
      <w:r w:rsidRPr="00E74333">
        <w:rPr>
          <w:rFonts w:ascii="Times New Roman" w:hAnsi="Times New Roman" w:cs="Times New Roman"/>
          <w:i/>
          <w:sz w:val="24"/>
          <w:szCs w:val="24"/>
        </w:rPr>
        <w:t>M</w:t>
      </w:r>
      <w:r w:rsidRPr="00805785">
        <w:rPr>
          <w:rFonts w:ascii="Times New Roman" w:hAnsi="Times New Roman" w:cs="Times New Roman"/>
          <w:sz w:val="24"/>
          <w:szCs w:val="24"/>
        </w:rPr>
        <w:t xml:space="preserve"> = 13.47, Bootstrap</w:t>
      </w:r>
      <w:r>
        <w:rPr>
          <w:rFonts w:ascii="Times New Roman" w:hAnsi="Times New Roman" w:cs="Times New Roman"/>
          <w:sz w:val="24"/>
          <w:szCs w:val="24"/>
        </w:rPr>
        <w:t xml:space="preserve">ped 95% CI[6.68, 20.26]), all </w:t>
      </w:r>
      <w:r w:rsidRPr="00E74333">
        <w:rPr>
          <w:rFonts w:ascii="Times New Roman" w:hAnsi="Times New Roman" w:cs="Times New Roman"/>
          <w:i/>
          <w:sz w:val="24"/>
          <w:szCs w:val="24"/>
        </w:rPr>
        <w:t>p</w:t>
      </w:r>
      <w:r w:rsidRPr="00805785">
        <w:rPr>
          <w:rFonts w:ascii="Times New Roman" w:hAnsi="Times New Roman" w:cs="Times New Roman"/>
          <w:sz w:val="24"/>
          <w:szCs w:val="24"/>
        </w:rPr>
        <w:t>'s &lt; .05. In contrast, subjects' inconsistency ratings of the SNCF, SFCN, and SN</w:t>
      </w:r>
      <w:r>
        <w:rPr>
          <w:rFonts w:ascii="Times New Roman" w:hAnsi="Times New Roman" w:cs="Times New Roman"/>
          <w:sz w:val="24"/>
          <w:szCs w:val="24"/>
        </w:rPr>
        <w:t xml:space="preserve">CN test events did not differ </w:t>
      </w:r>
      <w:r w:rsidRPr="00805785">
        <w:rPr>
          <w:rFonts w:ascii="Times New Roman" w:hAnsi="Times New Roman" w:cs="Times New Roman"/>
          <w:sz w:val="24"/>
          <w:szCs w:val="24"/>
        </w:rPr>
        <w:t xml:space="preserve">reliably from each other, all </w:t>
      </w:r>
      <w:r w:rsidRPr="00E74333">
        <w:rPr>
          <w:rFonts w:ascii="Times New Roman" w:hAnsi="Times New Roman" w:cs="Times New Roman"/>
          <w:i/>
          <w:sz w:val="24"/>
          <w:szCs w:val="24"/>
        </w:rPr>
        <w:t>p</w:t>
      </w:r>
      <w:r w:rsidRPr="00805785">
        <w:rPr>
          <w:rFonts w:ascii="Times New Roman" w:hAnsi="Times New Roman" w:cs="Times New Roman"/>
          <w:sz w:val="24"/>
          <w:szCs w:val="24"/>
        </w:rPr>
        <w:t>'s &gt; .4.</w:t>
      </w:r>
      <w:r>
        <w:rPr>
          <w:rFonts w:ascii="Times New Roman" w:hAnsi="Times New Roman" w:cs="Times New Roman"/>
          <w:sz w:val="24"/>
          <w:szCs w:val="24"/>
        </w:rPr>
        <w:t xml:space="preserve"> </w:t>
      </w:r>
    </w:p>
    <w:p w14:paraId="7240F381" w14:textId="77777777" w:rsidR="00CC31EE" w:rsidRDefault="00CC31EE" w:rsidP="00C7016D">
      <w:pPr>
        <w:keepNext/>
        <w:spacing w:line="480" w:lineRule="auto"/>
        <w:contextualSpacing/>
      </w:pPr>
      <w:r>
        <w:rPr>
          <w:noProof/>
        </w:rPr>
        <w:lastRenderedPageBreak/>
        <w:drawing>
          <wp:inline distT="0" distB="0" distL="0" distR="0" wp14:anchorId="48B599E4" wp14:editId="7E79594A">
            <wp:extent cx="6389832" cy="4198289"/>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4_new_omnibus_fig.jpeg"/>
                    <pic:cNvPicPr/>
                  </pic:nvPicPr>
                  <pic:blipFill>
                    <a:blip r:embed="rId24">
                      <a:extLst>
                        <a:ext uri="{28A0092B-C50C-407E-A947-70E740481C1C}">
                          <a14:useLocalDpi xmlns:a14="http://schemas.microsoft.com/office/drawing/2010/main" val="0"/>
                        </a:ext>
                      </a:extLst>
                    </a:blip>
                    <a:stretch>
                      <a:fillRect/>
                    </a:stretch>
                  </pic:blipFill>
                  <pic:spPr>
                    <a:xfrm>
                      <a:off x="0" y="0"/>
                      <a:ext cx="6394738" cy="4201513"/>
                    </a:xfrm>
                    <a:prstGeom prst="rect">
                      <a:avLst/>
                    </a:prstGeom>
                  </pic:spPr>
                </pic:pic>
              </a:graphicData>
            </a:graphic>
          </wp:inline>
        </w:drawing>
      </w:r>
    </w:p>
    <w:p w14:paraId="40CA8583" w14:textId="2A2F528A" w:rsidR="00CC31EE" w:rsidRDefault="00CC31EE" w:rsidP="00C7016D">
      <w:pPr>
        <w:pStyle w:val="Caption"/>
        <w:rPr>
          <w:rFonts w:ascii="Times New Roman" w:hAnsi="Times New Roman" w:cs="Times New Roman"/>
          <w:b w:val="0"/>
          <w:color w:val="auto"/>
          <w:sz w:val="24"/>
          <w:szCs w:val="24"/>
        </w:rPr>
      </w:pPr>
      <w:proofErr w:type="gramStart"/>
      <w:r w:rsidRPr="00CC31EE">
        <w:rPr>
          <w:rFonts w:ascii="Times New Roman" w:hAnsi="Times New Roman" w:cs="Times New Roman"/>
          <w:b w:val="0"/>
          <w:color w:val="auto"/>
          <w:sz w:val="24"/>
          <w:szCs w:val="24"/>
        </w:rPr>
        <w:t>Fig. 14.</w:t>
      </w:r>
      <w:proofErr w:type="gramEnd"/>
      <w:r w:rsidRPr="00CC31EE">
        <w:rPr>
          <w:rFonts w:ascii="Times New Roman" w:hAnsi="Times New Roman" w:cs="Times New Roman"/>
          <w:b w:val="0"/>
          <w:color w:val="auto"/>
          <w:sz w:val="24"/>
          <w:szCs w:val="24"/>
        </w:rPr>
        <w:t xml:space="preserve"> </w:t>
      </w:r>
      <w:proofErr w:type="gramStart"/>
      <w:r w:rsidRPr="00CC31EE">
        <w:rPr>
          <w:rFonts w:ascii="Times New Roman" w:hAnsi="Times New Roman" w:cs="Times New Roman"/>
          <w:b w:val="0"/>
          <w:color w:val="auto"/>
          <w:sz w:val="24"/>
          <w:szCs w:val="24"/>
        </w:rPr>
        <w:t>Subjects’ mean perceptual and causal ratings of the four test events in Experiment 4.</w:t>
      </w:r>
      <w:proofErr w:type="gramEnd"/>
      <w:r w:rsidRPr="00CC31EE">
        <w:rPr>
          <w:rFonts w:ascii="Times New Roman" w:hAnsi="Times New Roman" w:cs="Times New Roman"/>
          <w:b w:val="0"/>
          <w:color w:val="auto"/>
          <w:sz w:val="24"/>
          <w:szCs w:val="24"/>
        </w:rPr>
        <w:t xml:space="preserve">  The black bars correspond to subjects’ perceptual ratings of the test events and the gray bars correspond to subjects’ causal ratings of the test events.</w:t>
      </w:r>
    </w:p>
    <w:p w14:paraId="07DFC795" w14:textId="77777777" w:rsidR="00CC31EE" w:rsidRPr="00CC31EE" w:rsidRDefault="00CC31EE" w:rsidP="00C7016D"/>
    <w:p w14:paraId="6F106771" w14:textId="0FDB7C6C" w:rsidR="00E569D8" w:rsidRDefault="00E569D8" w:rsidP="00C7016D">
      <w:pPr>
        <w:spacing w:line="480" w:lineRule="auto"/>
        <w:contextualSpacing/>
        <w:rPr>
          <w:rFonts w:ascii="Times New Roman" w:hAnsi="Times New Roman" w:cs="Times New Roman"/>
          <w:sz w:val="24"/>
          <w:szCs w:val="24"/>
        </w:rPr>
      </w:pPr>
      <w:r w:rsidRPr="00E74333">
        <w:rPr>
          <w:rFonts w:ascii="Times New Roman" w:hAnsi="Times New Roman" w:cs="Times New Roman"/>
          <w:sz w:val="24"/>
          <w:szCs w:val="24"/>
        </w:rPr>
        <w:t>These two analys</w:t>
      </w:r>
      <w:r>
        <w:rPr>
          <w:rFonts w:ascii="Times New Roman" w:hAnsi="Times New Roman" w:cs="Times New Roman"/>
          <w:sz w:val="24"/>
          <w:szCs w:val="24"/>
        </w:rPr>
        <w:t>es</w:t>
      </w:r>
      <w:r w:rsidRPr="00E74333">
        <w:rPr>
          <w:rFonts w:ascii="Times New Roman" w:hAnsi="Times New Roman" w:cs="Times New Roman"/>
          <w:sz w:val="24"/>
          <w:szCs w:val="24"/>
        </w:rPr>
        <w:t xml:space="preserve"> suggest that subjects neither encode</w:t>
      </w:r>
      <w:r>
        <w:rPr>
          <w:rFonts w:ascii="Times New Roman" w:hAnsi="Times New Roman" w:cs="Times New Roman"/>
          <w:sz w:val="24"/>
          <w:szCs w:val="24"/>
        </w:rPr>
        <w:t>d</w:t>
      </w:r>
      <w:r w:rsidRPr="00E74333">
        <w:rPr>
          <w:rFonts w:ascii="Times New Roman" w:hAnsi="Times New Roman" w:cs="Times New Roman"/>
          <w:sz w:val="24"/>
          <w:szCs w:val="24"/>
        </w:rPr>
        <w:t xml:space="preserve"> the Markov condition defined</w:t>
      </w:r>
      <w:r>
        <w:rPr>
          <w:rFonts w:ascii="Times New Roman" w:hAnsi="Times New Roman" w:cs="Times New Roman"/>
          <w:sz w:val="24"/>
          <w:szCs w:val="24"/>
        </w:rPr>
        <w:t xml:space="preserve"> over the shape dimension nor </w:t>
      </w:r>
      <w:r w:rsidRPr="00E74333">
        <w:rPr>
          <w:rFonts w:ascii="Times New Roman" w:hAnsi="Times New Roman" w:cs="Times New Roman"/>
          <w:sz w:val="24"/>
          <w:szCs w:val="24"/>
        </w:rPr>
        <w:t>over the color dimensions.</w:t>
      </w:r>
      <w:r>
        <w:rPr>
          <w:rFonts w:ascii="Times New Roman" w:hAnsi="Times New Roman" w:cs="Times New Roman"/>
          <w:sz w:val="24"/>
          <w:szCs w:val="24"/>
        </w:rPr>
        <w:t xml:space="preserve"> These results suggest instead that adults responded to the test events based on perceptual novelty. This is based on the fact that adults provided higher inconsistency ratings to the test events that introduced a novel perceptual change relative to the test event that was identical to that shown during the training phase. </w:t>
      </w:r>
    </w:p>
    <w:p w14:paraId="635D49D8" w14:textId="77777777" w:rsidR="00E569D8" w:rsidRDefault="00E569D8" w:rsidP="00C7016D">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Individual Differences</w:t>
      </w:r>
    </w:p>
    <w:p w14:paraId="4F8BF9C0" w14:textId="77777777" w:rsidR="0056426D" w:rsidRDefault="0056426D" w:rsidP="00C7016D">
      <w:pPr>
        <w:keepNext/>
        <w:spacing w:line="480" w:lineRule="auto"/>
        <w:contextualSpacing/>
      </w:pPr>
      <w:r>
        <w:rPr>
          <w:noProof/>
        </w:rPr>
        <w:lastRenderedPageBreak/>
        <w:drawing>
          <wp:inline distT="0" distB="0" distL="0" distR="0" wp14:anchorId="71914361" wp14:editId="56FB6C47">
            <wp:extent cx="6615485" cy="4346799"/>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4_new_inddiv_fig.jpeg"/>
                    <pic:cNvPicPr/>
                  </pic:nvPicPr>
                  <pic:blipFill>
                    <a:blip r:embed="rId25">
                      <a:extLst>
                        <a:ext uri="{28A0092B-C50C-407E-A947-70E740481C1C}">
                          <a14:useLocalDpi xmlns:a14="http://schemas.microsoft.com/office/drawing/2010/main" val="0"/>
                        </a:ext>
                      </a:extLst>
                    </a:blip>
                    <a:stretch>
                      <a:fillRect/>
                    </a:stretch>
                  </pic:blipFill>
                  <pic:spPr>
                    <a:xfrm>
                      <a:off x="0" y="0"/>
                      <a:ext cx="6618374" cy="4348697"/>
                    </a:xfrm>
                    <a:prstGeom prst="rect">
                      <a:avLst/>
                    </a:prstGeom>
                  </pic:spPr>
                </pic:pic>
              </a:graphicData>
            </a:graphic>
          </wp:inline>
        </w:drawing>
      </w:r>
    </w:p>
    <w:p w14:paraId="0675BA9C" w14:textId="4826C315" w:rsidR="0056426D" w:rsidRPr="007C0C66" w:rsidRDefault="0056426D" w:rsidP="00C7016D">
      <w:pPr>
        <w:pStyle w:val="Caption"/>
        <w:rPr>
          <w:rFonts w:ascii="Times New Roman" w:hAnsi="Times New Roman" w:cs="Times New Roman"/>
          <w:b w:val="0"/>
          <w:color w:val="auto"/>
          <w:sz w:val="24"/>
          <w:szCs w:val="24"/>
        </w:rPr>
      </w:pPr>
      <w:proofErr w:type="gramStart"/>
      <w:r w:rsidRPr="0056426D">
        <w:rPr>
          <w:rFonts w:ascii="Times New Roman" w:hAnsi="Times New Roman" w:cs="Times New Roman"/>
          <w:b w:val="0"/>
          <w:color w:val="auto"/>
          <w:sz w:val="24"/>
          <w:szCs w:val="24"/>
        </w:rPr>
        <w:t>Fig. 15.</w:t>
      </w:r>
      <w:proofErr w:type="gramEnd"/>
      <w:r w:rsidRPr="0056426D">
        <w:rPr>
          <w:rFonts w:ascii="Times New Roman" w:hAnsi="Times New Roman" w:cs="Times New Roman"/>
          <w:b w:val="0"/>
          <w:color w:val="auto"/>
          <w:sz w:val="24"/>
          <w:szCs w:val="24"/>
        </w:rPr>
        <w:t xml:space="preserve"> Each of the 32 subjects’ </w:t>
      </w:r>
      <w:proofErr w:type="gramStart"/>
      <w:r w:rsidRPr="0056426D">
        <w:rPr>
          <w:rFonts w:ascii="Times New Roman" w:hAnsi="Times New Roman" w:cs="Times New Roman"/>
          <w:b w:val="0"/>
          <w:color w:val="auto"/>
          <w:sz w:val="24"/>
          <w:szCs w:val="24"/>
        </w:rPr>
        <w:t>mean</w:t>
      </w:r>
      <w:proofErr w:type="gramEnd"/>
      <w:r w:rsidRPr="0056426D">
        <w:rPr>
          <w:rFonts w:ascii="Times New Roman" w:hAnsi="Times New Roman" w:cs="Times New Roman"/>
          <w:b w:val="0"/>
          <w:color w:val="auto"/>
          <w:sz w:val="24"/>
          <w:szCs w:val="24"/>
        </w:rPr>
        <w:t xml:space="preserve"> causal and perceptual ratings of the four test events in Experiment 4.</w:t>
      </w:r>
    </w:p>
    <w:p w14:paraId="23E2E6F5" w14:textId="60231784"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w:t>
      </w:r>
      <w:r w:rsidRPr="00855A12">
        <w:rPr>
          <w:rFonts w:ascii="Times New Roman" w:hAnsi="Times New Roman" w:cs="Times New Roman"/>
          <w:sz w:val="24"/>
          <w:szCs w:val="24"/>
        </w:rPr>
        <w:t xml:space="preserve"> analysis of individual differences for the perceptual question revealed that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17; 53.13</w:t>
      </w:r>
      <w:r w:rsidRPr="00855A12">
        <w:rPr>
          <w:rFonts w:ascii="Times New Roman" w:hAnsi="Times New Roman" w:cs="Times New Roman"/>
          <w:sz w:val="24"/>
          <w:szCs w:val="24"/>
        </w:rPr>
        <w:t xml:space="preserve">%) than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6; 18.75%), binomial test, </w:t>
      </w:r>
      <w:r>
        <w:rPr>
          <w:rFonts w:ascii="Times New Roman" w:hAnsi="Times New Roman" w:cs="Times New Roman"/>
          <w:i/>
          <w:sz w:val="24"/>
          <w:szCs w:val="24"/>
        </w:rPr>
        <w:t xml:space="preserve">p </w:t>
      </w:r>
      <w:r>
        <w:rPr>
          <w:rFonts w:ascii="Times New Roman" w:hAnsi="Times New Roman" w:cs="Times New Roman"/>
          <w:sz w:val="24"/>
          <w:szCs w:val="24"/>
        </w:rPr>
        <w:t>&lt; .05, and a marginally larger proportion of subjects were classified as Perceptual processors than as Markov processors (N = 9; 18.75%)</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i/>
          <w:sz w:val="24"/>
          <w:szCs w:val="24"/>
        </w:rPr>
        <w:t xml:space="preserve">p = </w:t>
      </w:r>
      <w:r>
        <w:rPr>
          <w:rFonts w:ascii="Times New Roman" w:hAnsi="Times New Roman" w:cs="Times New Roman"/>
          <w:sz w:val="24"/>
          <w:szCs w:val="24"/>
        </w:rPr>
        <w:t xml:space="preserve">.17. However, the proportion of subjects who were classified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did not differ reliably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.61.  Of the 17 subjects who were classified as Perceptual processors, 13 subjects responded to the test events based on any perceptual novelty; that is, 13 subjects </w:t>
      </w:r>
      <w:r>
        <w:rPr>
          <w:rFonts w:ascii="Times New Roman" w:hAnsi="Times New Roman" w:cs="Times New Roman"/>
          <w:sz w:val="24"/>
          <w:szCs w:val="24"/>
        </w:rPr>
        <w:lastRenderedPageBreak/>
        <w:t xml:space="preserve">provided higher inconsistency ratings to the last three test events presumably because these test events incorporated at least one novel aspect relative to that shown during initial training. </w:t>
      </w:r>
    </w:p>
    <w:p w14:paraId="52C302AB" w14:textId="77777777" w:rsidR="00E569D8" w:rsidRDefault="00E569D8"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Likewise,</w:t>
      </w:r>
      <w:r w:rsidRPr="00855A12">
        <w:rPr>
          <w:rFonts w:ascii="Times New Roman" w:hAnsi="Times New Roman" w:cs="Times New Roman"/>
          <w:sz w:val="24"/>
          <w:szCs w:val="24"/>
        </w:rPr>
        <w:t xml:space="preserve"> for the causal question, a larger proportion of subjects were classified as </w:t>
      </w:r>
      <w:r>
        <w:rPr>
          <w:rFonts w:ascii="Times New Roman" w:hAnsi="Times New Roman" w:cs="Times New Roman"/>
          <w:sz w:val="24"/>
          <w:szCs w:val="24"/>
        </w:rPr>
        <w:t>Perceptual</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18; 56.25%) than as Markov</w:t>
      </w:r>
      <w:r w:rsidRPr="00855A12">
        <w:rPr>
          <w:rFonts w:ascii="Times New Roman" w:hAnsi="Times New Roman" w:cs="Times New Roman"/>
          <w:sz w:val="24"/>
          <w:szCs w:val="24"/>
        </w:rPr>
        <w:t xml:space="preserve"> processors (</w:t>
      </w:r>
      <w:r>
        <w:rPr>
          <w:rFonts w:ascii="Times New Roman" w:hAnsi="Times New Roman" w:cs="Times New Roman"/>
          <w:sz w:val="24"/>
          <w:szCs w:val="24"/>
        </w:rPr>
        <w:t>N = 2; 6.25</w:t>
      </w:r>
      <w:r w:rsidRPr="00855A12">
        <w:rPr>
          <w:rFonts w:ascii="Times New Roman" w:hAnsi="Times New Roman" w:cs="Times New Roman"/>
          <w:sz w:val="24"/>
          <w:szCs w:val="24"/>
        </w:rPr>
        <w:t>%)</w:t>
      </w:r>
      <w:r>
        <w:rPr>
          <w:rFonts w:ascii="Times New Roman" w:hAnsi="Times New Roman" w:cs="Times New Roman"/>
          <w:sz w:val="24"/>
          <w:szCs w:val="24"/>
        </w:rPr>
        <w:t xml:space="preserve"> or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(N = 7; 21.88%)</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tests,</w:t>
      </w:r>
      <w:r w:rsidRPr="00855A12">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855A12">
        <w:rPr>
          <w:rFonts w:ascii="Times New Roman" w:hAnsi="Times New Roman" w:cs="Times New Roman"/>
          <w:i/>
          <w:sz w:val="24"/>
          <w:szCs w:val="24"/>
        </w:rPr>
        <w:t>p</w:t>
      </w:r>
      <w:r>
        <w:rPr>
          <w:rFonts w:ascii="Times New Roman" w:hAnsi="Times New Roman" w:cs="Times New Roman"/>
          <w:sz w:val="24"/>
          <w:szCs w:val="24"/>
        </w:rPr>
        <w:t>’s &lt; .05</w:t>
      </w:r>
      <w:r w:rsidRPr="00855A12">
        <w:rPr>
          <w:rFonts w:ascii="Times New Roman" w:hAnsi="Times New Roman" w:cs="Times New Roman"/>
          <w:sz w:val="24"/>
          <w:szCs w:val="24"/>
        </w:rPr>
        <w:t>.</w:t>
      </w:r>
      <w:r>
        <w:rPr>
          <w:rFonts w:ascii="Times New Roman" w:hAnsi="Times New Roman" w:cs="Times New Roman"/>
          <w:sz w:val="24"/>
          <w:szCs w:val="24"/>
        </w:rPr>
        <w:t xml:space="preserve"> However, the proportion of subjects who were classified as </w:t>
      </w:r>
      <w:proofErr w:type="gramStart"/>
      <w:r>
        <w:rPr>
          <w:rFonts w:ascii="Times New Roman" w:hAnsi="Times New Roman" w:cs="Times New Roman"/>
          <w:sz w:val="24"/>
          <w:szCs w:val="24"/>
        </w:rPr>
        <w:t>Other</w:t>
      </w:r>
      <w:proofErr w:type="gramEnd"/>
      <w:r>
        <w:rPr>
          <w:rFonts w:ascii="Times New Roman" w:hAnsi="Times New Roman" w:cs="Times New Roman"/>
          <w:sz w:val="24"/>
          <w:szCs w:val="24"/>
        </w:rPr>
        <w:t xml:space="preserve"> processors differed only marginally from the proportion of subjects who were classified as Markov processors</w:t>
      </w:r>
      <w:r w:rsidRPr="00855A12">
        <w:rPr>
          <w:rFonts w:ascii="Times New Roman" w:hAnsi="Times New Roman" w:cs="Times New Roman"/>
          <w:sz w:val="24"/>
          <w:szCs w:val="24"/>
        </w:rPr>
        <w:t>,</w:t>
      </w:r>
      <w:r>
        <w:rPr>
          <w:rFonts w:ascii="Times New Roman" w:hAnsi="Times New Roman" w:cs="Times New Roman"/>
          <w:sz w:val="24"/>
          <w:szCs w:val="24"/>
        </w:rPr>
        <w:t xml:space="preserve"> binomial test, </w:t>
      </w:r>
      <w:r>
        <w:rPr>
          <w:rFonts w:ascii="Times New Roman" w:hAnsi="Times New Roman" w:cs="Times New Roman"/>
          <w:i/>
          <w:sz w:val="24"/>
          <w:szCs w:val="24"/>
        </w:rPr>
        <w:t xml:space="preserve">p </w:t>
      </w:r>
      <w:r>
        <w:rPr>
          <w:rFonts w:ascii="Times New Roman" w:hAnsi="Times New Roman" w:cs="Times New Roman"/>
          <w:sz w:val="24"/>
          <w:szCs w:val="24"/>
        </w:rPr>
        <w:t xml:space="preserve">= .18.  Of the 18 subjects who were classified as Perceptual processors, 12 subjects processed the events in terms of spatial contiguity information. These analyses, similar to the previous analyses of individual differences, suggest that adults show a greater tendency to process complex causal events that consist of four objects in terms of low-level perceptual and associative cues than in terms of the Markov condition and Markov-equivalence classes. </w:t>
      </w:r>
    </w:p>
    <w:p w14:paraId="1E4A46C5" w14:textId="77777777" w:rsidR="00E569D8" w:rsidRPr="008F1E8C" w:rsidRDefault="00E569D8" w:rsidP="00864C18">
      <w:pPr>
        <w:pStyle w:val="Heading2"/>
      </w:pPr>
      <w:bookmarkStart w:id="36" w:name="_Toc522727425"/>
      <w:r w:rsidRPr="008F1E8C">
        <w:t>Discussion</w:t>
      </w:r>
      <w:bookmarkEnd w:id="36"/>
    </w:p>
    <w:p w14:paraId="2289B595" w14:textId="08219100" w:rsidR="00E569D8" w:rsidRDefault="00E569D8" w:rsidP="00C7016D">
      <w:pPr>
        <w:spacing w:line="480" w:lineRule="auto"/>
        <w:ind w:firstLine="720"/>
        <w:contextualSpacing/>
        <w:rPr>
          <w:rFonts w:ascii="Times New Roman" w:hAnsi="Times New Roman" w:cs="Times New Roman"/>
          <w:sz w:val="24"/>
          <w:szCs w:val="24"/>
        </w:rPr>
      </w:pPr>
      <w:r w:rsidRPr="008F1E8C">
        <w:rPr>
          <w:rFonts w:ascii="Times New Roman" w:hAnsi="Times New Roman" w:cs="Times New Roman"/>
          <w:sz w:val="24"/>
          <w:szCs w:val="24"/>
        </w:rPr>
        <w:t>The goal of Experiment 4 was to determine whether and over what dimensions adults can</w:t>
      </w:r>
      <w:r>
        <w:rPr>
          <w:rFonts w:ascii="Times New Roman" w:hAnsi="Times New Roman" w:cs="Times New Roman"/>
          <w:sz w:val="24"/>
          <w:szCs w:val="24"/>
        </w:rPr>
        <w:t xml:space="preserve"> encode the Markov condition. The results</w:t>
      </w:r>
      <w:r w:rsidRPr="008F1E8C">
        <w:rPr>
          <w:rFonts w:ascii="Times New Roman" w:hAnsi="Times New Roman" w:cs="Times New Roman"/>
          <w:sz w:val="24"/>
          <w:szCs w:val="24"/>
        </w:rPr>
        <w:t xml:space="preserve"> revealed that adults </w:t>
      </w:r>
      <w:r>
        <w:rPr>
          <w:rFonts w:ascii="Times New Roman" w:hAnsi="Times New Roman" w:cs="Times New Roman"/>
          <w:sz w:val="24"/>
          <w:szCs w:val="24"/>
        </w:rPr>
        <w:t xml:space="preserve">did not </w:t>
      </w:r>
      <w:r w:rsidR="007511FA" w:rsidRPr="008F1E8C">
        <w:rPr>
          <w:rFonts w:ascii="Times New Roman" w:hAnsi="Times New Roman" w:cs="Times New Roman"/>
          <w:sz w:val="24"/>
          <w:szCs w:val="24"/>
        </w:rPr>
        <w:t>encode</w:t>
      </w:r>
      <w:r w:rsidRPr="008F1E8C">
        <w:rPr>
          <w:rFonts w:ascii="Times New Roman" w:hAnsi="Times New Roman" w:cs="Times New Roman"/>
          <w:sz w:val="24"/>
          <w:szCs w:val="24"/>
        </w:rPr>
        <w:t xml:space="preserve"> the Markov con</w:t>
      </w:r>
      <w:r>
        <w:rPr>
          <w:rFonts w:ascii="Times New Roman" w:hAnsi="Times New Roman" w:cs="Times New Roman"/>
          <w:sz w:val="24"/>
          <w:szCs w:val="24"/>
        </w:rPr>
        <w:t xml:space="preserve">dition defined over the color </w:t>
      </w:r>
      <w:r w:rsidRPr="008F1E8C">
        <w:rPr>
          <w:rFonts w:ascii="Times New Roman" w:hAnsi="Times New Roman" w:cs="Times New Roman"/>
          <w:sz w:val="24"/>
          <w:szCs w:val="24"/>
        </w:rPr>
        <w:t xml:space="preserve">dimension </w:t>
      </w:r>
      <w:r>
        <w:rPr>
          <w:rFonts w:ascii="Times New Roman" w:hAnsi="Times New Roman" w:cs="Times New Roman"/>
          <w:sz w:val="24"/>
          <w:szCs w:val="24"/>
        </w:rPr>
        <w:t xml:space="preserve">or </w:t>
      </w:r>
      <w:r w:rsidRPr="008F1E8C">
        <w:rPr>
          <w:rFonts w:ascii="Times New Roman" w:hAnsi="Times New Roman" w:cs="Times New Roman"/>
          <w:sz w:val="24"/>
          <w:szCs w:val="24"/>
        </w:rPr>
        <w:t>the shape dimension</w:t>
      </w:r>
      <w:r>
        <w:rPr>
          <w:rFonts w:ascii="Times New Roman" w:hAnsi="Times New Roman" w:cs="Times New Roman"/>
          <w:sz w:val="24"/>
          <w:szCs w:val="24"/>
        </w:rPr>
        <w:t xml:space="preserve">. Rather, the results revealed that adults responded to the test events on </w:t>
      </w:r>
      <w:r w:rsidRPr="008F1E8C">
        <w:rPr>
          <w:rFonts w:ascii="Times New Roman" w:hAnsi="Times New Roman" w:cs="Times New Roman"/>
          <w:sz w:val="24"/>
          <w:szCs w:val="24"/>
        </w:rPr>
        <w:t>the basis of perceptual novelty. This overall finding was further corroborated in an individual difference an</w:t>
      </w:r>
      <w:r>
        <w:rPr>
          <w:rFonts w:ascii="Times New Roman" w:hAnsi="Times New Roman" w:cs="Times New Roman"/>
          <w:sz w:val="24"/>
          <w:szCs w:val="24"/>
        </w:rPr>
        <w:t xml:space="preserve">alysis that revealed that a </w:t>
      </w:r>
      <w:r w:rsidRPr="008F1E8C">
        <w:rPr>
          <w:rFonts w:ascii="Times New Roman" w:hAnsi="Times New Roman" w:cs="Times New Roman"/>
          <w:sz w:val="24"/>
          <w:szCs w:val="24"/>
        </w:rPr>
        <w:t>larger proportion of adults responded based on perceptual novelty than based on famili</w:t>
      </w:r>
      <w:r>
        <w:rPr>
          <w:rFonts w:ascii="Times New Roman" w:hAnsi="Times New Roman" w:cs="Times New Roman"/>
          <w:sz w:val="24"/>
          <w:szCs w:val="24"/>
        </w:rPr>
        <w:t xml:space="preserve">arity or the Markov condition </w:t>
      </w:r>
      <w:r w:rsidRPr="008F1E8C">
        <w:rPr>
          <w:rFonts w:ascii="Times New Roman" w:hAnsi="Times New Roman" w:cs="Times New Roman"/>
          <w:sz w:val="24"/>
          <w:szCs w:val="24"/>
        </w:rPr>
        <w:t>defined over</w:t>
      </w:r>
      <w:r>
        <w:rPr>
          <w:rFonts w:ascii="Times New Roman" w:hAnsi="Times New Roman" w:cs="Times New Roman"/>
          <w:sz w:val="24"/>
          <w:szCs w:val="24"/>
        </w:rPr>
        <w:t xml:space="preserve"> the</w:t>
      </w:r>
      <w:r w:rsidRPr="008F1E8C">
        <w:rPr>
          <w:rFonts w:ascii="Times New Roman" w:hAnsi="Times New Roman" w:cs="Times New Roman"/>
          <w:sz w:val="24"/>
          <w:szCs w:val="24"/>
        </w:rPr>
        <w:t xml:space="preserve"> color or shape</w:t>
      </w:r>
      <w:r>
        <w:rPr>
          <w:rFonts w:ascii="Times New Roman" w:hAnsi="Times New Roman" w:cs="Times New Roman"/>
          <w:sz w:val="24"/>
          <w:szCs w:val="24"/>
        </w:rPr>
        <w:t xml:space="preserve"> dimension for both the perceptual and causal questions. Similar to the results from Experiments 1-3, these results suggest (a) that adults process complex causal events that consist of four objects in terms of perceptual features and cues, (b) that their representations of such events may be grounded in, and built from, low-level </w:t>
      </w:r>
      <w:r>
        <w:rPr>
          <w:rFonts w:ascii="Times New Roman" w:hAnsi="Times New Roman" w:cs="Times New Roman"/>
          <w:sz w:val="24"/>
          <w:szCs w:val="24"/>
        </w:rPr>
        <w:lastRenderedPageBreak/>
        <w:t xml:space="preserve">perceptual cues that are readily available in the input, and (c) that sensitivity to the Markov condition and Markov-equivalence classes is limited to particular contexts such as that in Experiment 1 when subjects were asked to make causal comparisons. </w:t>
      </w:r>
      <w:r w:rsidR="008867A9">
        <w:rPr>
          <w:rFonts w:ascii="Times New Roman" w:hAnsi="Times New Roman" w:cs="Times New Roman"/>
          <w:sz w:val="24"/>
          <w:szCs w:val="24"/>
        </w:rPr>
        <w:t xml:space="preserve"> </w:t>
      </w:r>
    </w:p>
    <w:p w14:paraId="0AC45324" w14:textId="44AC40DD" w:rsidR="008867A9" w:rsidRDefault="008867A9"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One unresolved </w:t>
      </w:r>
      <w:r w:rsidR="004870D0">
        <w:rPr>
          <w:rFonts w:ascii="Times New Roman" w:hAnsi="Times New Roman" w:cs="Times New Roman"/>
          <w:sz w:val="24"/>
          <w:szCs w:val="24"/>
        </w:rPr>
        <w:t>is</w:t>
      </w:r>
      <w:r w:rsidR="00493AD4">
        <w:rPr>
          <w:rFonts w:ascii="Times New Roman" w:hAnsi="Times New Roman" w:cs="Times New Roman"/>
          <w:sz w:val="24"/>
          <w:szCs w:val="24"/>
        </w:rPr>
        <w:t xml:space="preserve"> when sensitivity to the Markov condition and Markov equivalence classes emerges. </w:t>
      </w:r>
      <w:r w:rsidR="0031289F">
        <w:rPr>
          <w:rFonts w:ascii="Times New Roman" w:hAnsi="Times New Roman" w:cs="Times New Roman"/>
          <w:sz w:val="24"/>
          <w:szCs w:val="24"/>
        </w:rPr>
        <w:t xml:space="preserve">This is an important question to answer because </w:t>
      </w:r>
      <w:r w:rsidR="00AE7760">
        <w:rPr>
          <w:rFonts w:ascii="Times New Roman" w:hAnsi="Times New Roman" w:cs="Times New Roman"/>
          <w:sz w:val="24"/>
          <w:szCs w:val="24"/>
        </w:rPr>
        <w:t xml:space="preserve">it has the potential to address whether such sensitivity is present from late infancy—and thus does not change between late infancy and adulthood—or whether such sensitivity </w:t>
      </w:r>
      <w:r w:rsidR="00257B41">
        <w:rPr>
          <w:rFonts w:ascii="Times New Roman" w:hAnsi="Times New Roman" w:cs="Times New Roman"/>
          <w:sz w:val="24"/>
          <w:szCs w:val="24"/>
        </w:rPr>
        <w:t xml:space="preserve">develops perhaps as a function of experience with causal events in the real world. Thus, Experiment 5 was designed to </w:t>
      </w:r>
      <w:r w:rsidR="00D86D5F">
        <w:rPr>
          <w:rFonts w:ascii="Times New Roman" w:hAnsi="Times New Roman" w:cs="Times New Roman"/>
          <w:sz w:val="24"/>
          <w:szCs w:val="24"/>
        </w:rPr>
        <w:t>examine whether infants between 18 and 22 months of age show sensitivity to the Markov condition and Markov-equivalence classes</w:t>
      </w:r>
      <w:r w:rsidR="00586467">
        <w:rPr>
          <w:rFonts w:ascii="Times New Roman" w:hAnsi="Times New Roman" w:cs="Times New Roman"/>
          <w:sz w:val="24"/>
          <w:szCs w:val="24"/>
        </w:rPr>
        <w:t>, and whether infants represent causal events as CGMs or in terms of low-level perceptual features and cues.</w:t>
      </w:r>
      <w:r w:rsidR="00E00DE6">
        <w:rPr>
          <w:rFonts w:ascii="Times New Roman" w:hAnsi="Times New Roman" w:cs="Times New Roman"/>
          <w:sz w:val="24"/>
          <w:szCs w:val="24"/>
        </w:rPr>
        <w:t xml:space="preserve"> </w:t>
      </w:r>
      <w:r w:rsidR="00BA5FB2">
        <w:rPr>
          <w:rFonts w:ascii="Times New Roman" w:hAnsi="Times New Roman" w:cs="Times New Roman"/>
          <w:sz w:val="24"/>
          <w:szCs w:val="24"/>
        </w:rPr>
        <w:t>Although</w:t>
      </w:r>
      <w:r w:rsidR="00E00DE6">
        <w:rPr>
          <w:rFonts w:ascii="Times New Roman" w:hAnsi="Times New Roman" w:cs="Times New Roman"/>
          <w:sz w:val="24"/>
          <w:szCs w:val="24"/>
        </w:rPr>
        <w:t xml:space="preserve"> the ability to perceive causality in launching event sequences emerges by </w:t>
      </w:r>
      <w:r w:rsidR="000454A5">
        <w:rPr>
          <w:rFonts w:ascii="Times New Roman" w:hAnsi="Times New Roman" w:cs="Times New Roman"/>
          <w:sz w:val="24"/>
          <w:szCs w:val="24"/>
        </w:rPr>
        <w:t>6½ months of age (e.g., Leslie &amp; Keeble, 1987), arguably it is not until much later</w:t>
      </w:r>
      <w:r w:rsidR="00BA5FB2">
        <w:rPr>
          <w:rFonts w:ascii="Times New Roman" w:hAnsi="Times New Roman" w:cs="Times New Roman"/>
          <w:sz w:val="24"/>
          <w:szCs w:val="24"/>
        </w:rPr>
        <w:t xml:space="preserve"> in development</w:t>
      </w:r>
      <w:r w:rsidR="000454A5">
        <w:rPr>
          <w:rFonts w:ascii="Times New Roman" w:hAnsi="Times New Roman" w:cs="Times New Roman"/>
          <w:sz w:val="24"/>
          <w:szCs w:val="24"/>
        </w:rPr>
        <w:t xml:space="preserve"> that sensitivity to the Markov condition and Markov equivalence classes </w:t>
      </w:r>
      <w:r w:rsidR="00E11468">
        <w:rPr>
          <w:rFonts w:ascii="Times New Roman" w:hAnsi="Times New Roman" w:cs="Times New Roman"/>
          <w:sz w:val="24"/>
          <w:szCs w:val="24"/>
        </w:rPr>
        <w:t>emerges. This is b</w:t>
      </w:r>
      <w:r w:rsidR="00D23D99">
        <w:rPr>
          <w:rFonts w:ascii="Times New Roman" w:hAnsi="Times New Roman" w:cs="Times New Roman"/>
          <w:sz w:val="24"/>
          <w:szCs w:val="24"/>
        </w:rPr>
        <w:t>ecause</w:t>
      </w:r>
      <w:r w:rsidR="000939DC">
        <w:rPr>
          <w:rFonts w:ascii="Times New Roman" w:hAnsi="Times New Roman" w:cs="Times New Roman"/>
          <w:sz w:val="24"/>
          <w:szCs w:val="24"/>
        </w:rPr>
        <w:t>—</w:t>
      </w:r>
      <w:r w:rsidR="00D31D7A">
        <w:rPr>
          <w:rFonts w:ascii="Times New Roman" w:hAnsi="Times New Roman" w:cs="Times New Roman"/>
          <w:sz w:val="24"/>
          <w:szCs w:val="24"/>
        </w:rPr>
        <w:t>unlike causal perception that requires</w:t>
      </w:r>
      <w:r w:rsidR="00C90680">
        <w:rPr>
          <w:rFonts w:ascii="Times New Roman" w:hAnsi="Times New Roman" w:cs="Times New Roman"/>
          <w:sz w:val="24"/>
          <w:szCs w:val="24"/>
        </w:rPr>
        <w:t xml:space="preserve"> infants to distinguish between agents and recipients and causal and non-causal events</w:t>
      </w:r>
      <w:r w:rsidR="000939DC">
        <w:rPr>
          <w:rFonts w:ascii="Times New Roman" w:hAnsi="Times New Roman" w:cs="Times New Roman"/>
          <w:sz w:val="24"/>
          <w:szCs w:val="24"/>
        </w:rPr>
        <w:t>—</w:t>
      </w:r>
      <w:r w:rsidR="00D23D99">
        <w:rPr>
          <w:rFonts w:ascii="Times New Roman" w:hAnsi="Times New Roman" w:cs="Times New Roman"/>
          <w:sz w:val="24"/>
          <w:szCs w:val="24"/>
        </w:rPr>
        <w:t xml:space="preserve">sensitivity </w:t>
      </w:r>
      <w:r w:rsidR="00C90680">
        <w:rPr>
          <w:rFonts w:ascii="Times New Roman" w:hAnsi="Times New Roman" w:cs="Times New Roman"/>
          <w:sz w:val="24"/>
          <w:szCs w:val="24"/>
        </w:rPr>
        <w:t>to the Markov condition and Markov equivalence classes</w:t>
      </w:r>
      <w:r w:rsidR="00D13B0E">
        <w:rPr>
          <w:rFonts w:ascii="Times New Roman" w:hAnsi="Times New Roman" w:cs="Times New Roman"/>
          <w:sz w:val="24"/>
          <w:szCs w:val="24"/>
        </w:rPr>
        <w:t xml:space="preserve"> requires that infants attend </w:t>
      </w:r>
      <w:r w:rsidR="00970AB4">
        <w:rPr>
          <w:rFonts w:ascii="Times New Roman" w:hAnsi="Times New Roman" w:cs="Times New Roman"/>
          <w:sz w:val="24"/>
          <w:szCs w:val="24"/>
        </w:rPr>
        <w:t xml:space="preserve">not only to </w:t>
      </w:r>
      <w:r w:rsidR="00D13B0E">
        <w:rPr>
          <w:rFonts w:ascii="Times New Roman" w:hAnsi="Times New Roman" w:cs="Times New Roman"/>
          <w:sz w:val="24"/>
          <w:szCs w:val="24"/>
        </w:rPr>
        <w:t xml:space="preserve">causality </w:t>
      </w:r>
      <w:r w:rsidR="00970AB4">
        <w:rPr>
          <w:rFonts w:ascii="Times New Roman" w:hAnsi="Times New Roman" w:cs="Times New Roman"/>
          <w:sz w:val="24"/>
          <w:szCs w:val="24"/>
        </w:rPr>
        <w:t>but</w:t>
      </w:r>
      <w:r w:rsidR="00D13B0E">
        <w:rPr>
          <w:rFonts w:ascii="Times New Roman" w:hAnsi="Times New Roman" w:cs="Times New Roman"/>
          <w:sz w:val="24"/>
          <w:szCs w:val="24"/>
        </w:rPr>
        <w:t xml:space="preserve"> </w:t>
      </w:r>
      <w:r w:rsidR="003B1219">
        <w:rPr>
          <w:rFonts w:ascii="Times New Roman" w:hAnsi="Times New Roman" w:cs="Times New Roman"/>
          <w:sz w:val="24"/>
          <w:szCs w:val="24"/>
        </w:rPr>
        <w:t>to conditional probability information</w:t>
      </w:r>
      <w:r w:rsidR="004C381B">
        <w:rPr>
          <w:rFonts w:ascii="Times New Roman" w:hAnsi="Times New Roman" w:cs="Times New Roman"/>
          <w:sz w:val="24"/>
          <w:szCs w:val="24"/>
        </w:rPr>
        <w:t xml:space="preserve"> that relate the objects within such sequences</w:t>
      </w:r>
      <w:r w:rsidR="001A517D">
        <w:rPr>
          <w:rFonts w:ascii="Times New Roman" w:hAnsi="Times New Roman" w:cs="Times New Roman"/>
          <w:sz w:val="24"/>
          <w:szCs w:val="24"/>
        </w:rPr>
        <w:t>, which presumably emerges by the time that infants can reason about causal events</w:t>
      </w:r>
      <w:r w:rsidR="003B1219">
        <w:rPr>
          <w:rFonts w:ascii="Times New Roman" w:hAnsi="Times New Roman" w:cs="Times New Roman"/>
          <w:sz w:val="24"/>
          <w:szCs w:val="24"/>
        </w:rPr>
        <w:t>.</w:t>
      </w:r>
      <w:r w:rsidR="001A517D">
        <w:rPr>
          <w:rFonts w:ascii="Times New Roman" w:hAnsi="Times New Roman" w:cs="Times New Roman"/>
          <w:sz w:val="24"/>
          <w:szCs w:val="24"/>
        </w:rPr>
        <w:t xml:space="preserve"> Thus,</w:t>
      </w:r>
      <w:r w:rsidR="001217DF">
        <w:rPr>
          <w:rFonts w:ascii="Times New Roman" w:hAnsi="Times New Roman" w:cs="Times New Roman"/>
          <w:sz w:val="24"/>
          <w:szCs w:val="24"/>
        </w:rPr>
        <w:t xml:space="preserve"> Experiment 5 tested infants between 18 and 22 months of age because </w:t>
      </w:r>
      <w:r w:rsidR="001C141C">
        <w:rPr>
          <w:rFonts w:ascii="Times New Roman" w:hAnsi="Times New Roman" w:cs="Times New Roman"/>
          <w:sz w:val="24"/>
          <w:szCs w:val="24"/>
        </w:rPr>
        <w:t xml:space="preserve">it is not until infants are around 18 months of age that they can reason about causal events and presumably the </w:t>
      </w:r>
      <w:r w:rsidR="005761F3">
        <w:rPr>
          <w:rFonts w:ascii="Times New Roman" w:hAnsi="Times New Roman" w:cs="Times New Roman"/>
          <w:sz w:val="24"/>
          <w:szCs w:val="24"/>
        </w:rPr>
        <w:t>conditional probability information contained within them (e.g., Sobel &amp; Kirkham, 2006).</w:t>
      </w:r>
      <w:r w:rsidR="00E00DE6">
        <w:rPr>
          <w:rFonts w:ascii="Times New Roman" w:hAnsi="Times New Roman" w:cs="Times New Roman"/>
          <w:sz w:val="24"/>
          <w:szCs w:val="24"/>
        </w:rPr>
        <w:t xml:space="preserve"> </w:t>
      </w:r>
      <w:r w:rsidR="007D10E8">
        <w:rPr>
          <w:rFonts w:ascii="Times New Roman" w:hAnsi="Times New Roman" w:cs="Times New Roman"/>
          <w:sz w:val="24"/>
          <w:szCs w:val="24"/>
        </w:rPr>
        <w:t xml:space="preserve">Eighteen- to 22-month-olds were also tested because it is not until around 15 months of age that infants can perceive causality in </w:t>
      </w:r>
      <w:r w:rsidR="0011582B">
        <w:rPr>
          <w:rFonts w:ascii="Times New Roman" w:hAnsi="Times New Roman" w:cs="Times New Roman"/>
          <w:sz w:val="24"/>
          <w:szCs w:val="24"/>
        </w:rPr>
        <w:t>causal-chain launching-event</w:t>
      </w:r>
      <w:r w:rsidR="007D10E8">
        <w:rPr>
          <w:rFonts w:ascii="Times New Roman" w:hAnsi="Times New Roman" w:cs="Times New Roman"/>
          <w:sz w:val="24"/>
          <w:szCs w:val="24"/>
        </w:rPr>
        <w:t xml:space="preserve"> sequences that are composed of three objects</w:t>
      </w:r>
      <w:r w:rsidR="0011582B">
        <w:rPr>
          <w:rFonts w:ascii="Times New Roman" w:hAnsi="Times New Roman" w:cs="Times New Roman"/>
          <w:sz w:val="24"/>
          <w:szCs w:val="24"/>
        </w:rPr>
        <w:t>.</w:t>
      </w:r>
    </w:p>
    <w:bookmarkStart w:id="37" w:name="_Toc522727426"/>
    <w:p w14:paraId="097DB7B4" w14:textId="235C6298" w:rsidR="00B61C75" w:rsidRPr="0007706E" w:rsidRDefault="00864C18" w:rsidP="00864C18">
      <w:pPr>
        <w:pStyle w:val="Heading1"/>
        <w:jc w:val="center"/>
      </w:pPr>
      <w:r>
        <w:rPr>
          <w:noProof/>
        </w:rPr>
        <w:lastRenderedPageBreak/>
        <mc:AlternateContent>
          <mc:Choice Requires="wps">
            <w:drawing>
              <wp:anchor distT="0" distB="0" distL="114300" distR="114300" simplePos="0" relativeHeight="251663360" behindDoc="0" locked="0" layoutInCell="1" allowOverlap="1" wp14:anchorId="2A3F143F" wp14:editId="42CA2CB4">
                <wp:simplePos x="0" y="0"/>
                <wp:positionH relativeFrom="column">
                  <wp:posOffset>2274073</wp:posOffset>
                </wp:positionH>
                <wp:positionV relativeFrom="paragraph">
                  <wp:posOffset>-55659</wp:posOffset>
                </wp:positionV>
                <wp:extent cx="238539" cy="278296"/>
                <wp:effectExtent l="0" t="0" r="9525" b="7620"/>
                <wp:wrapNone/>
                <wp:docPr id="430" name="Rectangle 430"/>
                <wp:cNvGraphicFramePr/>
                <a:graphic xmlns:a="http://schemas.openxmlformats.org/drawingml/2006/main">
                  <a:graphicData uri="http://schemas.microsoft.com/office/word/2010/wordprocessingShape">
                    <wps:wsp>
                      <wps:cNvSpPr/>
                      <wps:spPr>
                        <a:xfrm>
                          <a:off x="0" y="0"/>
                          <a:ext cx="238539" cy="2782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0" o:spid="_x0000_s1026" style="position:absolute;margin-left:179.05pt;margin-top:-4.4pt;width:18.8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" fillcolor="white [3212]" stroked="f" strokeweight="2pt"/>
            </w:pict>
          </mc:Fallback>
        </mc:AlternateContent>
      </w:r>
      <w:r w:rsidR="00B61C75" w:rsidRPr="00B61C75">
        <w:t>Experiment 5</w:t>
      </w:r>
      <w:bookmarkEnd w:id="37"/>
    </w:p>
    <w:p w14:paraId="3F268C1B" w14:textId="27D4CFF5" w:rsidR="00B61C75" w:rsidRDefault="00B61C75" w:rsidP="00C7016D">
      <w:pPr>
        <w:spacing w:line="480" w:lineRule="auto"/>
        <w:ind w:firstLine="720"/>
        <w:contextualSpacing/>
        <w:rPr>
          <w:rFonts w:ascii="Times New Roman" w:hAnsi="Times New Roman" w:cs="Times New Roman"/>
          <w:sz w:val="24"/>
          <w:szCs w:val="24"/>
        </w:rPr>
      </w:pPr>
      <w:r w:rsidRPr="00B61C75">
        <w:rPr>
          <w:rFonts w:ascii="Times New Roman" w:hAnsi="Times New Roman" w:cs="Times New Roman"/>
          <w:sz w:val="24"/>
          <w:szCs w:val="24"/>
        </w:rPr>
        <w:t>The aim of Experiment 5 was identical to Experiment 1; that is, it was designed to examine on what basis learners process four-object launching-event sequences, whether learners are sensitive to and can encode the Markov condition, and whether they can form Markov-equivalence classes.</w:t>
      </w:r>
      <w:r w:rsidR="004D6B1D">
        <w:rPr>
          <w:rFonts w:ascii="Times New Roman" w:hAnsi="Times New Roman" w:cs="Times New Roman"/>
          <w:sz w:val="24"/>
          <w:szCs w:val="24"/>
        </w:rPr>
        <w:t xml:space="preserve"> </w:t>
      </w:r>
      <w:r w:rsidR="00017FAF">
        <w:rPr>
          <w:rFonts w:ascii="Times New Roman" w:hAnsi="Times New Roman" w:cs="Times New Roman"/>
          <w:sz w:val="24"/>
          <w:szCs w:val="24"/>
        </w:rPr>
        <w:t xml:space="preserve">However, </w:t>
      </w:r>
      <w:r w:rsidR="004D6B1D">
        <w:rPr>
          <w:rFonts w:ascii="Times New Roman" w:hAnsi="Times New Roman" w:cs="Times New Roman"/>
          <w:sz w:val="24"/>
          <w:szCs w:val="24"/>
        </w:rPr>
        <w:t>Experiment 5 differed from Experiments 1 to 4</w:t>
      </w:r>
      <w:r w:rsidR="0024295A">
        <w:rPr>
          <w:rFonts w:ascii="Times New Roman" w:hAnsi="Times New Roman" w:cs="Times New Roman"/>
          <w:sz w:val="24"/>
          <w:szCs w:val="24"/>
        </w:rPr>
        <w:t xml:space="preserve"> in that </w:t>
      </w:r>
      <w:r w:rsidR="00B0472E">
        <w:rPr>
          <w:rFonts w:ascii="Times New Roman" w:hAnsi="Times New Roman" w:cs="Times New Roman"/>
          <w:sz w:val="24"/>
          <w:szCs w:val="24"/>
        </w:rPr>
        <w:t>it examined</w:t>
      </w:r>
      <w:ins w:id="38" w:author="Deon T. Benton" w:date="2019-05-02T18:51:00Z">
        <w:r w:rsidR="00C21A53">
          <w:rPr>
            <w:rFonts w:ascii="Times New Roman" w:hAnsi="Times New Roman" w:cs="Times New Roman"/>
            <w:sz w:val="24"/>
            <w:szCs w:val="24"/>
          </w:rPr>
          <w:t xml:space="preserve"> whether, and</w:t>
        </w:r>
      </w:ins>
      <w:r w:rsidR="0024295A">
        <w:rPr>
          <w:rFonts w:ascii="Times New Roman" w:hAnsi="Times New Roman" w:cs="Times New Roman"/>
          <w:sz w:val="24"/>
          <w:szCs w:val="24"/>
        </w:rPr>
        <w:t xml:space="preserve"> at what age</w:t>
      </w:r>
      <w:ins w:id="39" w:author="Deon T. Benton" w:date="2019-05-02T18:51:00Z">
        <w:r w:rsidR="00C21A53">
          <w:rPr>
            <w:rFonts w:ascii="Times New Roman" w:hAnsi="Times New Roman" w:cs="Times New Roman"/>
            <w:sz w:val="24"/>
            <w:szCs w:val="24"/>
          </w:rPr>
          <w:t>,</w:t>
        </w:r>
      </w:ins>
      <w:r w:rsidR="0024295A">
        <w:rPr>
          <w:rFonts w:ascii="Times New Roman" w:hAnsi="Times New Roman" w:cs="Times New Roman"/>
          <w:sz w:val="24"/>
          <w:szCs w:val="24"/>
        </w:rPr>
        <w:t xml:space="preserve"> sensitivity to the Markov condition and Markov equivalence classes</w:t>
      </w:r>
      <w:r w:rsidR="009A74EE">
        <w:rPr>
          <w:rFonts w:ascii="Times New Roman" w:hAnsi="Times New Roman" w:cs="Times New Roman"/>
          <w:sz w:val="24"/>
          <w:szCs w:val="24"/>
        </w:rPr>
        <w:t xml:space="preserve"> in complex causal sequences</w:t>
      </w:r>
      <w:r w:rsidR="0024295A">
        <w:rPr>
          <w:rFonts w:ascii="Times New Roman" w:hAnsi="Times New Roman" w:cs="Times New Roman"/>
          <w:sz w:val="24"/>
          <w:szCs w:val="24"/>
        </w:rPr>
        <w:t xml:space="preserve"> emerges</w:t>
      </w:r>
      <w:r w:rsidR="00017FAF">
        <w:rPr>
          <w:rFonts w:ascii="Times New Roman" w:hAnsi="Times New Roman" w:cs="Times New Roman"/>
          <w:sz w:val="24"/>
          <w:szCs w:val="24"/>
        </w:rPr>
        <w:t>—and thus at what age the ability to represent complex causal events as CGMS emerges—</w:t>
      </w:r>
      <w:r w:rsidR="0024295A">
        <w:rPr>
          <w:rFonts w:ascii="Times New Roman" w:hAnsi="Times New Roman" w:cs="Times New Roman"/>
          <w:sz w:val="24"/>
          <w:szCs w:val="24"/>
        </w:rPr>
        <w:t>and whether</w:t>
      </w:r>
      <w:r w:rsidR="00794CF7">
        <w:rPr>
          <w:rFonts w:ascii="Times New Roman" w:hAnsi="Times New Roman" w:cs="Times New Roman"/>
          <w:sz w:val="24"/>
          <w:szCs w:val="24"/>
        </w:rPr>
        <w:t xml:space="preserve"> such sensitivity undergoes developmental change between late infancy and adulthood.</w:t>
      </w:r>
      <w:r w:rsidRPr="00B61C75">
        <w:rPr>
          <w:rFonts w:ascii="Times New Roman" w:hAnsi="Times New Roman" w:cs="Times New Roman"/>
          <w:sz w:val="24"/>
          <w:szCs w:val="24"/>
        </w:rPr>
        <w:t xml:space="preserve"> </w:t>
      </w:r>
      <w:r w:rsidR="00C1364A">
        <w:rPr>
          <w:rFonts w:ascii="Times New Roman" w:hAnsi="Times New Roman" w:cs="Times New Roman"/>
          <w:sz w:val="24"/>
          <w:szCs w:val="24"/>
        </w:rPr>
        <w:t xml:space="preserve">Experiment 5 also differed from </w:t>
      </w:r>
      <w:r w:rsidRPr="00B61C75">
        <w:rPr>
          <w:rFonts w:ascii="Times New Roman" w:hAnsi="Times New Roman" w:cs="Times New Roman"/>
          <w:sz w:val="24"/>
          <w:szCs w:val="24"/>
        </w:rPr>
        <w:t xml:space="preserve">Experiments 1 to 4 </w:t>
      </w:r>
      <w:r w:rsidR="00C1364A">
        <w:rPr>
          <w:rFonts w:ascii="Times New Roman" w:hAnsi="Times New Roman" w:cs="Times New Roman"/>
          <w:sz w:val="24"/>
          <w:szCs w:val="24"/>
        </w:rPr>
        <w:t>in that it used a habituation procedure to assess infants’ sensitivity to the Markov condition and Markov-equivalence classes</w:t>
      </w:r>
      <w:r w:rsidRPr="00B61C75">
        <w:rPr>
          <w:rFonts w:ascii="Times New Roman" w:hAnsi="Times New Roman" w:cs="Times New Roman"/>
          <w:sz w:val="24"/>
          <w:szCs w:val="24"/>
        </w:rPr>
        <w:t xml:space="preserve">. The same predictions that were discussed in Experiment 1 applied to Experiment 5, except that looking time was </w:t>
      </w:r>
      <w:del w:id="40" w:author="Deon T. Benton" w:date="2019-05-02T18:51:00Z">
        <w:r w:rsidRPr="00B61C75" w:rsidDel="00805D0E">
          <w:rPr>
            <w:rFonts w:ascii="Times New Roman" w:hAnsi="Times New Roman" w:cs="Times New Roman"/>
            <w:sz w:val="24"/>
            <w:szCs w:val="24"/>
          </w:rPr>
          <w:delText xml:space="preserve">used as </w:delText>
        </w:r>
      </w:del>
      <w:r w:rsidRPr="00B61C75">
        <w:rPr>
          <w:rFonts w:ascii="Times New Roman" w:hAnsi="Times New Roman" w:cs="Times New Roman"/>
          <w:sz w:val="24"/>
          <w:szCs w:val="24"/>
        </w:rPr>
        <w:t xml:space="preserve">the dependent measure rather than </w:t>
      </w:r>
      <w:r w:rsidR="00CA1A8C">
        <w:rPr>
          <w:rFonts w:ascii="Times New Roman" w:hAnsi="Times New Roman" w:cs="Times New Roman"/>
          <w:sz w:val="24"/>
          <w:szCs w:val="24"/>
        </w:rPr>
        <w:t xml:space="preserve">subjects’ </w:t>
      </w:r>
      <w:r w:rsidRPr="00B61C75">
        <w:rPr>
          <w:rFonts w:ascii="Times New Roman" w:hAnsi="Times New Roman" w:cs="Times New Roman"/>
          <w:sz w:val="24"/>
          <w:szCs w:val="24"/>
        </w:rPr>
        <w:t xml:space="preserve">inconsistency ratings. </w:t>
      </w:r>
      <w:r w:rsidR="00BA30AA">
        <w:rPr>
          <w:rFonts w:ascii="Times New Roman" w:hAnsi="Times New Roman" w:cs="Times New Roman"/>
          <w:sz w:val="24"/>
          <w:szCs w:val="24"/>
        </w:rPr>
        <w:t xml:space="preserve"> </w:t>
      </w:r>
      <w:r w:rsidR="001B6A61">
        <w:rPr>
          <w:rFonts w:ascii="Times New Roman" w:hAnsi="Times New Roman" w:cs="Times New Roman"/>
          <w:sz w:val="24"/>
          <w:szCs w:val="24"/>
        </w:rPr>
        <w:t xml:space="preserve">In </w:t>
      </w:r>
      <w:r w:rsidR="00B833FF">
        <w:rPr>
          <w:rFonts w:ascii="Times New Roman" w:hAnsi="Times New Roman" w:cs="Times New Roman"/>
          <w:sz w:val="24"/>
          <w:szCs w:val="24"/>
        </w:rPr>
        <w:t>terms of predicted looking times</w:t>
      </w:r>
      <w:r w:rsidR="001B6A61">
        <w:rPr>
          <w:rFonts w:ascii="Times New Roman" w:hAnsi="Times New Roman" w:cs="Times New Roman"/>
          <w:sz w:val="24"/>
          <w:szCs w:val="24"/>
        </w:rPr>
        <w:t>, infants were expected to</w:t>
      </w:r>
      <w:r w:rsidR="00BA30AA">
        <w:rPr>
          <w:rFonts w:ascii="Times New Roman" w:hAnsi="Times New Roman" w:cs="Times New Roman"/>
          <w:sz w:val="24"/>
          <w:szCs w:val="24"/>
        </w:rPr>
        <w:t xml:space="preserve"> look longer at the GBGR, GBRG, and GRBG test events if they were sensitive to the Markov condition and </w:t>
      </w:r>
      <w:ins w:id="41" w:author="Deon T. Benton" w:date="2019-05-02T18:52:00Z">
        <w:r w:rsidR="00805D0E">
          <w:rPr>
            <w:rFonts w:ascii="Times New Roman" w:hAnsi="Times New Roman" w:cs="Times New Roman"/>
            <w:sz w:val="24"/>
            <w:szCs w:val="24"/>
          </w:rPr>
          <w:t xml:space="preserve">formed </w:t>
        </w:r>
      </w:ins>
      <w:r w:rsidR="00BA30AA">
        <w:rPr>
          <w:rFonts w:ascii="Times New Roman" w:hAnsi="Times New Roman" w:cs="Times New Roman"/>
          <w:sz w:val="24"/>
          <w:szCs w:val="24"/>
        </w:rPr>
        <w:t>Markov equivalence classes</w:t>
      </w:r>
      <w:r w:rsidR="008D0D8A">
        <w:rPr>
          <w:rFonts w:ascii="Times New Roman" w:hAnsi="Times New Roman" w:cs="Times New Roman"/>
          <w:sz w:val="24"/>
          <w:szCs w:val="24"/>
        </w:rPr>
        <w:t>, whereas they were expected to look longer at a</w:t>
      </w:r>
      <w:r w:rsidR="007B7D34">
        <w:rPr>
          <w:rFonts w:ascii="Times New Roman" w:hAnsi="Times New Roman" w:cs="Times New Roman"/>
          <w:sz w:val="24"/>
          <w:szCs w:val="24"/>
        </w:rPr>
        <w:t xml:space="preserve"> different subset of test events if they processed the </w:t>
      </w:r>
      <w:r w:rsidR="008D0D8A">
        <w:rPr>
          <w:rFonts w:ascii="Times New Roman" w:hAnsi="Times New Roman" w:cs="Times New Roman"/>
          <w:sz w:val="24"/>
          <w:szCs w:val="24"/>
        </w:rPr>
        <w:t>test events</w:t>
      </w:r>
      <w:r w:rsidR="007B7D34">
        <w:rPr>
          <w:rFonts w:ascii="Times New Roman" w:hAnsi="Times New Roman" w:cs="Times New Roman"/>
          <w:sz w:val="24"/>
          <w:szCs w:val="24"/>
        </w:rPr>
        <w:t xml:space="preserve"> in terms of low-level perceptual</w:t>
      </w:r>
      <w:ins w:id="42" w:author="Deon T. Benton" w:date="2019-05-02T18:52:00Z">
        <w:r w:rsidR="00FA137D">
          <w:rPr>
            <w:rFonts w:ascii="Times New Roman" w:hAnsi="Times New Roman" w:cs="Times New Roman"/>
            <w:sz w:val="24"/>
            <w:szCs w:val="24"/>
          </w:rPr>
          <w:t>, or surface,</w:t>
        </w:r>
      </w:ins>
      <w:r w:rsidR="007B7D34">
        <w:rPr>
          <w:rFonts w:ascii="Times New Roman" w:hAnsi="Times New Roman" w:cs="Times New Roman"/>
          <w:sz w:val="24"/>
          <w:szCs w:val="24"/>
        </w:rPr>
        <w:t xml:space="preserve"> features</w:t>
      </w:r>
      <w:ins w:id="43" w:author="Deon T. Benton" w:date="2019-05-02T18:52:00Z">
        <w:r w:rsidR="00FA137D">
          <w:rPr>
            <w:rFonts w:ascii="Times New Roman" w:hAnsi="Times New Roman" w:cs="Times New Roman"/>
            <w:sz w:val="24"/>
            <w:szCs w:val="24"/>
          </w:rPr>
          <w:t xml:space="preserve"> and cues</w:t>
        </w:r>
      </w:ins>
      <w:r w:rsidR="001B6A61">
        <w:rPr>
          <w:rFonts w:ascii="Times New Roman" w:hAnsi="Times New Roman" w:cs="Times New Roman"/>
          <w:sz w:val="24"/>
          <w:szCs w:val="24"/>
        </w:rPr>
        <w:t xml:space="preserve">. </w:t>
      </w:r>
    </w:p>
    <w:p w14:paraId="1A672F69" w14:textId="22FEDA01" w:rsidR="00642793" w:rsidRDefault="002B161B" w:rsidP="00864C18">
      <w:pPr>
        <w:pStyle w:val="Heading2"/>
      </w:pPr>
      <w:bookmarkStart w:id="44" w:name="_Toc522727427"/>
      <w:r>
        <w:t>Method</w:t>
      </w:r>
      <w:bookmarkEnd w:id="44"/>
    </w:p>
    <w:p w14:paraId="25FE29D0" w14:textId="0A95C1FA" w:rsidR="002B161B" w:rsidRDefault="002B161B" w:rsidP="00C7016D">
      <w:pPr>
        <w:spacing w:line="480" w:lineRule="auto"/>
        <w:contextualSpacing/>
        <w:rPr>
          <w:rFonts w:ascii="Times New Roman" w:hAnsi="Times New Roman" w:cs="Times New Roman"/>
          <w:b/>
          <w:sz w:val="24"/>
          <w:szCs w:val="24"/>
        </w:rPr>
      </w:pPr>
      <w:r>
        <w:rPr>
          <w:rFonts w:ascii="Times New Roman" w:hAnsi="Times New Roman" w:cs="Times New Roman"/>
          <w:sz w:val="24"/>
          <w:szCs w:val="24"/>
        </w:rPr>
        <w:tab/>
      </w:r>
      <w:proofErr w:type="gramStart"/>
      <w:r w:rsidRPr="002B161B">
        <w:rPr>
          <w:rFonts w:ascii="Times New Roman" w:hAnsi="Times New Roman" w:cs="Times New Roman"/>
          <w:b/>
          <w:sz w:val="24"/>
          <w:szCs w:val="24"/>
        </w:rPr>
        <w:t>Subjects.</w:t>
      </w:r>
      <w:proofErr w:type="gramEnd"/>
      <w:r>
        <w:rPr>
          <w:rFonts w:ascii="Times New Roman" w:hAnsi="Times New Roman" w:cs="Times New Roman"/>
          <w:b/>
          <w:sz w:val="24"/>
          <w:szCs w:val="24"/>
        </w:rPr>
        <w:t xml:space="preserve"> </w:t>
      </w:r>
      <w:r w:rsidR="002A1465" w:rsidRPr="002A1465">
        <w:rPr>
          <w:rFonts w:ascii="Times New Roman" w:hAnsi="Times New Roman" w:cs="Times New Roman"/>
          <w:sz w:val="24"/>
          <w:szCs w:val="24"/>
        </w:rPr>
        <w:t>The</w:t>
      </w:r>
      <w:r w:rsidR="002A1465">
        <w:rPr>
          <w:rFonts w:ascii="Times New Roman" w:hAnsi="Times New Roman" w:cs="Times New Roman"/>
          <w:sz w:val="24"/>
          <w:szCs w:val="24"/>
        </w:rPr>
        <w:t xml:space="preserve"> subjects</w:t>
      </w:r>
      <w:r w:rsidR="002A1465" w:rsidRPr="002A1465">
        <w:rPr>
          <w:rFonts w:ascii="Times New Roman" w:hAnsi="Times New Roman" w:cs="Times New Roman"/>
          <w:sz w:val="24"/>
          <w:szCs w:val="24"/>
        </w:rPr>
        <w:t xml:space="preserve"> were </w:t>
      </w:r>
      <w:del w:id="45" w:author="Deon T. Benton" w:date="2019-05-03T10:37:00Z">
        <w:r w:rsidR="002A1465" w:rsidRPr="002A1465" w:rsidDel="00336050">
          <w:rPr>
            <w:rFonts w:ascii="Times New Roman" w:hAnsi="Times New Roman" w:cs="Times New Roman"/>
            <w:sz w:val="24"/>
            <w:szCs w:val="24"/>
          </w:rPr>
          <w:delText xml:space="preserve">25 </w:delText>
        </w:r>
      </w:del>
      <w:ins w:id="46" w:author="Deon T. Benton" w:date="2019-05-03T10:37:00Z">
        <w:r w:rsidR="00336050">
          <w:rPr>
            <w:rFonts w:ascii="Times New Roman" w:hAnsi="Times New Roman" w:cs="Times New Roman"/>
            <w:sz w:val="24"/>
            <w:szCs w:val="24"/>
          </w:rPr>
          <w:t>32</w:t>
        </w:r>
        <w:r w:rsidR="00336050"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infants </w:t>
      </w:r>
      <w:ins w:id="47" w:author="Deon T. Benton" w:date="2019-05-03T10:38:00Z">
        <w:r w:rsidR="001A0FF9">
          <w:rPr>
            <w:rFonts w:ascii="Times New Roman" w:hAnsi="Times New Roman" w:cs="Times New Roman"/>
            <w:sz w:val="24"/>
            <w:szCs w:val="24"/>
          </w:rPr>
          <w:t xml:space="preserve">between </w:t>
        </w:r>
      </w:ins>
      <w:del w:id="48" w:author="Deon T. Benton" w:date="2019-05-03T10:38:00Z">
        <w:r w:rsidR="002A1465" w:rsidRPr="002A1465" w:rsidDel="001A0FF9">
          <w:rPr>
            <w:rFonts w:ascii="Times New Roman" w:hAnsi="Times New Roman" w:cs="Times New Roman"/>
            <w:sz w:val="24"/>
            <w:szCs w:val="24"/>
          </w:rPr>
          <w:delText>at</w:delText>
        </w:r>
      </w:del>
      <w:r w:rsidR="002A1465" w:rsidRPr="002A1465">
        <w:rPr>
          <w:rFonts w:ascii="Times New Roman" w:hAnsi="Times New Roman" w:cs="Times New Roman"/>
          <w:sz w:val="24"/>
          <w:szCs w:val="24"/>
        </w:rPr>
        <w:t xml:space="preserve"> 18</w:t>
      </w:r>
      <w:ins w:id="49" w:author="Deon T. Benton" w:date="2019-05-03T10:38:00Z">
        <w:r w:rsidR="001A0FF9">
          <w:rPr>
            <w:rFonts w:ascii="Times New Roman" w:hAnsi="Times New Roman" w:cs="Times New Roman"/>
            <w:sz w:val="24"/>
            <w:szCs w:val="24"/>
          </w:rPr>
          <w:t xml:space="preserve"> and 24</w:t>
        </w:r>
      </w:ins>
      <w:r w:rsidR="002A1465" w:rsidRPr="002A1465">
        <w:rPr>
          <w:rFonts w:ascii="Times New Roman" w:hAnsi="Times New Roman" w:cs="Times New Roman"/>
          <w:sz w:val="24"/>
          <w:szCs w:val="24"/>
        </w:rPr>
        <w:t xml:space="preserve"> months of age (mean age </w:t>
      </w:r>
      <w:del w:id="50" w:author="Deon T. Benton" w:date="2019-05-03T10:43:00Z">
        <w:r w:rsidR="002A1465" w:rsidRPr="002A1465" w:rsidDel="003D1111">
          <w:rPr>
            <w:rFonts w:ascii="Times New Roman" w:hAnsi="Times New Roman" w:cs="Times New Roman"/>
            <w:sz w:val="24"/>
            <w:szCs w:val="24"/>
          </w:rPr>
          <w:delText xml:space="preserve">18 </w:delText>
        </w:r>
      </w:del>
      <w:ins w:id="51" w:author="Deon T. Benton" w:date="2019-05-03T10:43:00Z">
        <w:r w:rsidR="003D1111">
          <w:rPr>
            <w:rFonts w:ascii="Times New Roman" w:hAnsi="Times New Roman" w:cs="Times New Roman"/>
            <w:sz w:val="24"/>
            <w:szCs w:val="24"/>
          </w:rPr>
          <w:t>19</w:t>
        </w:r>
        <w:r w:rsidR="003D1111"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months </w:t>
      </w:r>
      <w:del w:id="52" w:author="Deon T. Benton" w:date="2019-05-03T10:43:00Z">
        <w:r w:rsidR="002A1465" w:rsidRPr="002A1465" w:rsidDel="003D1111">
          <w:rPr>
            <w:rFonts w:ascii="Times New Roman" w:hAnsi="Times New Roman" w:cs="Times New Roman"/>
            <w:sz w:val="24"/>
            <w:szCs w:val="24"/>
          </w:rPr>
          <w:delText xml:space="preserve">8 </w:delText>
        </w:r>
      </w:del>
      <w:ins w:id="53" w:author="Deon T. Benton" w:date="2019-05-03T10:43:00Z">
        <w:r w:rsidR="003D1111">
          <w:rPr>
            <w:rFonts w:ascii="Times New Roman" w:hAnsi="Times New Roman" w:cs="Times New Roman"/>
            <w:sz w:val="24"/>
            <w:szCs w:val="24"/>
          </w:rPr>
          <w:t>6</w:t>
        </w:r>
        <w:r w:rsidR="003D1111"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days; range = </w:t>
      </w:r>
      <w:del w:id="54" w:author="Deon T. Benton" w:date="2019-05-03T10:58:00Z">
        <w:r w:rsidR="002A1465" w:rsidRPr="002A1465" w:rsidDel="00F73D56">
          <w:rPr>
            <w:rFonts w:ascii="Times New Roman" w:hAnsi="Times New Roman" w:cs="Times New Roman"/>
            <w:sz w:val="24"/>
            <w:szCs w:val="24"/>
          </w:rPr>
          <w:delText xml:space="preserve">12 </w:delText>
        </w:r>
      </w:del>
      <w:ins w:id="55" w:author="Deon T. Benton" w:date="2019-05-03T10:58:00Z">
        <w:r w:rsidR="00F73D56">
          <w:rPr>
            <w:rFonts w:ascii="Times New Roman" w:hAnsi="Times New Roman" w:cs="Times New Roman"/>
            <w:sz w:val="24"/>
            <w:szCs w:val="24"/>
          </w:rPr>
          <w:t>13</w:t>
        </w:r>
        <w:r w:rsidR="00F73D5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months</w:t>
      </w:r>
      <w:ins w:id="56" w:author="Deon T. Benton" w:date="2019-05-03T10:58:00Z">
        <w:r w:rsidR="00F73D56">
          <w:rPr>
            <w:rFonts w:ascii="Times New Roman" w:hAnsi="Times New Roman" w:cs="Times New Roman"/>
            <w:sz w:val="24"/>
            <w:szCs w:val="24"/>
          </w:rPr>
          <w:t xml:space="preserve"> 6 days</w:t>
        </w:r>
      </w:ins>
      <w:r w:rsidR="002A1465" w:rsidRPr="002A1465">
        <w:rPr>
          <w:rFonts w:ascii="Times New Roman" w:hAnsi="Times New Roman" w:cs="Times New Roman"/>
          <w:sz w:val="24"/>
          <w:szCs w:val="24"/>
        </w:rPr>
        <w:t xml:space="preserve"> to </w:t>
      </w:r>
      <w:del w:id="57" w:author="Deon T. Benton" w:date="2019-05-03T10:58:00Z">
        <w:r w:rsidR="002A1465" w:rsidRPr="002A1465" w:rsidDel="00F73D56">
          <w:rPr>
            <w:rFonts w:ascii="Times New Roman" w:hAnsi="Times New Roman" w:cs="Times New Roman"/>
            <w:sz w:val="24"/>
            <w:szCs w:val="24"/>
          </w:rPr>
          <w:delText xml:space="preserve">33 </w:delText>
        </w:r>
      </w:del>
      <w:ins w:id="58" w:author="Deon T. Benton" w:date="2019-05-03T10:58:00Z">
        <w:r w:rsidR="00F73D56">
          <w:rPr>
            <w:rFonts w:ascii="Times New Roman" w:hAnsi="Times New Roman" w:cs="Times New Roman"/>
            <w:sz w:val="24"/>
            <w:szCs w:val="24"/>
          </w:rPr>
          <w:t>24</w:t>
        </w:r>
        <w:r w:rsidR="00F73D5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months </w:t>
      </w:r>
      <w:del w:id="59" w:author="Deon T. Benton" w:date="2019-05-03T10:58:00Z">
        <w:r w:rsidR="002A1465" w:rsidRPr="002A1465" w:rsidDel="00F73D56">
          <w:rPr>
            <w:rFonts w:ascii="Times New Roman" w:hAnsi="Times New Roman" w:cs="Times New Roman"/>
            <w:sz w:val="24"/>
            <w:szCs w:val="24"/>
          </w:rPr>
          <w:delText xml:space="preserve">29 </w:delText>
        </w:r>
      </w:del>
      <w:ins w:id="60" w:author="Deon T. Benton" w:date="2019-05-03T10:58:00Z">
        <w:r w:rsidR="00F73D56" w:rsidRPr="002A1465">
          <w:rPr>
            <w:rFonts w:ascii="Times New Roman" w:hAnsi="Times New Roman" w:cs="Times New Roman"/>
            <w:sz w:val="24"/>
            <w:szCs w:val="24"/>
          </w:rPr>
          <w:t>2</w:t>
        </w:r>
        <w:r w:rsidR="00F73D56">
          <w:rPr>
            <w:rFonts w:ascii="Times New Roman" w:hAnsi="Times New Roman" w:cs="Times New Roman"/>
            <w:sz w:val="24"/>
            <w:szCs w:val="24"/>
          </w:rPr>
          <w:t>0</w:t>
        </w:r>
        <w:r w:rsidR="00F73D5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days). </w:t>
      </w:r>
      <w:del w:id="61" w:author="Deon T. Benton" w:date="2019-05-03T11:16:00Z">
        <w:r w:rsidR="002A1465" w:rsidRPr="002A1465" w:rsidDel="008F4E86">
          <w:rPr>
            <w:rFonts w:ascii="Times New Roman" w:hAnsi="Times New Roman" w:cs="Times New Roman"/>
            <w:sz w:val="24"/>
            <w:szCs w:val="24"/>
          </w:rPr>
          <w:delText xml:space="preserve">Thirteen </w:delText>
        </w:r>
      </w:del>
      <w:ins w:id="62" w:author="Deon T. Benton" w:date="2019-05-03T11:16:00Z">
        <w:r w:rsidR="008F4E86">
          <w:rPr>
            <w:rFonts w:ascii="Times New Roman" w:hAnsi="Times New Roman" w:cs="Times New Roman"/>
            <w:sz w:val="24"/>
            <w:szCs w:val="24"/>
          </w:rPr>
          <w:t>Sixteen</w:t>
        </w:r>
        <w:r w:rsidR="008F4E8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males and </w:t>
      </w:r>
      <w:del w:id="63" w:author="Deon T. Benton" w:date="2019-05-03T11:17:00Z">
        <w:r w:rsidR="002A1465" w:rsidRPr="002A1465" w:rsidDel="008F4E86">
          <w:rPr>
            <w:rFonts w:ascii="Times New Roman" w:hAnsi="Times New Roman" w:cs="Times New Roman"/>
            <w:sz w:val="24"/>
            <w:szCs w:val="24"/>
          </w:rPr>
          <w:delText xml:space="preserve">12 </w:delText>
        </w:r>
      </w:del>
      <w:ins w:id="64" w:author="Deon T. Benton" w:date="2019-05-03T11:17:00Z">
        <w:r w:rsidR="008F4E86">
          <w:rPr>
            <w:rFonts w:ascii="Times New Roman" w:hAnsi="Times New Roman" w:cs="Times New Roman"/>
            <w:sz w:val="24"/>
            <w:szCs w:val="24"/>
          </w:rPr>
          <w:t>16</w:t>
        </w:r>
        <w:r w:rsidR="008F4E8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females participated in this experiment. Data from an additional 9</w:t>
      </w:r>
      <w:r w:rsidR="001E07D6">
        <w:rPr>
          <w:rFonts w:ascii="Times New Roman" w:hAnsi="Times New Roman" w:cs="Times New Roman"/>
          <w:sz w:val="24"/>
          <w:szCs w:val="24"/>
        </w:rPr>
        <w:t xml:space="preserve"> infants</w:t>
      </w:r>
      <w:r w:rsidR="002A1465" w:rsidRPr="002A1465">
        <w:rPr>
          <w:rFonts w:ascii="Times New Roman" w:hAnsi="Times New Roman" w:cs="Times New Roman"/>
          <w:sz w:val="24"/>
          <w:szCs w:val="24"/>
        </w:rPr>
        <w:t xml:space="preserve"> were excluded from the final sample, 4 due to fussing or crying, 2 to technical problems, and 3 to experimenter error. </w:t>
      </w:r>
      <w:del w:id="65" w:author="Deon T. Benton" w:date="2019-05-03T11:17:00Z">
        <w:r w:rsidR="00915A24" w:rsidDel="008F4E86">
          <w:rPr>
            <w:rFonts w:ascii="Times New Roman" w:hAnsi="Times New Roman" w:cs="Times New Roman"/>
            <w:sz w:val="24"/>
            <w:szCs w:val="24"/>
          </w:rPr>
          <w:delText>Eleven</w:delText>
        </w:r>
        <w:r w:rsidR="002A1465" w:rsidRPr="002A1465" w:rsidDel="008F4E86">
          <w:rPr>
            <w:rFonts w:ascii="Times New Roman" w:hAnsi="Times New Roman" w:cs="Times New Roman"/>
            <w:sz w:val="24"/>
            <w:szCs w:val="24"/>
          </w:rPr>
          <w:delText xml:space="preserve"> </w:delText>
        </w:r>
      </w:del>
      <w:ins w:id="66" w:author="Deon T. Benton" w:date="2019-05-03T11:17:00Z">
        <w:r w:rsidR="008F4E86">
          <w:rPr>
            <w:rFonts w:ascii="Times New Roman" w:hAnsi="Times New Roman" w:cs="Times New Roman"/>
            <w:sz w:val="24"/>
            <w:szCs w:val="24"/>
          </w:rPr>
          <w:t>Sixteen</w:t>
        </w:r>
        <w:r w:rsidR="008F4E8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infants were randomly assigned to blue group and </w:t>
      </w:r>
      <w:del w:id="67" w:author="Deon T. Benton" w:date="2019-05-03T11:18:00Z">
        <w:r w:rsidR="00915A24" w:rsidDel="008F4E86">
          <w:rPr>
            <w:rFonts w:ascii="Times New Roman" w:hAnsi="Times New Roman" w:cs="Times New Roman"/>
            <w:sz w:val="24"/>
            <w:szCs w:val="24"/>
          </w:rPr>
          <w:delText>14</w:delText>
        </w:r>
        <w:r w:rsidR="002A1465" w:rsidRPr="002A1465" w:rsidDel="008F4E86">
          <w:rPr>
            <w:rFonts w:ascii="Times New Roman" w:hAnsi="Times New Roman" w:cs="Times New Roman"/>
            <w:sz w:val="24"/>
            <w:szCs w:val="24"/>
          </w:rPr>
          <w:delText xml:space="preserve"> </w:delText>
        </w:r>
      </w:del>
      <w:ins w:id="68" w:author="Deon T. Benton" w:date="2019-05-03T11:18:00Z">
        <w:r w:rsidR="008F4E86">
          <w:rPr>
            <w:rFonts w:ascii="Times New Roman" w:hAnsi="Times New Roman" w:cs="Times New Roman"/>
            <w:sz w:val="24"/>
            <w:szCs w:val="24"/>
          </w:rPr>
          <w:lastRenderedPageBreak/>
          <w:t>16</w:t>
        </w:r>
        <w:r w:rsidR="008F4E8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infants were randomly assigned to the </w:t>
      </w:r>
      <w:r w:rsidR="00840195" w:rsidRPr="002A1465">
        <w:rPr>
          <w:rFonts w:ascii="Times New Roman" w:hAnsi="Times New Roman" w:cs="Times New Roman"/>
          <w:sz w:val="24"/>
          <w:szCs w:val="24"/>
        </w:rPr>
        <w:t>red group</w:t>
      </w:r>
      <w:r w:rsidR="002A1465" w:rsidRPr="002A1465">
        <w:rPr>
          <w:rFonts w:ascii="Times New Roman" w:hAnsi="Times New Roman" w:cs="Times New Roman"/>
          <w:sz w:val="24"/>
          <w:szCs w:val="24"/>
        </w:rPr>
        <w:t xml:space="preserve">; that is, </w:t>
      </w:r>
      <w:del w:id="69" w:author="Deon T. Benton" w:date="2019-05-03T11:18:00Z">
        <w:r w:rsidR="00915A24" w:rsidDel="008F4E86">
          <w:rPr>
            <w:rFonts w:ascii="Times New Roman" w:hAnsi="Times New Roman" w:cs="Times New Roman"/>
            <w:sz w:val="24"/>
            <w:szCs w:val="24"/>
          </w:rPr>
          <w:delText>11</w:delText>
        </w:r>
        <w:r w:rsidR="002A1465" w:rsidRPr="002A1465" w:rsidDel="008F4E86">
          <w:rPr>
            <w:rFonts w:ascii="Times New Roman" w:hAnsi="Times New Roman" w:cs="Times New Roman"/>
            <w:sz w:val="24"/>
            <w:szCs w:val="24"/>
          </w:rPr>
          <w:delText xml:space="preserve"> </w:delText>
        </w:r>
      </w:del>
      <w:ins w:id="70" w:author="Deon T. Benton" w:date="2019-05-03T11:18:00Z">
        <w:r w:rsidR="008F4E86">
          <w:rPr>
            <w:rFonts w:ascii="Times New Roman" w:hAnsi="Times New Roman" w:cs="Times New Roman"/>
            <w:sz w:val="24"/>
            <w:szCs w:val="24"/>
          </w:rPr>
          <w:t>16</w:t>
        </w:r>
        <w:r w:rsidR="008F4E8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 xml:space="preserve">infants were habituated to the BGRG event, and </w:t>
      </w:r>
      <w:del w:id="71" w:author="Deon T. Benton" w:date="2019-05-03T11:18:00Z">
        <w:r w:rsidR="00915A24" w:rsidDel="008F4E86">
          <w:rPr>
            <w:rFonts w:ascii="Times New Roman" w:hAnsi="Times New Roman" w:cs="Times New Roman"/>
            <w:sz w:val="24"/>
            <w:szCs w:val="24"/>
          </w:rPr>
          <w:delText>14</w:delText>
        </w:r>
        <w:r w:rsidR="002A1465" w:rsidRPr="002A1465" w:rsidDel="008F4E86">
          <w:rPr>
            <w:rFonts w:ascii="Times New Roman" w:hAnsi="Times New Roman" w:cs="Times New Roman"/>
            <w:sz w:val="24"/>
            <w:szCs w:val="24"/>
          </w:rPr>
          <w:delText xml:space="preserve"> </w:delText>
        </w:r>
      </w:del>
      <w:ins w:id="72" w:author="Deon T. Benton" w:date="2019-05-03T11:18:00Z">
        <w:r w:rsidR="008F4E86">
          <w:rPr>
            <w:rFonts w:ascii="Times New Roman" w:hAnsi="Times New Roman" w:cs="Times New Roman"/>
            <w:sz w:val="24"/>
            <w:szCs w:val="24"/>
          </w:rPr>
          <w:t>1</w:t>
        </w:r>
        <w:r w:rsidR="008F4E86">
          <w:rPr>
            <w:rFonts w:ascii="Times New Roman" w:hAnsi="Times New Roman" w:cs="Times New Roman"/>
            <w:sz w:val="24"/>
            <w:szCs w:val="24"/>
          </w:rPr>
          <w:t>6</w:t>
        </w:r>
        <w:r w:rsidR="008F4E86" w:rsidRPr="002A1465">
          <w:rPr>
            <w:rFonts w:ascii="Times New Roman" w:hAnsi="Times New Roman" w:cs="Times New Roman"/>
            <w:sz w:val="24"/>
            <w:szCs w:val="24"/>
          </w:rPr>
          <w:t xml:space="preserve"> </w:t>
        </w:r>
      </w:ins>
      <w:r w:rsidR="002A1465" w:rsidRPr="002A1465">
        <w:rPr>
          <w:rFonts w:ascii="Times New Roman" w:hAnsi="Times New Roman" w:cs="Times New Roman"/>
          <w:sz w:val="24"/>
          <w:szCs w:val="24"/>
        </w:rPr>
        <w:t>infants were habituated to the RGBG event. Infants were recruited through birth lists obtained from a private company and were given a small gift for their participation.</w:t>
      </w:r>
      <w:r w:rsidRPr="002B161B">
        <w:rPr>
          <w:rFonts w:ascii="Times New Roman" w:hAnsi="Times New Roman" w:cs="Times New Roman"/>
          <w:b/>
          <w:sz w:val="24"/>
          <w:szCs w:val="24"/>
        </w:rPr>
        <w:t xml:space="preserve"> </w:t>
      </w:r>
    </w:p>
    <w:p w14:paraId="4F83F828" w14:textId="131322BB" w:rsidR="00840195" w:rsidRDefault="00840195" w:rsidP="00C7016D">
      <w:pPr>
        <w:spacing w:line="480" w:lineRule="auto"/>
        <w:ind w:firstLine="720"/>
        <w:contextualSpacing/>
        <w:rPr>
          <w:rFonts w:ascii="Times New Roman" w:hAnsi="Times New Roman" w:cs="Times New Roman"/>
          <w:sz w:val="24"/>
          <w:szCs w:val="24"/>
        </w:rPr>
      </w:pPr>
      <w:proofErr w:type="gramStart"/>
      <w:r w:rsidRPr="00840195">
        <w:rPr>
          <w:rFonts w:ascii="Times New Roman" w:hAnsi="Times New Roman" w:cs="Times New Roman"/>
          <w:b/>
          <w:sz w:val="24"/>
          <w:szCs w:val="24"/>
        </w:rPr>
        <w:t>Stimuli and Design.</w:t>
      </w:r>
      <w:proofErr w:type="gramEnd"/>
      <w:r w:rsidRPr="00840195">
        <w:rPr>
          <w:rFonts w:ascii="Times New Roman" w:hAnsi="Times New Roman" w:cs="Times New Roman"/>
          <w:b/>
          <w:sz w:val="24"/>
          <w:szCs w:val="24"/>
        </w:rPr>
        <w:t xml:space="preserve"> </w:t>
      </w:r>
      <w:r w:rsidRPr="00840195">
        <w:rPr>
          <w:rFonts w:ascii="Times New Roman" w:hAnsi="Times New Roman" w:cs="Times New Roman"/>
          <w:sz w:val="24"/>
          <w:szCs w:val="24"/>
        </w:rPr>
        <w:t xml:space="preserve">The habituation and test stimuli were the same as those in Experiment 1. In particular, the BGRG and RGBG events were used as the habituation stimuli, and the GBGR, GRGB, GBRG, GRBG events were used as test stimuli. The </w:t>
      </w:r>
      <w:del w:id="73" w:author="Deon T. Benton" w:date="2019-05-03T11:21:00Z">
        <w:r w:rsidRPr="00840195" w:rsidDel="000D30B9">
          <w:rPr>
            <w:rFonts w:ascii="Times New Roman" w:hAnsi="Times New Roman" w:cs="Times New Roman"/>
            <w:sz w:val="24"/>
            <w:szCs w:val="24"/>
          </w:rPr>
          <w:delText xml:space="preserve">length of time it took the habituation and </w:delText>
        </w:r>
        <w:r w:rsidR="00A934B7" w:rsidRPr="00840195" w:rsidDel="000D30B9">
          <w:rPr>
            <w:rFonts w:ascii="Times New Roman" w:hAnsi="Times New Roman" w:cs="Times New Roman"/>
            <w:sz w:val="24"/>
            <w:szCs w:val="24"/>
          </w:rPr>
          <w:delText>test events to be completed were</w:delText>
        </w:r>
      </w:del>
      <w:ins w:id="74" w:author="Deon T. Benton" w:date="2019-05-03T11:21:00Z">
        <w:r w:rsidR="000D30B9">
          <w:rPr>
            <w:rFonts w:ascii="Times New Roman" w:hAnsi="Times New Roman" w:cs="Times New Roman"/>
            <w:sz w:val="24"/>
            <w:szCs w:val="24"/>
          </w:rPr>
          <w:t>habituation and test events lasted</w:t>
        </w:r>
      </w:ins>
      <w:r w:rsidRPr="00840195">
        <w:rPr>
          <w:rFonts w:ascii="Times New Roman" w:hAnsi="Times New Roman" w:cs="Times New Roman"/>
          <w:sz w:val="24"/>
          <w:szCs w:val="24"/>
        </w:rPr>
        <w:t xml:space="preserve"> approximately 8 s, and each event could be repeated up to three times per habituation trial. Pretest and posttest trials were also included to distinguish between </w:t>
      </w:r>
      <w:r w:rsidR="00EF58E7">
        <w:rPr>
          <w:rFonts w:ascii="Times New Roman" w:hAnsi="Times New Roman" w:cs="Times New Roman"/>
          <w:sz w:val="24"/>
          <w:szCs w:val="24"/>
        </w:rPr>
        <w:t>infants who showed</w:t>
      </w:r>
      <w:r w:rsidR="001F44C6">
        <w:rPr>
          <w:rFonts w:ascii="Times New Roman" w:hAnsi="Times New Roman" w:cs="Times New Roman"/>
          <w:sz w:val="24"/>
          <w:szCs w:val="24"/>
        </w:rPr>
        <w:t xml:space="preserve"> a</w:t>
      </w:r>
      <w:r w:rsidR="00EF58E7">
        <w:rPr>
          <w:rFonts w:ascii="Times New Roman" w:hAnsi="Times New Roman" w:cs="Times New Roman"/>
          <w:sz w:val="24"/>
          <w:szCs w:val="24"/>
        </w:rPr>
        <w:t xml:space="preserve"> </w:t>
      </w:r>
      <w:r w:rsidRPr="00840195">
        <w:rPr>
          <w:rFonts w:ascii="Times New Roman" w:hAnsi="Times New Roman" w:cs="Times New Roman"/>
          <w:sz w:val="24"/>
          <w:szCs w:val="24"/>
        </w:rPr>
        <w:t>lack of alertness</w:t>
      </w:r>
      <w:r w:rsidR="00EF58E7">
        <w:rPr>
          <w:rFonts w:ascii="Times New Roman" w:hAnsi="Times New Roman" w:cs="Times New Roman"/>
          <w:sz w:val="24"/>
          <w:szCs w:val="24"/>
        </w:rPr>
        <w:t xml:space="preserve"> </w:t>
      </w:r>
      <w:del w:id="75" w:author="Deon T. Benton" w:date="2019-05-03T11:21:00Z">
        <w:r w:rsidR="00EF58E7" w:rsidDel="000D30B9">
          <w:rPr>
            <w:rFonts w:ascii="Times New Roman" w:hAnsi="Times New Roman" w:cs="Times New Roman"/>
            <w:sz w:val="24"/>
            <w:szCs w:val="24"/>
          </w:rPr>
          <w:delText>to the</w:delText>
        </w:r>
      </w:del>
      <w:ins w:id="76" w:author="Deon T. Benton" w:date="2019-05-03T11:21:00Z">
        <w:r w:rsidR="000D30B9">
          <w:rPr>
            <w:rFonts w:ascii="Times New Roman" w:hAnsi="Times New Roman" w:cs="Times New Roman"/>
            <w:sz w:val="24"/>
            <w:szCs w:val="24"/>
          </w:rPr>
          <w:t>during the</w:t>
        </w:r>
      </w:ins>
      <w:r w:rsidR="00EF58E7">
        <w:rPr>
          <w:rFonts w:ascii="Times New Roman" w:hAnsi="Times New Roman" w:cs="Times New Roman"/>
          <w:sz w:val="24"/>
          <w:szCs w:val="24"/>
        </w:rPr>
        <w:t xml:space="preserve"> test trials</w:t>
      </w:r>
      <w:r w:rsidRPr="00840195">
        <w:rPr>
          <w:rFonts w:ascii="Times New Roman" w:hAnsi="Times New Roman" w:cs="Times New Roman"/>
          <w:sz w:val="24"/>
          <w:szCs w:val="24"/>
        </w:rPr>
        <w:t xml:space="preserve"> and</w:t>
      </w:r>
      <w:r w:rsidR="00EF58E7">
        <w:rPr>
          <w:rFonts w:ascii="Times New Roman" w:hAnsi="Times New Roman" w:cs="Times New Roman"/>
          <w:sz w:val="24"/>
          <w:szCs w:val="24"/>
        </w:rPr>
        <w:t xml:space="preserve"> those who showed</w:t>
      </w:r>
      <w:r w:rsidRPr="00840195">
        <w:rPr>
          <w:rFonts w:ascii="Times New Roman" w:hAnsi="Times New Roman" w:cs="Times New Roman"/>
          <w:sz w:val="24"/>
          <w:szCs w:val="24"/>
        </w:rPr>
        <w:t xml:space="preserve"> </w:t>
      </w:r>
      <w:r w:rsidR="001F44C6">
        <w:rPr>
          <w:rFonts w:ascii="Times New Roman" w:hAnsi="Times New Roman" w:cs="Times New Roman"/>
          <w:sz w:val="24"/>
          <w:szCs w:val="24"/>
        </w:rPr>
        <w:t xml:space="preserve">a </w:t>
      </w:r>
      <w:r w:rsidRPr="00840195">
        <w:rPr>
          <w:rFonts w:ascii="Times New Roman" w:hAnsi="Times New Roman" w:cs="Times New Roman"/>
          <w:sz w:val="24"/>
          <w:szCs w:val="24"/>
        </w:rPr>
        <w:t>lack of learning</w:t>
      </w:r>
      <w:r w:rsidR="00EF58E7">
        <w:rPr>
          <w:rFonts w:ascii="Times New Roman" w:hAnsi="Times New Roman" w:cs="Times New Roman"/>
          <w:sz w:val="24"/>
          <w:szCs w:val="24"/>
        </w:rPr>
        <w:t xml:space="preserve"> throughout the experiment</w:t>
      </w:r>
      <w:r w:rsidRPr="00840195">
        <w:rPr>
          <w:rFonts w:ascii="Times New Roman" w:hAnsi="Times New Roman" w:cs="Times New Roman"/>
          <w:sz w:val="24"/>
          <w:szCs w:val="24"/>
        </w:rPr>
        <w:t xml:space="preserve">. In both events, a wind-up toy mouse moved horizontally across the screen until it was </w:t>
      </w:r>
      <w:r w:rsidR="00A934B7" w:rsidRPr="00840195">
        <w:rPr>
          <w:rFonts w:ascii="Times New Roman" w:hAnsi="Times New Roman" w:cs="Times New Roman"/>
          <w:sz w:val="24"/>
          <w:szCs w:val="24"/>
        </w:rPr>
        <w:t>off-screen</w:t>
      </w:r>
      <w:r w:rsidRPr="00840195">
        <w:rPr>
          <w:rFonts w:ascii="Times New Roman" w:hAnsi="Times New Roman" w:cs="Times New Roman"/>
          <w:sz w:val="24"/>
          <w:szCs w:val="24"/>
        </w:rPr>
        <w:t>. This event lasted for 7</w:t>
      </w:r>
      <w:r w:rsidR="001F44C6">
        <w:rPr>
          <w:rFonts w:ascii="Times New Roman" w:hAnsi="Times New Roman" w:cs="Times New Roman"/>
          <w:sz w:val="24"/>
          <w:szCs w:val="24"/>
        </w:rPr>
        <w:t xml:space="preserve">½ </w:t>
      </w:r>
      <w:r w:rsidRPr="00840195">
        <w:rPr>
          <w:rFonts w:ascii="Times New Roman" w:hAnsi="Times New Roman" w:cs="Times New Roman"/>
          <w:sz w:val="24"/>
          <w:szCs w:val="24"/>
        </w:rPr>
        <w:t>seconds. Individual presentations of each event were separated by a blue screen that descended and ascended over a period of 2 s. Finally, an expanding and contracting green circle</w:t>
      </w:r>
      <w:r w:rsidR="00A428D6">
        <w:rPr>
          <w:rFonts w:ascii="Times New Roman" w:hAnsi="Times New Roman" w:cs="Times New Roman"/>
          <w:sz w:val="24"/>
          <w:szCs w:val="24"/>
        </w:rPr>
        <w:t>—</w:t>
      </w:r>
      <w:r w:rsidRPr="00840195">
        <w:rPr>
          <w:rFonts w:ascii="Times New Roman" w:hAnsi="Times New Roman" w:cs="Times New Roman"/>
          <w:sz w:val="24"/>
          <w:szCs w:val="24"/>
        </w:rPr>
        <w:t xml:space="preserve">which </w:t>
      </w:r>
      <w:r w:rsidR="00A428D6" w:rsidRPr="00840195">
        <w:rPr>
          <w:rFonts w:ascii="Times New Roman" w:hAnsi="Times New Roman" w:cs="Times New Roman"/>
          <w:sz w:val="24"/>
          <w:szCs w:val="24"/>
        </w:rPr>
        <w:t>was in</w:t>
      </w:r>
      <w:r w:rsidRPr="00840195">
        <w:rPr>
          <w:rFonts w:ascii="Times New Roman" w:hAnsi="Times New Roman" w:cs="Times New Roman"/>
          <w:sz w:val="24"/>
          <w:szCs w:val="24"/>
        </w:rPr>
        <w:t xml:space="preserve"> the center of a black screen</w:t>
      </w:r>
      <w:r w:rsidR="00A428D6">
        <w:rPr>
          <w:rFonts w:ascii="Times New Roman" w:hAnsi="Times New Roman" w:cs="Times New Roman"/>
          <w:sz w:val="24"/>
          <w:szCs w:val="24"/>
        </w:rPr>
        <w:t>—</w:t>
      </w:r>
      <w:r w:rsidRPr="00840195">
        <w:rPr>
          <w:rFonts w:ascii="Times New Roman" w:hAnsi="Times New Roman" w:cs="Times New Roman"/>
          <w:sz w:val="24"/>
          <w:szCs w:val="24"/>
        </w:rPr>
        <w:t xml:space="preserve">was played to redirect infants to the monitor whenever they looked away. The attention-getting </w:t>
      </w:r>
      <w:r w:rsidR="00A428D6" w:rsidRPr="00840195">
        <w:rPr>
          <w:rFonts w:ascii="Times New Roman" w:hAnsi="Times New Roman" w:cs="Times New Roman"/>
          <w:sz w:val="24"/>
          <w:szCs w:val="24"/>
        </w:rPr>
        <w:t>stimulus</w:t>
      </w:r>
      <w:r w:rsidRPr="00840195">
        <w:rPr>
          <w:rFonts w:ascii="Times New Roman" w:hAnsi="Times New Roman" w:cs="Times New Roman"/>
          <w:sz w:val="24"/>
          <w:szCs w:val="24"/>
        </w:rPr>
        <w:t xml:space="preserve"> was played at the beginning of the experiment and after each habituation and test trial. A bell sound was presented in synchrony with this movement to maximize the attractiveness of the event and to </w:t>
      </w:r>
      <w:ins w:id="77" w:author="Deon T. Benton" w:date="2019-05-03T11:22:00Z">
        <w:r w:rsidR="000D30B9">
          <w:rPr>
            <w:rFonts w:ascii="Times New Roman" w:hAnsi="Times New Roman" w:cs="Times New Roman"/>
            <w:sz w:val="24"/>
            <w:szCs w:val="24"/>
          </w:rPr>
          <w:t>capture</w:t>
        </w:r>
      </w:ins>
      <w:r w:rsidRPr="00840195">
        <w:rPr>
          <w:rFonts w:ascii="Times New Roman" w:hAnsi="Times New Roman" w:cs="Times New Roman"/>
          <w:sz w:val="24"/>
          <w:szCs w:val="24"/>
        </w:rPr>
        <w:t xml:space="preserve"> infant's visual attention.</w:t>
      </w:r>
    </w:p>
    <w:p w14:paraId="3DBD9F9E" w14:textId="76F60694" w:rsidR="00061D25" w:rsidRPr="00061D25" w:rsidRDefault="00061D25" w:rsidP="00C7016D">
      <w:pPr>
        <w:spacing w:line="480" w:lineRule="auto"/>
        <w:ind w:firstLine="720"/>
        <w:contextualSpacing/>
        <w:rPr>
          <w:rFonts w:ascii="Times New Roman" w:hAnsi="Times New Roman" w:cs="Times New Roman"/>
          <w:sz w:val="24"/>
          <w:szCs w:val="24"/>
        </w:rPr>
      </w:pPr>
      <w:proofErr w:type="gramStart"/>
      <w:r w:rsidRPr="00061D25">
        <w:rPr>
          <w:rFonts w:ascii="Times New Roman" w:hAnsi="Times New Roman" w:cs="Times New Roman"/>
          <w:b/>
          <w:sz w:val="24"/>
          <w:szCs w:val="24"/>
        </w:rPr>
        <w:t>Apparatus.</w:t>
      </w:r>
      <w:proofErr w:type="gramEnd"/>
      <w:r w:rsidRPr="00061D25">
        <w:rPr>
          <w:rFonts w:ascii="Times New Roman" w:hAnsi="Times New Roman" w:cs="Times New Roman"/>
          <w:sz w:val="24"/>
          <w:szCs w:val="24"/>
        </w:rPr>
        <w:t xml:space="preserve"> Each infant was tested individually in a small, silent, dimly lit laboratory room (~3.0 x 2.5 m). During the experiment, events appeared on a 14-inch by 24-inch LCD monitor, which was placed</w:t>
      </w:r>
      <w:r>
        <w:rPr>
          <w:rFonts w:ascii="Times New Roman" w:hAnsi="Times New Roman" w:cs="Times New Roman"/>
          <w:sz w:val="24"/>
          <w:szCs w:val="24"/>
        </w:rPr>
        <w:t xml:space="preserve"> approximately</w:t>
      </w:r>
      <w:r w:rsidRPr="00061D25">
        <w:rPr>
          <w:rFonts w:ascii="Times New Roman" w:hAnsi="Times New Roman" w:cs="Times New Roman"/>
          <w:sz w:val="24"/>
          <w:szCs w:val="24"/>
        </w:rPr>
        <w:t xml:space="preserve"> 48 inches away from the infant's face. The monitor was situated on a table and was in plain sight</w:t>
      </w:r>
      <w:r w:rsidR="00B32105">
        <w:rPr>
          <w:rFonts w:ascii="Times New Roman" w:hAnsi="Times New Roman" w:cs="Times New Roman"/>
          <w:sz w:val="24"/>
          <w:szCs w:val="24"/>
        </w:rPr>
        <w:t xml:space="preserve"> to the infant and their caregiver</w:t>
      </w:r>
      <w:r w:rsidRPr="00061D25">
        <w:rPr>
          <w:rFonts w:ascii="Times New Roman" w:hAnsi="Times New Roman" w:cs="Times New Roman"/>
          <w:sz w:val="24"/>
          <w:szCs w:val="24"/>
        </w:rPr>
        <w:t xml:space="preserve">. Two speakers </w:t>
      </w:r>
      <w:r w:rsidRPr="00061D25">
        <w:rPr>
          <w:rFonts w:ascii="Times New Roman" w:hAnsi="Times New Roman" w:cs="Times New Roman"/>
          <w:sz w:val="24"/>
          <w:szCs w:val="24"/>
        </w:rPr>
        <w:lastRenderedPageBreak/>
        <w:t xml:space="preserve">were placed on either side of the monitor to play the attention-getting sound. Surrounding the test chamber and at the rear of the monitor was a black curtain that spread from the ceiling to the floor and across the infants' visual field from left to right. A closed-circuit video camera was used to record infants' responses to the habituation and test stimuli. This camera was placed out of view and above the monitor to record infant's looking behavior. The experiment was controlled by the </w:t>
      </w:r>
      <w:proofErr w:type="spellStart"/>
      <w:r w:rsidRPr="00061D25">
        <w:rPr>
          <w:rFonts w:ascii="Times New Roman" w:hAnsi="Times New Roman" w:cs="Times New Roman"/>
          <w:sz w:val="24"/>
          <w:szCs w:val="24"/>
        </w:rPr>
        <w:t>HabitX</w:t>
      </w:r>
      <w:proofErr w:type="spellEnd"/>
      <w:r w:rsidRPr="00061D25">
        <w:rPr>
          <w:rFonts w:ascii="Times New Roman" w:hAnsi="Times New Roman" w:cs="Times New Roman"/>
          <w:sz w:val="24"/>
          <w:szCs w:val="24"/>
        </w:rPr>
        <w:t xml:space="preserve"> 2000 software program (Cohen, Atkinson, &amp; Chaput, 2000) on an Apple computer. </w:t>
      </w:r>
    </w:p>
    <w:p w14:paraId="0DF3F8CC" w14:textId="18703951" w:rsidR="00061D25" w:rsidRDefault="00061D25" w:rsidP="00C7016D">
      <w:pPr>
        <w:spacing w:line="480" w:lineRule="auto"/>
        <w:ind w:firstLine="720"/>
        <w:contextualSpacing/>
        <w:rPr>
          <w:rFonts w:ascii="Times New Roman" w:hAnsi="Times New Roman" w:cs="Times New Roman"/>
          <w:sz w:val="24"/>
          <w:szCs w:val="24"/>
        </w:rPr>
      </w:pPr>
      <w:r w:rsidRPr="00061D25">
        <w:rPr>
          <w:rFonts w:ascii="Times New Roman" w:hAnsi="Times New Roman" w:cs="Times New Roman"/>
          <w:sz w:val="24"/>
          <w:szCs w:val="24"/>
        </w:rPr>
        <w:tab/>
      </w:r>
      <w:proofErr w:type="gramStart"/>
      <w:r w:rsidRPr="00061D25">
        <w:rPr>
          <w:rFonts w:ascii="Times New Roman" w:hAnsi="Times New Roman" w:cs="Times New Roman"/>
          <w:sz w:val="24"/>
          <w:szCs w:val="24"/>
        </w:rPr>
        <w:t>An experimenter</w:t>
      </w:r>
      <w:r w:rsidR="00C21EE5">
        <w:rPr>
          <w:rFonts w:ascii="Times New Roman" w:hAnsi="Times New Roman" w:cs="Times New Roman"/>
          <w:sz w:val="24"/>
          <w:szCs w:val="24"/>
        </w:rPr>
        <w:t>—</w:t>
      </w:r>
      <w:proofErr w:type="gramEnd"/>
      <w:r w:rsidRPr="00061D25">
        <w:rPr>
          <w:rFonts w:ascii="Times New Roman" w:hAnsi="Times New Roman" w:cs="Times New Roman"/>
          <w:sz w:val="24"/>
          <w:szCs w:val="24"/>
        </w:rPr>
        <w:t>who was out of sight and behind the curtain</w:t>
      </w:r>
      <w:r w:rsidR="00C21EE5">
        <w:rPr>
          <w:rFonts w:ascii="Times New Roman" w:hAnsi="Times New Roman" w:cs="Times New Roman"/>
          <w:sz w:val="24"/>
          <w:szCs w:val="24"/>
        </w:rPr>
        <w:t>—</w:t>
      </w:r>
      <w:r w:rsidRPr="00061D25">
        <w:rPr>
          <w:rFonts w:ascii="Times New Roman" w:hAnsi="Times New Roman" w:cs="Times New Roman"/>
          <w:sz w:val="24"/>
          <w:szCs w:val="24"/>
        </w:rPr>
        <w:t>observed each infant's visual gaze on a second monitor. This second monitor allowed the experimenter to record infants' looking behavior. Experimenters were trained to press and hold a particular key on the computer keyboard whenever infants oriented to the computer monitor. Experimenters were instructed to release th</w:t>
      </w:r>
      <w:r w:rsidR="00C21EE5">
        <w:rPr>
          <w:rFonts w:ascii="Times New Roman" w:hAnsi="Times New Roman" w:cs="Times New Roman"/>
          <w:sz w:val="24"/>
          <w:szCs w:val="24"/>
        </w:rPr>
        <w:t>is key</w:t>
      </w:r>
      <w:r w:rsidRPr="00061D25">
        <w:rPr>
          <w:rFonts w:ascii="Times New Roman" w:hAnsi="Times New Roman" w:cs="Times New Roman"/>
          <w:sz w:val="24"/>
          <w:szCs w:val="24"/>
        </w:rPr>
        <w:t xml:space="preserve"> whenever the infant looked away from the monitor.  Upon fixating the computer monitor, the experimenter began the next trial by pressing a preset key on the computer keyboard. The computer recorded the length of each key press, and thereby</w:t>
      </w:r>
      <w:r w:rsidR="00F472F3">
        <w:rPr>
          <w:rFonts w:ascii="Times New Roman" w:hAnsi="Times New Roman" w:cs="Times New Roman"/>
          <w:sz w:val="24"/>
          <w:szCs w:val="24"/>
        </w:rPr>
        <w:t xml:space="preserve"> the amount of time infants’ fixated a particular habituation or test event</w:t>
      </w:r>
      <w:r w:rsidRPr="00061D25">
        <w:rPr>
          <w:rFonts w:ascii="Times New Roman" w:hAnsi="Times New Roman" w:cs="Times New Roman"/>
          <w:sz w:val="24"/>
          <w:szCs w:val="24"/>
        </w:rPr>
        <w:t>. Experimenters were blind to the exact event presented to each infant given that it was possible for each infant</w:t>
      </w:r>
      <w:r w:rsidR="00D95CDD">
        <w:rPr>
          <w:rFonts w:ascii="Times New Roman" w:hAnsi="Times New Roman" w:cs="Times New Roman"/>
          <w:sz w:val="24"/>
          <w:szCs w:val="24"/>
        </w:rPr>
        <w:t xml:space="preserve">s habituated at different rates. </w:t>
      </w:r>
      <w:r w:rsidRPr="00061D25">
        <w:rPr>
          <w:rFonts w:ascii="Times New Roman" w:hAnsi="Times New Roman" w:cs="Times New Roman"/>
          <w:sz w:val="24"/>
          <w:szCs w:val="24"/>
        </w:rPr>
        <w:t xml:space="preserve"> </w:t>
      </w:r>
    </w:p>
    <w:p w14:paraId="5EACA8DB" w14:textId="03451F97" w:rsidR="003352D0" w:rsidRPr="003352D0" w:rsidRDefault="003352D0" w:rsidP="00C7016D">
      <w:pPr>
        <w:spacing w:line="480" w:lineRule="auto"/>
        <w:ind w:firstLine="720"/>
        <w:contextualSpacing/>
        <w:rPr>
          <w:rFonts w:ascii="Times New Roman" w:hAnsi="Times New Roman" w:cs="Times New Roman"/>
          <w:sz w:val="24"/>
          <w:szCs w:val="24"/>
        </w:rPr>
      </w:pPr>
      <w:proofErr w:type="gramStart"/>
      <w:r w:rsidRPr="003352D0">
        <w:rPr>
          <w:rFonts w:ascii="Times New Roman" w:hAnsi="Times New Roman" w:cs="Times New Roman"/>
          <w:b/>
          <w:sz w:val="24"/>
          <w:szCs w:val="24"/>
        </w:rPr>
        <w:t>Procedure.</w:t>
      </w:r>
      <w:proofErr w:type="gramEnd"/>
      <w:r w:rsidRPr="003352D0">
        <w:rPr>
          <w:rFonts w:ascii="Times New Roman" w:hAnsi="Times New Roman" w:cs="Times New Roman"/>
          <w:sz w:val="24"/>
          <w:szCs w:val="24"/>
        </w:rPr>
        <w:t xml:space="preserve"> Infants were tested one at a time in a quiet room and each infant sat on his or her caregiver's lap and faced a monitor on which the stimuli were displayed. Each caregiver was instructed to remain neutral, to abstain from interacting with the infant, and to wear opaque sunglasses throughout the course of the experiment to ensure that infants' responses to the stimuli were natural</w:t>
      </w:r>
      <w:r w:rsidR="003A6F16">
        <w:rPr>
          <w:rFonts w:ascii="Times New Roman" w:hAnsi="Times New Roman" w:cs="Times New Roman"/>
          <w:sz w:val="24"/>
          <w:szCs w:val="24"/>
        </w:rPr>
        <w:t xml:space="preserve"> and </w:t>
      </w:r>
      <w:ins w:id="78" w:author="Deon T. Benton" w:date="2019-05-03T11:24:00Z">
        <w:r w:rsidR="000D30B9">
          <w:rPr>
            <w:rFonts w:ascii="Times New Roman" w:hAnsi="Times New Roman" w:cs="Times New Roman"/>
            <w:sz w:val="24"/>
            <w:szCs w:val="24"/>
          </w:rPr>
          <w:t>un</w:t>
        </w:r>
        <w:r w:rsidR="000D30B9">
          <w:rPr>
            <w:rFonts w:ascii="Times New Roman" w:hAnsi="Times New Roman" w:cs="Times New Roman"/>
            <w:sz w:val="24"/>
            <w:szCs w:val="24"/>
          </w:rPr>
          <w:t>biased</w:t>
        </w:r>
      </w:ins>
      <w:r w:rsidRPr="003352D0">
        <w:rPr>
          <w:rFonts w:ascii="Times New Roman" w:hAnsi="Times New Roman" w:cs="Times New Roman"/>
          <w:sz w:val="24"/>
          <w:szCs w:val="24"/>
        </w:rPr>
        <w:t xml:space="preserve">.  Each caregiver was blind to the experimental hypotheses and predictions and </w:t>
      </w:r>
      <w:proofErr w:type="gramStart"/>
      <w:r w:rsidRPr="003352D0">
        <w:rPr>
          <w:rFonts w:ascii="Times New Roman" w:hAnsi="Times New Roman" w:cs="Times New Roman"/>
          <w:sz w:val="24"/>
          <w:szCs w:val="24"/>
        </w:rPr>
        <w:t>were</w:t>
      </w:r>
      <w:proofErr w:type="gramEnd"/>
      <w:r w:rsidRPr="003352D0">
        <w:rPr>
          <w:rFonts w:ascii="Times New Roman" w:hAnsi="Times New Roman" w:cs="Times New Roman"/>
          <w:sz w:val="24"/>
          <w:szCs w:val="24"/>
        </w:rPr>
        <w:t xml:space="preserve"> told only that this experiment was designed to </w:t>
      </w:r>
      <w:r w:rsidR="00884F7F">
        <w:rPr>
          <w:rFonts w:ascii="Times New Roman" w:hAnsi="Times New Roman" w:cs="Times New Roman"/>
          <w:sz w:val="24"/>
          <w:szCs w:val="24"/>
        </w:rPr>
        <w:t xml:space="preserve">examine how infants process </w:t>
      </w:r>
      <w:r w:rsidR="00884F7F">
        <w:rPr>
          <w:rFonts w:ascii="Times New Roman" w:hAnsi="Times New Roman" w:cs="Times New Roman"/>
          <w:sz w:val="24"/>
          <w:szCs w:val="24"/>
        </w:rPr>
        <w:lastRenderedPageBreak/>
        <w:t>complex causal</w:t>
      </w:r>
      <w:r w:rsidR="00265E09">
        <w:rPr>
          <w:rFonts w:ascii="Times New Roman" w:hAnsi="Times New Roman" w:cs="Times New Roman"/>
          <w:sz w:val="24"/>
          <w:szCs w:val="24"/>
        </w:rPr>
        <w:t>-event sequences</w:t>
      </w:r>
      <w:r w:rsidRPr="003352D0">
        <w:rPr>
          <w:rFonts w:ascii="Times New Roman" w:hAnsi="Times New Roman" w:cs="Times New Roman"/>
          <w:sz w:val="24"/>
          <w:szCs w:val="24"/>
        </w:rPr>
        <w:t xml:space="preserve">. This means that it was unlikely that the </w:t>
      </w:r>
      <w:r w:rsidR="00FD2A91">
        <w:rPr>
          <w:rFonts w:ascii="Times New Roman" w:hAnsi="Times New Roman" w:cs="Times New Roman"/>
          <w:sz w:val="24"/>
          <w:szCs w:val="24"/>
        </w:rPr>
        <w:t>caregiver</w:t>
      </w:r>
      <w:r w:rsidRPr="003352D0">
        <w:rPr>
          <w:rFonts w:ascii="Times New Roman" w:hAnsi="Times New Roman" w:cs="Times New Roman"/>
          <w:sz w:val="24"/>
          <w:szCs w:val="24"/>
        </w:rPr>
        <w:t xml:space="preserve"> could reliably influence </w:t>
      </w:r>
      <w:r w:rsidR="00FD2A91">
        <w:rPr>
          <w:rFonts w:ascii="Times New Roman" w:hAnsi="Times New Roman" w:cs="Times New Roman"/>
          <w:sz w:val="24"/>
          <w:szCs w:val="24"/>
        </w:rPr>
        <w:t>an infants’</w:t>
      </w:r>
      <w:r w:rsidRPr="003352D0">
        <w:rPr>
          <w:rFonts w:ascii="Times New Roman" w:hAnsi="Times New Roman" w:cs="Times New Roman"/>
          <w:sz w:val="24"/>
          <w:szCs w:val="24"/>
        </w:rPr>
        <w:t xml:space="preserve"> behavior during </w:t>
      </w:r>
      <w:r w:rsidR="00616263">
        <w:rPr>
          <w:rFonts w:ascii="Times New Roman" w:hAnsi="Times New Roman" w:cs="Times New Roman"/>
          <w:sz w:val="24"/>
          <w:szCs w:val="24"/>
        </w:rPr>
        <w:t>experiment</w:t>
      </w:r>
      <w:r w:rsidRPr="003352D0">
        <w:rPr>
          <w:rFonts w:ascii="Times New Roman" w:hAnsi="Times New Roman" w:cs="Times New Roman"/>
          <w:sz w:val="24"/>
          <w:szCs w:val="24"/>
        </w:rPr>
        <w:t xml:space="preserve">.  </w:t>
      </w:r>
    </w:p>
    <w:p w14:paraId="6995CBBD" w14:textId="0C5DA659" w:rsidR="003352D0" w:rsidRPr="003352D0" w:rsidRDefault="003352D0" w:rsidP="00C7016D">
      <w:pPr>
        <w:spacing w:line="480" w:lineRule="auto"/>
        <w:ind w:firstLine="720"/>
        <w:contextualSpacing/>
        <w:rPr>
          <w:rFonts w:ascii="Times New Roman" w:hAnsi="Times New Roman" w:cs="Times New Roman"/>
          <w:sz w:val="24"/>
          <w:szCs w:val="24"/>
        </w:rPr>
      </w:pPr>
      <w:r w:rsidRPr="003352D0">
        <w:rPr>
          <w:rFonts w:ascii="Times New Roman" w:hAnsi="Times New Roman" w:cs="Times New Roman"/>
          <w:sz w:val="24"/>
          <w:szCs w:val="24"/>
        </w:rPr>
        <w:t xml:space="preserve">An infant-controlled habituation procedure was used (Cohen, 1973). The experiment consisted of a pretest trial, a maximum of 16 habituation trials, four test trials, and one posttest trial. Trials terminated when an infant looked away from the monitor for one second or had </w:t>
      </w:r>
      <w:r w:rsidR="00BD61D9">
        <w:rPr>
          <w:rFonts w:ascii="Times New Roman" w:hAnsi="Times New Roman" w:cs="Times New Roman"/>
          <w:sz w:val="24"/>
          <w:szCs w:val="24"/>
        </w:rPr>
        <w:t>accumulated</w:t>
      </w:r>
      <w:r w:rsidRPr="003352D0">
        <w:rPr>
          <w:rFonts w:ascii="Times New Roman" w:hAnsi="Times New Roman" w:cs="Times New Roman"/>
          <w:sz w:val="24"/>
          <w:szCs w:val="24"/>
        </w:rPr>
        <w:t xml:space="preserve"> 32 seconds of continuous looking. </w:t>
      </w:r>
    </w:p>
    <w:p w14:paraId="2453932C" w14:textId="2A3BA011" w:rsidR="00EA399E" w:rsidRDefault="003352D0" w:rsidP="00C7016D">
      <w:pPr>
        <w:spacing w:line="480" w:lineRule="auto"/>
        <w:ind w:firstLine="720"/>
        <w:contextualSpacing/>
        <w:rPr>
          <w:rFonts w:ascii="Times New Roman" w:hAnsi="Times New Roman" w:cs="Times New Roman"/>
          <w:sz w:val="24"/>
          <w:szCs w:val="24"/>
        </w:rPr>
      </w:pPr>
      <w:r w:rsidRPr="003352D0">
        <w:rPr>
          <w:rFonts w:ascii="Times New Roman" w:hAnsi="Times New Roman" w:cs="Times New Roman"/>
          <w:sz w:val="24"/>
          <w:szCs w:val="24"/>
        </w:rPr>
        <w:t xml:space="preserve">During the habituation phase of the experiment, infants were shown the BGRG and RGBG events, which were presented in semi-random order, with half of the infants receiving the BGRG event first and the other half receiving the RGBG event first. </w:t>
      </w:r>
      <w:r w:rsidR="00315607">
        <w:rPr>
          <w:rFonts w:ascii="Times New Roman" w:hAnsi="Times New Roman" w:cs="Times New Roman"/>
          <w:sz w:val="24"/>
          <w:szCs w:val="24"/>
        </w:rPr>
        <w:t xml:space="preserve">An infant </w:t>
      </w:r>
      <w:r w:rsidR="009629F6">
        <w:rPr>
          <w:rFonts w:ascii="Times New Roman" w:hAnsi="Times New Roman" w:cs="Times New Roman"/>
          <w:sz w:val="24"/>
          <w:szCs w:val="24"/>
        </w:rPr>
        <w:t>habituated</w:t>
      </w:r>
      <w:r w:rsidR="00315607" w:rsidRPr="003352D0">
        <w:rPr>
          <w:rFonts w:ascii="Times New Roman" w:hAnsi="Times New Roman" w:cs="Times New Roman"/>
          <w:sz w:val="24"/>
          <w:szCs w:val="24"/>
        </w:rPr>
        <w:t xml:space="preserve"> </w:t>
      </w:r>
      <w:r w:rsidRPr="003352D0">
        <w:rPr>
          <w:rFonts w:ascii="Times New Roman" w:hAnsi="Times New Roman" w:cs="Times New Roman"/>
          <w:sz w:val="24"/>
          <w:szCs w:val="24"/>
        </w:rPr>
        <w:t>when their looking time decreased to a set criterion level or until 16 trials had been presented</w:t>
      </w:r>
      <w:r w:rsidR="001F6CE3">
        <w:rPr>
          <w:rFonts w:ascii="Times New Roman" w:hAnsi="Times New Roman" w:cs="Times New Roman"/>
          <w:sz w:val="24"/>
          <w:szCs w:val="24"/>
        </w:rPr>
        <w:t xml:space="preserve">; that is, </w:t>
      </w:r>
      <w:r w:rsidRPr="003352D0">
        <w:rPr>
          <w:rFonts w:ascii="Times New Roman" w:hAnsi="Times New Roman" w:cs="Times New Roman"/>
          <w:sz w:val="24"/>
          <w:szCs w:val="24"/>
        </w:rPr>
        <w:t>infants</w:t>
      </w:r>
      <w:r w:rsidR="00F44930">
        <w:rPr>
          <w:rFonts w:ascii="Times New Roman" w:hAnsi="Times New Roman" w:cs="Times New Roman"/>
          <w:sz w:val="24"/>
          <w:szCs w:val="24"/>
        </w:rPr>
        <w:t xml:space="preserve"> habituated when their</w:t>
      </w:r>
      <w:r w:rsidRPr="003352D0">
        <w:rPr>
          <w:rFonts w:ascii="Times New Roman" w:hAnsi="Times New Roman" w:cs="Times New Roman"/>
          <w:sz w:val="24"/>
          <w:szCs w:val="24"/>
        </w:rPr>
        <w:t xml:space="preserve"> </w:t>
      </w:r>
      <w:r w:rsidR="00F44930">
        <w:rPr>
          <w:rFonts w:ascii="Times New Roman" w:hAnsi="Times New Roman" w:cs="Times New Roman"/>
          <w:sz w:val="24"/>
          <w:szCs w:val="24"/>
        </w:rPr>
        <w:t>looking times</w:t>
      </w:r>
      <w:r w:rsidRPr="003352D0">
        <w:rPr>
          <w:rFonts w:ascii="Times New Roman" w:hAnsi="Times New Roman" w:cs="Times New Roman"/>
          <w:sz w:val="24"/>
          <w:szCs w:val="24"/>
        </w:rPr>
        <w:t xml:space="preserve"> on a block of three successive trials was less than 50% of the total looking time on the first three trials</w:t>
      </w:r>
      <w:ins w:id="79" w:author="Deon T. Benton" w:date="2019-05-03T11:25:00Z">
        <w:r w:rsidR="000D30B9">
          <w:rPr>
            <w:rFonts w:ascii="Times New Roman" w:hAnsi="Times New Roman" w:cs="Times New Roman"/>
            <w:sz w:val="24"/>
            <w:szCs w:val="24"/>
          </w:rPr>
          <w:t xml:space="preserve"> or until all 16 trials had been presented</w:t>
        </w:r>
      </w:ins>
      <w:r w:rsidRPr="003352D0">
        <w:rPr>
          <w:rFonts w:ascii="Times New Roman" w:hAnsi="Times New Roman" w:cs="Times New Roman"/>
          <w:sz w:val="24"/>
          <w:szCs w:val="24"/>
        </w:rPr>
        <w:t>. Following habituation, the test phase began. The order of the four test events</w:t>
      </w:r>
      <w:r w:rsidR="00FB11F5">
        <w:rPr>
          <w:rFonts w:ascii="Times New Roman" w:hAnsi="Times New Roman" w:cs="Times New Roman"/>
          <w:sz w:val="24"/>
          <w:szCs w:val="24"/>
        </w:rPr>
        <w:t>—</w:t>
      </w:r>
      <w:r w:rsidRPr="003352D0">
        <w:rPr>
          <w:rFonts w:ascii="Times New Roman" w:hAnsi="Times New Roman" w:cs="Times New Roman"/>
          <w:sz w:val="24"/>
          <w:szCs w:val="24"/>
        </w:rPr>
        <w:t>that is, GBGR, GRGB, GBRG, GRBG</w:t>
      </w:r>
      <w:r w:rsidR="00FB11F5">
        <w:rPr>
          <w:rFonts w:ascii="Times New Roman" w:hAnsi="Times New Roman" w:cs="Times New Roman"/>
          <w:sz w:val="24"/>
          <w:szCs w:val="24"/>
        </w:rPr>
        <w:t>—</w:t>
      </w:r>
      <w:r w:rsidRPr="003352D0">
        <w:rPr>
          <w:rFonts w:ascii="Times New Roman" w:hAnsi="Times New Roman" w:cs="Times New Roman"/>
          <w:sz w:val="24"/>
          <w:szCs w:val="24"/>
        </w:rPr>
        <w:t>was counterbalanced using a Latin square.</w:t>
      </w:r>
    </w:p>
    <w:p w14:paraId="458142D2" w14:textId="03CBC83D" w:rsidR="00856FE2" w:rsidRDefault="00856FE2" w:rsidP="00864C18">
      <w:pPr>
        <w:pStyle w:val="Heading2"/>
      </w:pPr>
      <w:bookmarkStart w:id="80" w:name="_Toc522727428"/>
      <w:r>
        <w:t>Results</w:t>
      </w:r>
      <w:bookmarkEnd w:id="80"/>
    </w:p>
    <w:p w14:paraId="3BCD88A1" w14:textId="3AF60B25" w:rsidR="00856FE2" w:rsidRDefault="00A37863" w:rsidP="00C7016D">
      <w:pPr>
        <w:spacing w:line="480" w:lineRule="auto"/>
        <w:ind w:firstLine="720"/>
        <w:contextualSpacing/>
        <w:rPr>
          <w:rFonts w:ascii="Times New Roman" w:hAnsi="Times New Roman" w:cs="Times New Roman"/>
          <w:sz w:val="24"/>
          <w:szCs w:val="24"/>
        </w:rPr>
      </w:pPr>
      <w:r w:rsidRPr="00A37863">
        <w:rPr>
          <w:rFonts w:ascii="Times New Roman" w:hAnsi="Times New Roman" w:cs="Times New Roman"/>
          <w:sz w:val="24"/>
          <w:szCs w:val="24"/>
        </w:rPr>
        <w:t>Given that there was evidence of non-normality</w:t>
      </w:r>
      <w:ins w:id="81" w:author="Deon T. Benton" w:date="2019-05-03T11:28:00Z">
        <w:r w:rsidR="00D9080C">
          <w:rPr>
            <w:rFonts w:ascii="Times New Roman" w:hAnsi="Times New Roman" w:cs="Times New Roman"/>
            <w:sz w:val="24"/>
            <w:szCs w:val="24"/>
          </w:rPr>
          <w:t xml:space="preserve"> and heteroscedasticity</w:t>
        </w:r>
      </w:ins>
      <w:r w:rsidRPr="00A37863">
        <w:rPr>
          <w:rFonts w:ascii="Times New Roman" w:hAnsi="Times New Roman" w:cs="Times New Roman"/>
          <w:sz w:val="24"/>
          <w:szCs w:val="24"/>
        </w:rPr>
        <w:t xml:space="preserve"> in infants' looking times to the test events, </w:t>
      </w:r>
      <w:ins w:id="82" w:author="Deon T. Benton" w:date="2019-05-03T11:30:00Z">
        <w:r w:rsidR="00DD48D7">
          <w:rPr>
            <w:rFonts w:ascii="Times New Roman" w:hAnsi="Times New Roman" w:cs="Times New Roman"/>
            <w:sz w:val="24"/>
            <w:szCs w:val="24"/>
          </w:rPr>
          <w:t xml:space="preserve">all </w:t>
        </w:r>
        <w:r w:rsidR="00DD48D7">
          <w:rPr>
            <w:rFonts w:ascii="Times New Roman" w:hAnsi="Times New Roman" w:cs="Times New Roman"/>
            <w:i/>
            <w:sz w:val="24"/>
            <w:szCs w:val="24"/>
          </w:rPr>
          <w:t>p</w:t>
        </w:r>
      </w:ins>
      <w:ins w:id="83" w:author="Deon T. Benton" w:date="2019-05-03T11:31:00Z">
        <w:r w:rsidR="00DD48D7">
          <w:rPr>
            <w:rFonts w:ascii="Times New Roman" w:hAnsi="Times New Roman" w:cs="Times New Roman"/>
            <w:sz w:val="24"/>
            <w:szCs w:val="24"/>
          </w:rPr>
          <w:t>’s &lt; .05,</w:t>
        </w:r>
      </w:ins>
      <w:ins w:id="84" w:author="Deon T. Benton" w:date="2019-05-03T11:30:00Z">
        <w:r w:rsidR="00DD48D7">
          <w:rPr>
            <w:rFonts w:ascii="Times New Roman" w:hAnsi="Times New Roman" w:cs="Times New Roman"/>
            <w:i/>
            <w:sz w:val="24"/>
            <w:szCs w:val="24"/>
          </w:rPr>
          <w:t xml:space="preserve"> </w:t>
        </w:r>
      </w:ins>
      <w:r w:rsidRPr="00DD48D7">
        <w:rPr>
          <w:rFonts w:ascii="Times New Roman" w:hAnsi="Times New Roman" w:cs="Times New Roman"/>
          <w:sz w:val="24"/>
          <w:szCs w:val="24"/>
        </w:rPr>
        <w:t>non</w:t>
      </w:r>
      <w:r w:rsidRPr="00A37863">
        <w:rPr>
          <w:rFonts w:ascii="Times New Roman" w:hAnsi="Times New Roman" w:cs="Times New Roman"/>
          <w:sz w:val="24"/>
          <w:szCs w:val="24"/>
        </w:rPr>
        <w:t>-parametric analyses (with 4,000) replications were conducted for hypothesis testing and to estimate confidence intervals.</w:t>
      </w:r>
      <w:r>
        <w:rPr>
          <w:rFonts w:ascii="Times New Roman" w:hAnsi="Times New Roman" w:cs="Times New Roman"/>
          <w:sz w:val="24"/>
          <w:szCs w:val="24"/>
        </w:rPr>
        <w:t xml:space="preserve"> </w:t>
      </w:r>
      <w:r w:rsidRPr="00A37863">
        <w:rPr>
          <w:rFonts w:ascii="Times New Roman" w:hAnsi="Times New Roman" w:cs="Times New Roman"/>
          <w:sz w:val="24"/>
          <w:szCs w:val="24"/>
        </w:rPr>
        <w:t>Because preliminary analyses indicated that there was no main effect of sex of the infant, order of the test trials, group type (i.e., red or blue group), or</w:t>
      </w:r>
      <w:r>
        <w:rPr>
          <w:rFonts w:ascii="Times New Roman" w:hAnsi="Times New Roman" w:cs="Times New Roman"/>
          <w:sz w:val="24"/>
          <w:szCs w:val="24"/>
        </w:rPr>
        <w:t xml:space="preserve"> any</w:t>
      </w:r>
      <w:r w:rsidRPr="00A37863">
        <w:rPr>
          <w:rFonts w:ascii="Times New Roman" w:hAnsi="Times New Roman" w:cs="Times New Roman"/>
          <w:sz w:val="24"/>
          <w:szCs w:val="24"/>
        </w:rPr>
        <w:t xml:space="preserve"> interaction between the three factors</w:t>
      </w:r>
      <w:r w:rsidR="00CA2E40">
        <w:rPr>
          <w:rFonts w:ascii="Times New Roman" w:hAnsi="Times New Roman" w:cs="Times New Roman"/>
          <w:sz w:val="24"/>
          <w:szCs w:val="24"/>
        </w:rPr>
        <w:t xml:space="preserve"> on infants’ looking times to the test events</w:t>
      </w:r>
      <w:r w:rsidRPr="00A37863">
        <w:rPr>
          <w:rFonts w:ascii="Times New Roman" w:hAnsi="Times New Roman" w:cs="Times New Roman"/>
          <w:sz w:val="24"/>
          <w:szCs w:val="24"/>
        </w:rPr>
        <w:t xml:space="preserve">, </w:t>
      </w:r>
      <w:ins w:id="85" w:author="Deon T. Benton" w:date="2019-05-03T11:30:00Z">
        <w:r w:rsidR="00DD48D7">
          <w:rPr>
            <w:rFonts w:ascii="Times New Roman" w:hAnsi="Times New Roman" w:cs="Times New Roman"/>
            <w:sz w:val="24"/>
            <w:szCs w:val="24"/>
          </w:rPr>
          <w:t xml:space="preserve">all </w:t>
        </w:r>
        <w:r w:rsidR="00DD48D7">
          <w:rPr>
            <w:rFonts w:ascii="Times New Roman" w:hAnsi="Times New Roman" w:cs="Times New Roman"/>
            <w:i/>
            <w:sz w:val="24"/>
            <w:szCs w:val="24"/>
          </w:rPr>
          <w:t>p</w:t>
        </w:r>
        <w:r w:rsidR="00DD48D7">
          <w:rPr>
            <w:rFonts w:ascii="Times New Roman" w:hAnsi="Times New Roman" w:cs="Times New Roman"/>
            <w:sz w:val="24"/>
            <w:szCs w:val="24"/>
          </w:rPr>
          <w:t>’s &gt; 0.3</w:t>
        </w:r>
        <w:r w:rsidR="00DD48D7">
          <w:rPr>
            <w:rFonts w:ascii="Times New Roman" w:hAnsi="Times New Roman" w:cs="Times New Roman"/>
            <w:sz w:val="24"/>
            <w:szCs w:val="24"/>
          </w:rPr>
          <w:t xml:space="preserve">, </w:t>
        </w:r>
      </w:ins>
      <w:r w:rsidRPr="00A37863">
        <w:rPr>
          <w:rFonts w:ascii="Times New Roman" w:hAnsi="Times New Roman" w:cs="Times New Roman"/>
          <w:sz w:val="24"/>
          <w:szCs w:val="24"/>
        </w:rPr>
        <w:t xml:space="preserve">the </w:t>
      </w:r>
      <w:r w:rsidR="00BE0A16">
        <w:rPr>
          <w:rFonts w:ascii="Times New Roman" w:hAnsi="Times New Roman" w:cs="Times New Roman"/>
          <w:sz w:val="24"/>
          <w:szCs w:val="24"/>
        </w:rPr>
        <w:t xml:space="preserve">data were collapsed across the levels of these factors. </w:t>
      </w:r>
      <w:ins w:id="86" w:author="Deon T. Benton" w:date="2019-05-03T11:29:00Z">
        <w:r w:rsidR="00D9080C">
          <w:rPr>
            <w:rFonts w:ascii="Times New Roman" w:hAnsi="Times New Roman" w:cs="Times New Roman"/>
            <w:sz w:val="24"/>
            <w:szCs w:val="24"/>
          </w:rPr>
          <w:t>This means that</w:t>
        </w:r>
      </w:ins>
      <w:r w:rsidRPr="00A37863">
        <w:rPr>
          <w:rFonts w:ascii="Times New Roman" w:hAnsi="Times New Roman" w:cs="Times New Roman"/>
          <w:sz w:val="24"/>
          <w:szCs w:val="24"/>
        </w:rPr>
        <w:t xml:space="preserve"> differences in test trial looking </w:t>
      </w:r>
      <w:r w:rsidR="008F69E3" w:rsidRPr="00A37863">
        <w:rPr>
          <w:rFonts w:ascii="Times New Roman" w:hAnsi="Times New Roman" w:cs="Times New Roman"/>
          <w:sz w:val="24"/>
          <w:szCs w:val="24"/>
        </w:rPr>
        <w:t>cannot</w:t>
      </w:r>
      <w:r w:rsidRPr="00A37863">
        <w:rPr>
          <w:rFonts w:ascii="Times New Roman" w:hAnsi="Times New Roman" w:cs="Times New Roman"/>
          <w:sz w:val="24"/>
          <w:szCs w:val="24"/>
        </w:rPr>
        <w:t xml:space="preserve"> be attributed to sex, order of test trials, and group type.</w:t>
      </w:r>
    </w:p>
    <w:p w14:paraId="3E86CB09" w14:textId="7AFA026C" w:rsidR="007A61B0" w:rsidRDefault="00D558BF" w:rsidP="00C24EC2">
      <w:pPr>
        <w:spacing w:line="480" w:lineRule="auto"/>
        <w:ind w:firstLine="720"/>
        <w:contextualSpacing/>
        <w:rPr>
          <w:rFonts w:ascii="Times New Roman" w:hAnsi="Times New Roman" w:cs="Times New Roman"/>
          <w:sz w:val="24"/>
          <w:szCs w:val="24"/>
        </w:rPr>
      </w:pPr>
      <w:proofErr w:type="gramStart"/>
      <w:ins w:id="87" w:author="Deon T. Benton" w:date="2019-05-03T12:10:00Z">
        <w:r w:rsidRPr="00D558BF">
          <w:rPr>
            <w:rFonts w:ascii="Times New Roman" w:hAnsi="Times New Roman" w:cs="Times New Roman"/>
            <w:b/>
            <w:sz w:val="24"/>
            <w:szCs w:val="24"/>
          </w:rPr>
          <w:lastRenderedPageBreak/>
          <w:t>Pre- and Post-test Phases.</w:t>
        </w:r>
        <w:proofErr w:type="gramEnd"/>
        <w:r>
          <w:rPr>
            <w:rFonts w:ascii="Times New Roman" w:hAnsi="Times New Roman" w:cs="Times New Roman"/>
            <w:sz w:val="24"/>
            <w:szCs w:val="24"/>
          </w:rPr>
          <w:t xml:space="preserve"> </w:t>
        </w:r>
      </w:ins>
      <w:r w:rsidR="007A61B0" w:rsidRPr="007A61B0">
        <w:rPr>
          <w:rFonts w:ascii="Times New Roman" w:hAnsi="Times New Roman" w:cs="Times New Roman"/>
          <w:sz w:val="24"/>
          <w:szCs w:val="24"/>
        </w:rPr>
        <w:t xml:space="preserve">The </w:t>
      </w:r>
      <w:r w:rsidR="00A33DC4">
        <w:rPr>
          <w:rFonts w:ascii="Times New Roman" w:hAnsi="Times New Roman" w:cs="Times New Roman"/>
          <w:sz w:val="24"/>
          <w:szCs w:val="24"/>
        </w:rPr>
        <w:t>first analysis</w:t>
      </w:r>
      <w:r w:rsidR="007A61B0" w:rsidRPr="007A61B0">
        <w:rPr>
          <w:rFonts w:ascii="Times New Roman" w:hAnsi="Times New Roman" w:cs="Times New Roman"/>
          <w:sz w:val="24"/>
          <w:szCs w:val="24"/>
        </w:rPr>
        <w:t xml:space="preserve"> compared infants' looking times to the pretest and posttest event as a function of sex, order of the test trials, and group type. The rationale </w:t>
      </w:r>
      <w:ins w:id="88" w:author="Deon T. Benton" w:date="2019-05-03T11:31:00Z">
        <w:r w:rsidR="00DD48D7">
          <w:rPr>
            <w:rFonts w:ascii="Times New Roman" w:hAnsi="Times New Roman" w:cs="Times New Roman"/>
            <w:sz w:val="24"/>
            <w:szCs w:val="24"/>
          </w:rPr>
          <w:t>for</w:t>
        </w:r>
        <w:r w:rsidR="00DD48D7" w:rsidRPr="007A61B0">
          <w:rPr>
            <w:rFonts w:ascii="Times New Roman" w:hAnsi="Times New Roman" w:cs="Times New Roman"/>
            <w:sz w:val="24"/>
            <w:szCs w:val="24"/>
          </w:rPr>
          <w:t xml:space="preserve"> </w:t>
        </w:r>
      </w:ins>
      <w:r w:rsidR="007A61B0" w:rsidRPr="007A61B0">
        <w:rPr>
          <w:rFonts w:ascii="Times New Roman" w:hAnsi="Times New Roman" w:cs="Times New Roman"/>
          <w:sz w:val="24"/>
          <w:szCs w:val="24"/>
        </w:rPr>
        <w:t xml:space="preserve">this analysis was to determine whether, in the case of equal looking times to the test events, such looking behavior resulted from general fatigue or a lack of learning. It is generally believed that a significant decrease in looking times to the </w:t>
      </w:r>
      <w:proofErr w:type="spellStart"/>
      <w:r w:rsidR="007A61B0" w:rsidRPr="007A61B0">
        <w:rPr>
          <w:rFonts w:ascii="Times New Roman" w:hAnsi="Times New Roman" w:cs="Times New Roman"/>
          <w:sz w:val="24"/>
          <w:szCs w:val="24"/>
        </w:rPr>
        <w:t>postest</w:t>
      </w:r>
      <w:proofErr w:type="spellEnd"/>
      <w:r w:rsidR="007A61B0" w:rsidRPr="007A61B0">
        <w:rPr>
          <w:rFonts w:ascii="Times New Roman" w:hAnsi="Times New Roman" w:cs="Times New Roman"/>
          <w:sz w:val="24"/>
          <w:szCs w:val="24"/>
        </w:rPr>
        <w:t xml:space="preserve"> event relative to those in the pretest trials, in combination with low looking times to the four test events, </w:t>
      </w:r>
      <w:r w:rsidR="00B04FB2">
        <w:rPr>
          <w:rFonts w:ascii="Times New Roman" w:hAnsi="Times New Roman" w:cs="Times New Roman"/>
          <w:sz w:val="24"/>
          <w:szCs w:val="24"/>
        </w:rPr>
        <w:t>suggests</w:t>
      </w:r>
      <w:r w:rsidR="007A61B0" w:rsidRPr="007A61B0">
        <w:rPr>
          <w:rFonts w:ascii="Times New Roman" w:hAnsi="Times New Roman" w:cs="Times New Roman"/>
          <w:sz w:val="24"/>
          <w:szCs w:val="24"/>
        </w:rPr>
        <w:t xml:space="preserve"> that infants became </w:t>
      </w:r>
      <w:r w:rsidR="00D061F2">
        <w:rPr>
          <w:rFonts w:ascii="Times New Roman" w:hAnsi="Times New Roman" w:cs="Times New Roman"/>
          <w:sz w:val="24"/>
          <w:szCs w:val="24"/>
        </w:rPr>
        <w:t>fatigued</w:t>
      </w:r>
      <w:r w:rsidR="007A61B0" w:rsidRPr="007A61B0">
        <w:rPr>
          <w:rFonts w:ascii="Times New Roman" w:hAnsi="Times New Roman" w:cs="Times New Roman"/>
          <w:sz w:val="24"/>
          <w:szCs w:val="24"/>
        </w:rPr>
        <w:t xml:space="preserve"> in the experiment (</w:t>
      </w:r>
      <w:proofErr w:type="spellStart"/>
      <w:r w:rsidR="007A61B0" w:rsidRPr="007A61B0">
        <w:rPr>
          <w:rFonts w:ascii="Times New Roman" w:hAnsi="Times New Roman" w:cs="Times New Roman"/>
          <w:sz w:val="24"/>
          <w:szCs w:val="24"/>
        </w:rPr>
        <w:t>Werker</w:t>
      </w:r>
      <w:proofErr w:type="spellEnd"/>
      <w:r w:rsidR="007A61B0" w:rsidRPr="007A61B0">
        <w:rPr>
          <w:rFonts w:ascii="Times New Roman" w:hAnsi="Times New Roman" w:cs="Times New Roman"/>
          <w:sz w:val="24"/>
          <w:szCs w:val="24"/>
        </w:rPr>
        <w:t xml:space="preserve"> et al., 1998). If</w:t>
      </w:r>
      <w:r w:rsidR="00D061F2">
        <w:rPr>
          <w:rFonts w:ascii="Times New Roman" w:hAnsi="Times New Roman" w:cs="Times New Roman"/>
          <w:sz w:val="24"/>
          <w:szCs w:val="24"/>
        </w:rPr>
        <w:t xml:space="preserve"> </w:t>
      </w:r>
      <w:r w:rsidR="007A61B0" w:rsidRPr="007A61B0">
        <w:rPr>
          <w:rFonts w:ascii="Times New Roman" w:hAnsi="Times New Roman" w:cs="Times New Roman"/>
          <w:sz w:val="24"/>
          <w:szCs w:val="24"/>
        </w:rPr>
        <w:t xml:space="preserve">infants' looking to the </w:t>
      </w:r>
      <w:proofErr w:type="spellStart"/>
      <w:r w:rsidR="007A61B0" w:rsidRPr="007A61B0">
        <w:rPr>
          <w:rFonts w:ascii="Times New Roman" w:hAnsi="Times New Roman" w:cs="Times New Roman"/>
          <w:sz w:val="24"/>
          <w:szCs w:val="24"/>
        </w:rPr>
        <w:t>postest</w:t>
      </w:r>
      <w:proofErr w:type="spellEnd"/>
      <w:r w:rsidR="007A61B0" w:rsidRPr="007A61B0">
        <w:rPr>
          <w:rFonts w:ascii="Times New Roman" w:hAnsi="Times New Roman" w:cs="Times New Roman"/>
          <w:sz w:val="24"/>
          <w:szCs w:val="24"/>
        </w:rPr>
        <w:t xml:space="preserve"> event is elevated relative to the four test events</w:t>
      </w:r>
      <w:r w:rsidR="00D061F2">
        <w:rPr>
          <w:rFonts w:ascii="Times New Roman" w:hAnsi="Times New Roman" w:cs="Times New Roman"/>
          <w:sz w:val="24"/>
          <w:szCs w:val="24"/>
        </w:rPr>
        <w:t xml:space="preserve"> used here</w:t>
      </w:r>
      <w:r w:rsidR="007A61B0" w:rsidRPr="007A61B0">
        <w:rPr>
          <w:rFonts w:ascii="Times New Roman" w:hAnsi="Times New Roman" w:cs="Times New Roman"/>
          <w:sz w:val="24"/>
          <w:szCs w:val="24"/>
        </w:rPr>
        <w:t xml:space="preserve">, this </w:t>
      </w:r>
      <w:r w:rsidR="00D061F2">
        <w:rPr>
          <w:rFonts w:ascii="Times New Roman" w:hAnsi="Times New Roman" w:cs="Times New Roman"/>
          <w:sz w:val="24"/>
          <w:szCs w:val="24"/>
        </w:rPr>
        <w:t>would indicate either</w:t>
      </w:r>
      <w:r w:rsidR="007A61B0" w:rsidRPr="007A61B0">
        <w:rPr>
          <w:rFonts w:ascii="Times New Roman" w:hAnsi="Times New Roman" w:cs="Times New Roman"/>
          <w:sz w:val="24"/>
          <w:szCs w:val="24"/>
        </w:rPr>
        <w:t xml:space="preserve"> that (a) infants failed to process the test events or (b) processed the events as equivalent in an unspecified way. Thus, infants' looking times were analyzed with a mixed-effects four-way </w:t>
      </w:r>
      <w:r w:rsidR="00613888">
        <w:rPr>
          <w:rFonts w:ascii="Times New Roman" w:hAnsi="Times New Roman" w:cs="Times New Roman"/>
          <w:sz w:val="24"/>
          <w:szCs w:val="24"/>
        </w:rPr>
        <w:t>ANCOVA</w:t>
      </w:r>
      <w:r w:rsidR="007A61B0" w:rsidRPr="007A61B0">
        <w:rPr>
          <w:rFonts w:ascii="Times New Roman" w:hAnsi="Times New Roman" w:cs="Times New Roman"/>
          <w:sz w:val="24"/>
          <w:szCs w:val="24"/>
        </w:rPr>
        <w:t xml:space="preserve"> with trials (pretest vs. posttest) as the within-subjects factor and sex (male vs. female), order of the test trials, and group type as the between-subjects factors.</w:t>
      </w:r>
      <w:r w:rsidR="00535054">
        <w:rPr>
          <w:rFonts w:ascii="Times New Roman" w:hAnsi="Times New Roman" w:cs="Times New Roman"/>
          <w:sz w:val="24"/>
          <w:szCs w:val="24"/>
        </w:rPr>
        <w:t xml:space="preserve"> Age was included as the covariate and subject ID was included as the random-effects factor.</w:t>
      </w:r>
      <w:r w:rsidR="007A61B0" w:rsidRPr="007A61B0">
        <w:rPr>
          <w:rFonts w:ascii="Times New Roman" w:hAnsi="Times New Roman" w:cs="Times New Roman"/>
          <w:sz w:val="24"/>
          <w:szCs w:val="24"/>
        </w:rPr>
        <w:t xml:space="preserve"> The analysis revealed no main effect of sex </w:t>
      </w:r>
      <w:proofErr w:type="gramStart"/>
      <w:r w:rsidR="007A61B0" w:rsidRPr="00645101">
        <w:rPr>
          <w:rFonts w:ascii="Times New Roman" w:hAnsi="Times New Roman" w:cs="Times New Roman"/>
          <w:i/>
          <w:sz w:val="24"/>
          <w:szCs w:val="24"/>
        </w:rPr>
        <w:t>F</w:t>
      </w:r>
      <w:r w:rsidR="007A61B0" w:rsidRPr="007A61B0">
        <w:rPr>
          <w:rFonts w:ascii="Times New Roman" w:hAnsi="Times New Roman" w:cs="Times New Roman"/>
          <w:sz w:val="24"/>
          <w:szCs w:val="24"/>
        </w:rPr>
        <w:t>(</w:t>
      </w:r>
      <w:proofErr w:type="gramEnd"/>
      <w:r w:rsidR="007A61B0" w:rsidRPr="007A61B0">
        <w:rPr>
          <w:rFonts w:ascii="Times New Roman" w:hAnsi="Times New Roman" w:cs="Times New Roman"/>
          <w:sz w:val="24"/>
          <w:szCs w:val="24"/>
        </w:rPr>
        <w:t>1,</w:t>
      </w:r>
      <w:del w:id="89" w:author="Deon T. Benton" w:date="2019-05-03T11:48:00Z">
        <w:r w:rsidR="007A61B0" w:rsidRPr="007A61B0" w:rsidDel="00EF6095">
          <w:rPr>
            <w:rFonts w:ascii="Times New Roman" w:hAnsi="Times New Roman" w:cs="Times New Roman"/>
            <w:sz w:val="24"/>
            <w:szCs w:val="24"/>
          </w:rPr>
          <w:delText>34</w:delText>
        </w:r>
      </w:del>
      <w:ins w:id="90" w:author="Deon T. Benton" w:date="2019-05-03T11:48:00Z">
        <w:r w:rsidR="00EF6095">
          <w:rPr>
            <w:rFonts w:ascii="Times New Roman" w:hAnsi="Times New Roman" w:cs="Times New Roman"/>
            <w:sz w:val="24"/>
            <w:szCs w:val="24"/>
          </w:rPr>
          <w:t>23</w:t>
        </w:r>
      </w:ins>
      <w:r w:rsidR="007A61B0" w:rsidRPr="007A61B0">
        <w:rPr>
          <w:rFonts w:ascii="Times New Roman" w:hAnsi="Times New Roman" w:cs="Times New Roman"/>
          <w:sz w:val="24"/>
          <w:szCs w:val="24"/>
        </w:rPr>
        <w:t>) = 0.</w:t>
      </w:r>
      <w:del w:id="91" w:author="Deon T. Benton" w:date="2019-05-03T11:48:00Z">
        <w:r w:rsidR="007A61B0" w:rsidRPr="007A61B0" w:rsidDel="00EF6095">
          <w:rPr>
            <w:rFonts w:ascii="Times New Roman" w:hAnsi="Times New Roman" w:cs="Times New Roman"/>
            <w:sz w:val="24"/>
            <w:szCs w:val="24"/>
          </w:rPr>
          <w:delText>21</w:delText>
        </w:r>
      </w:del>
      <w:ins w:id="92" w:author="Deon T. Benton" w:date="2019-05-03T11:51:00Z">
        <w:r w:rsidR="00EF6095">
          <w:rPr>
            <w:rFonts w:ascii="Times New Roman" w:hAnsi="Times New Roman" w:cs="Times New Roman"/>
            <w:sz w:val="24"/>
            <w:szCs w:val="24"/>
          </w:rPr>
          <w:t>01</w:t>
        </w:r>
      </w:ins>
      <w:r w:rsidR="007A61B0" w:rsidRPr="007A61B0">
        <w:rPr>
          <w:rFonts w:ascii="Times New Roman" w:hAnsi="Times New Roman" w:cs="Times New Roman"/>
          <w:sz w:val="24"/>
          <w:szCs w:val="24"/>
        </w:rPr>
        <w:t xml:space="preserve">, </w:t>
      </w:r>
      <w:r w:rsidR="007A61B0" w:rsidRPr="00645101">
        <w:rPr>
          <w:rFonts w:ascii="Times New Roman" w:hAnsi="Times New Roman" w:cs="Times New Roman"/>
          <w:i/>
          <w:sz w:val="24"/>
          <w:szCs w:val="24"/>
        </w:rPr>
        <w:t>p</w:t>
      </w:r>
      <w:r w:rsidR="007A61B0" w:rsidRPr="007A61B0">
        <w:rPr>
          <w:rFonts w:ascii="Times New Roman" w:hAnsi="Times New Roman" w:cs="Times New Roman"/>
          <w:sz w:val="24"/>
          <w:szCs w:val="24"/>
        </w:rPr>
        <w:t xml:space="preserve"> = 0.</w:t>
      </w:r>
      <w:del w:id="93" w:author="Deon T. Benton" w:date="2019-05-03T11:48:00Z">
        <w:r w:rsidR="007A61B0" w:rsidRPr="007A61B0" w:rsidDel="00EF6095">
          <w:rPr>
            <w:rFonts w:ascii="Times New Roman" w:hAnsi="Times New Roman" w:cs="Times New Roman"/>
            <w:sz w:val="24"/>
            <w:szCs w:val="24"/>
          </w:rPr>
          <w:delText>65</w:delText>
        </w:r>
      </w:del>
      <w:ins w:id="94" w:author="Deon T. Benton" w:date="2019-05-03T11:51:00Z">
        <w:r w:rsidR="00EF6095">
          <w:rPr>
            <w:rFonts w:ascii="Times New Roman" w:hAnsi="Times New Roman" w:cs="Times New Roman"/>
            <w:sz w:val="24"/>
            <w:szCs w:val="24"/>
          </w:rPr>
          <w:t>91</w:t>
        </w:r>
      </w:ins>
      <w:r w:rsidR="007A61B0" w:rsidRPr="007A61B0">
        <w:rPr>
          <w:rFonts w:ascii="Times New Roman" w:hAnsi="Times New Roman" w:cs="Times New Roman"/>
          <w:sz w:val="24"/>
          <w:szCs w:val="24"/>
        </w:rPr>
        <w:t xml:space="preserve">, no main effect of test trial order </w:t>
      </w:r>
      <w:proofErr w:type="gramStart"/>
      <w:r w:rsidR="007A61B0" w:rsidRPr="00645101">
        <w:rPr>
          <w:rFonts w:ascii="Times New Roman" w:hAnsi="Times New Roman" w:cs="Times New Roman"/>
          <w:i/>
          <w:sz w:val="24"/>
          <w:szCs w:val="24"/>
        </w:rPr>
        <w:t>F</w:t>
      </w:r>
      <w:r w:rsidR="007A61B0" w:rsidRPr="007A61B0">
        <w:rPr>
          <w:rFonts w:ascii="Times New Roman" w:hAnsi="Times New Roman" w:cs="Times New Roman"/>
          <w:sz w:val="24"/>
          <w:szCs w:val="24"/>
        </w:rPr>
        <w:t>(</w:t>
      </w:r>
      <w:proofErr w:type="gramEnd"/>
      <w:r w:rsidR="007A61B0" w:rsidRPr="007A61B0">
        <w:rPr>
          <w:rFonts w:ascii="Times New Roman" w:hAnsi="Times New Roman" w:cs="Times New Roman"/>
          <w:sz w:val="24"/>
          <w:szCs w:val="24"/>
        </w:rPr>
        <w:t>1,</w:t>
      </w:r>
      <w:del w:id="95" w:author="Deon T. Benton" w:date="2019-05-03T11:49:00Z">
        <w:r w:rsidR="007A61B0" w:rsidRPr="007A61B0" w:rsidDel="00EF6095">
          <w:rPr>
            <w:rFonts w:ascii="Times New Roman" w:hAnsi="Times New Roman" w:cs="Times New Roman"/>
            <w:sz w:val="24"/>
            <w:szCs w:val="24"/>
          </w:rPr>
          <w:delText>34</w:delText>
        </w:r>
      </w:del>
      <w:ins w:id="96" w:author="Deon T. Benton" w:date="2019-05-03T11:49:00Z">
        <w:r w:rsidR="00EF6095">
          <w:rPr>
            <w:rFonts w:ascii="Times New Roman" w:hAnsi="Times New Roman" w:cs="Times New Roman"/>
            <w:sz w:val="24"/>
            <w:szCs w:val="24"/>
          </w:rPr>
          <w:t>23</w:t>
        </w:r>
      </w:ins>
      <w:r w:rsidR="007A61B0" w:rsidRPr="007A61B0">
        <w:rPr>
          <w:rFonts w:ascii="Times New Roman" w:hAnsi="Times New Roman" w:cs="Times New Roman"/>
          <w:sz w:val="24"/>
          <w:szCs w:val="24"/>
        </w:rPr>
        <w:t>) = 2.</w:t>
      </w:r>
      <w:del w:id="97" w:author="Deon T. Benton" w:date="2019-05-03T11:50:00Z">
        <w:r w:rsidR="007A61B0" w:rsidRPr="007A61B0" w:rsidDel="00EF6095">
          <w:rPr>
            <w:rFonts w:ascii="Times New Roman" w:hAnsi="Times New Roman" w:cs="Times New Roman"/>
            <w:sz w:val="24"/>
            <w:szCs w:val="24"/>
          </w:rPr>
          <w:delText>37</w:delText>
        </w:r>
      </w:del>
      <w:ins w:id="98" w:author="Deon T. Benton" w:date="2019-05-03T11:50:00Z">
        <w:r w:rsidR="00EF6095">
          <w:rPr>
            <w:rFonts w:ascii="Times New Roman" w:hAnsi="Times New Roman" w:cs="Times New Roman"/>
            <w:sz w:val="24"/>
            <w:szCs w:val="24"/>
          </w:rPr>
          <w:t>15</w:t>
        </w:r>
      </w:ins>
      <w:r w:rsidR="007A61B0" w:rsidRPr="007A61B0">
        <w:rPr>
          <w:rFonts w:ascii="Times New Roman" w:hAnsi="Times New Roman" w:cs="Times New Roman"/>
          <w:sz w:val="24"/>
          <w:szCs w:val="24"/>
        </w:rPr>
        <w:t xml:space="preserve">, </w:t>
      </w:r>
      <w:r w:rsidR="007A61B0" w:rsidRPr="00645101">
        <w:rPr>
          <w:rFonts w:ascii="Times New Roman" w:hAnsi="Times New Roman" w:cs="Times New Roman"/>
          <w:i/>
          <w:sz w:val="24"/>
          <w:szCs w:val="24"/>
        </w:rPr>
        <w:t>p</w:t>
      </w:r>
      <w:r w:rsidR="007A61B0" w:rsidRPr="007A61B0">
        <w:rPr>
          <w:rFonts w:ascii="Times New Roman" w:hAnsi="Times New Roman" w:cs="Times New Roman"/>
          <w:sz w:val="24"/>
          <w:szCs w:val="24"/>
        </w:rPr>
        <w:t xml:space="preserve"> = 0.</w:t>
      </w:r>
      <w:del w:id="99" w:author="Deon T. Benton" w:date="2019-05-03T11:50:00Z">
        <w:r w:rsidR="007A61B0" w:rsidRPr="007A61B0" w:rsidDel="00EF6095">
          <w:rPr>
            <w:rFonts w:ascii="Times New Roman" w:hAnsi="Times New Roman" w:cs="Times New Roman"/>
            <w:sz w:val="24"/>
            <w:szCs w:val="24"/>
          </w:rPr>
          <w:delText>13</w:delText>
        </w:r>
      </w:del>
      <w:ins w:id="100" w:author="Deon T. Benton" w:date="2019-05-03T11:50:00Z">
        <w:r w:rsidR="00EF6095" w:rsidRPr="007A61B0">
          <w:rPr>
            <w:rFonts w:ascii="Times New Roman" w:hAnsi="Times New Roman" w:cs="Times New Roman"/>
            <w:sz w:val="24"/>
            <w:szCs w:val="24"/>
          </w:rPr>
          <w:t>1</w:t>
        </w:r>
        <w:r w:rsidR="00EF6095">
          <w:rPr>
            <w:rFonts w:ascii="Times New Roman" w:hAnsi="Times New Roman" w:cs="Times New Roman"/>
            <w:sz w:val="24"/>
            <w:szCs w:val="24"/>
          </w:rPr>
          <w:t>6</w:t>
        </w:r>
      </w:ins>
      <w:r w:rsidR="007A61B0" w:rsidRPr="007A61B0">
        <w:rPr>
          <w:rFonts w:ascii="Times New Roman" w:hAnsi="Times New Roman" w:cs="Times New Roman"/>
          <w:sz w:val="24"/>
          <w:szCs w:val="24"/>
        </w:rPr>
        <w:t xml:space="preserve">, </w:t>
      </w:r>
      <w:ins w:id="101" w:author="Deon T. Benton" w:date="2019-05-03T11:50:00Z">
        <w:r w:rsidR="00EF6095">
          <w:rPr>
            <w:rFonts w:ascii="Times New Roman" w:hAnsi="Times New Roman" w:cs="Times New Roman"/>
            <w:sz w:val="24"/>
            <w:szCs w:val="24"/>
          </w:rPr>
          <w:t xml:space="preserve">no main effect of group type </w:t>
        </w:r>
        <w:proofErr w:type="gramStart"/>
        <w:r w:rsidR="00EF6095">
          <w:rPr>
            <w:rFonts w:ascii="Times New Roman" w:hAnsi="Times New Roman" w:cs="Times New Roman"/>
            <w:i/>
            <w:sz w:val="24"/>
            <w:szCs w:val="24"/>
          </w:rPr>
          <w:t>F</w:t>
        </w:r>
        <w:r w:rsidR="00EF6095">
          <w:rPr>
            <w:rFonts w:ascii="Times New Roman" w:hAnsi="Times New Roman" w:cs="Times New Roman"/>
            <w:sz w:val="24"/>
            <w:szCs w:val="24"/>
          </w:rPr>
          <w:t>(</w:t>
        </w:r>
        <w:proofErr w:type="gramEnd"/>
        <w:r w:rsidR="00EF6095">
          <w:rPr>
            <w:rFonts w:ascii="Times New Roman" w:hAnsi="Times New Roman" w:cs="Times New Roman"/>
            <w:sz w:val="24"/>
            <w:szCs w:val="24"/>
          </w:rPr>
          <w:t>1,23) = 0.58</w:t>
        </w:r>
      </w:ins>
      <w:ins w:id="102" w:author="Deon T. Benton" w:date="2019-05-03T11:51:00Z">
        <w:r w:rsidR="00EF6095">
          <w:rPr>
            <w:rFonts w:ascii="Times New Roman" w:hAnsi="Times New Roman" w:cs="Times New Roman"/>
            <w:sz w:val="24"/>
            <w:szCs w:val="24"/>
          </w:rPr>
          <w:t xml:space="preserve">, </w:t>
        </w:r>
        <w:r w:rsidR="00EF6095">
          <w:rPr>
            <w:rFonts w:ascii="Times New Roman" w:hAnsi="Times New Roman" w:cs="Times New Roman"/>
            <w:i/>
            <w:sz w:val="24"/>
            <w:szCs w:val="24"/>
          </w:rPr>
          <w:t xml:space="preserve">p </w:t>
        </w:r>
        <w:r w:rsidR="00EF6095">
          <w:rPr>
            <w:rFonts w:ascii="Times New Roman" w:hAnsi="Times New Roman" w:cs="Times New Roman"/>
            <w:sz w:val="24"/>
            <w:szCs w:val="24"/>
          </w:rPr>
          <w:t>= 0.45,</w:t>
        </w:r>
      </w:ins>
      <w:ins w:id="103" w:author="Deon T. Benton" w:date="2019-05-03T11:50:00Z">
        <w:r w:rsidR="00EF6095">
          <w:rPr>
            <w:rFonts w:ascii="Times New Roman" w:hAnsi="Times New Roman" w:cs="Times New Roman"/>
            <w:i/>
            <w:sz w:val="24"/>
            <w:szCs w:val="24"/>
          </w:rPr>
          <w:t xml:space="preserve"> </w:t>
        </w:r>
      </w:ins>
      <w:r w:rsidR="00645101">
        <w:rPr>
          <w:rFonts w:ascii="Times New Roman" w:hAnsi="Times New Roman" w:cs="Times New Roman"/>
          <w:sz w:val="24"/>
          <w:szCs w:val="24"/>
        </w:rPr>
        <w:t>but a</w:t>
      </w:r>
      <w:r w:rsidR="007A61B0" w:rsidRPr="007A61B0">
        <w:rPr>
          <w:rFonts w:ascii="Times New Roman" w:hAnsi="Times New Roman" w:cs="Times New Roman"/>
          <w:sz w:val="24"/>
          <w:szCs w:val="24"/>
        </w:rPr>
        <w:t xml:space="preserve"> significant main effect of </w:t>
      </w:r>
      <w:del w:id="104" w:author="Deon T. Benton" w:date="2019-05-03T11:52:00Z">
        <w:r w:rsidR="007A61B0" w:rsidRPr="007A61B0" w:rsidDel="00EF6095">
          <w:rPr>
            <w:rFonts w:ascii="Times New Roman" w:hAnsi="Times New Roman" w:cs="Times New Roman"/>
            <w:sz w:val="24"/>
            <w:szCs w:val="24"/>
          </w:rPr>
          <w:delText>group type</w:delText>
        </w:r>
      </w:del>
      <w:ins w:id="105" w:author="Deon T. Benton" w:date="2019-05-03T11:52:00Z">
        <w:r w:rsidR="00EF6095">
          <w:rPr>
            <w:rFonts w:ascii="Times New Roman" w:hAnsi="Times New Roman" w:cs="Times New Roman"/>
            <w:sz w:val="24"/>
            <w:szCs w:val="24"/>
          </w:rPr>
          <w:t>test trial type,</w:t>
        </w:r>
      </w:ins>
      <w:r w:rsidR="007A61B0" w:rsidRPr="007A61B0">
        <w:rPr>
          <w:rFonts w:ascii="Times New Roman" w:hAnsi="Times New Roman" w:cs="Times New Roman"/>
          <w:sz w:val="24"/>
          <w:szCs w:val="24"/>
        </w:rPr>
        <w:t xml:space="preserve"> </w:t>
      </w:r>
      <w:r w:rsidR="007A61B0" w:rsidRPr="00645101">
        <w:rPr>
          <w:rFonts w:ascii="Times New Roman" w:hAnsi="Times New Roman" w:cs="Times New Roman"/>
          <w:i/>
          <w:sz w:val="24"/>
          <w:szCs w:val="24"/>
        </w:rPr>
        <w:t>F</w:t>
      </w:r>
      <w:r w:rsidR="007A61B0" w:rsidRPr="007A61B0">
        <w:rPr>
          <w:rFonts w:ascii="Times New Roman" w:hAnsi="Times New Roman" w:cs="Times New Roman"/>
          <w:sz w:val="24"/>
          <w:szCs w:val="24"/>
        </w:rPr>
        <w:t>(1,</w:t>
      </w:r>
      <w:del w:id="106" w:author="Deon T. Benton" w:date="2019-05-03T11:52:00Z">
        <w:r w:rsidR="007A61B0" w:rsidRPr="007A61B0" w:rsidDel="00EF6095">
          <w:rPr>
            <w:rFonts w:ascii="Times New Roman" w:hAnsi="Times New Roman" w:cs="Times New Roman"/>
            <w:sz w:val="24"/>
            <w:szCs w:val="24"/>
          </w:rPr>
          <w:delText>34</w:delText>
        </w:r>
      </w:del>
      <w:ins w:id="107" w:author="Deon T. Benton" w:date="2019-05-03T11:52:00Z">
        <w:r w:rsidR="00EF6095">
          <w:rPr>
            <w:rFonts w:ascii="Times New Roman" w:hAnsi="Times New Roman" w:cs="Times New Roman"/>
            <w:sz w:val="24"/>
            <w:szCs w:val="24"/>
          </w:rPr>
          <w:t>22</w:t>
        </w:r>
      </w:ins>
      <w:r w:rsidR="007A61B0" w:rsidRPr="007A61B0">
        <w:rPr>
          <w:rFonts w:ascii="Times New Roman" w:hAnsi="Times New Roman" w:cs="Times New Roman"/>
          <w:sz w:val="24"/>
          <w:szCs w:val="24"/>
        </w:rPr>
        <w:t xml:space="preserve">) = </w:t>
      </w:r>
      <w:del w:id="108" w:author="Deon T. Benton" w:date="2019-05-03T11:52:00Z">
        <w:r w:rsidR="007A61B0" w:rsidRPr="007A61B0" w:rsidDel="00EF6095">
          <w:rPr>
            <w:rFonts w:ascii="Times New Roman" w:hAnsi="Times New Roman" w:cs="Times New Roman"/>
            <w:sz w:val="24"/>
            <w:szCs w:val="24"/>
          </w:rPr>
          <w:delText>4.91</w:delText>
        </w:r>
      </w:del>
      <w:ins w:id="109" w:author="Deon T. Benton" w:date="2019-05-03T11:52:00Z">
        <w:r w:rsidR="00EF6095">
          <w:rPr>
            <w:rFonts w:ascii="Times New Roman" w:hAnsi="Times New Roman" w:cs="Times New Roman"/>
            <w:sz w:val="24"/>
            <w:szCs w:val="24"/>
          </w:rPr>
          <w:t>9.49</w:t>
        </w:r>
      </w:ins>
      <w:r w:rsidR="007A61B0" w:rsidRPr="007A61B0">
        <w:rPr>
          <w:rFonts w:ascii="Times New Roman" w:hAnsi="Times New Roman" w:cs="Times New Roman"/>
          <w:sz w:val="24"/>
          <w:szCs w:val="24"/>
        </w:rPr>
        <w:t xml:space="preserve">, </w:t>
      </w:r>
      <w:r w:rsidR="007A61B0" w:rsidRPr="00645101">
        <w:rPr>
          <w:rFonts w:ascii="Times New Roman" w:hAnsi="Times New Roman" w:cs="Times New Roman"/>
          <w:i/>
          <w:sz w:val="24"/>
          <w:szCs w:val="24"/>
        </w:rPr>
        <w:t>p</w:t>
      </w:r>
      <w:r w:rsidR="007A61B0" w:rsidRPr="007A61B0">
        <w:rPr>
          <w:rFonts w:ascii="Times New Roman" w:hAnsi="Times New Roman" w:cs="Times New Roman"/>
          <w:sz w:val="24"/>
          <w:szCs w:val="24"/>
        </w:rPr>
        <w:t xml:space="preserve"> </w:t>
      </w:r>
      <w:del w:id="110" w:author="Deon T. Benton" w:date="2019-05-03T11:52:00Z">
        <w:r w:rsidR="007A61B0" w:rsidRPr="007A61B0" w:rsidDel="00EF6095">
          <w:rPr>
            <w:rFonts w:ascii="Times New Roman" w:hAnsi="Times New Roman" w:cs="Times New Roman"/>
            <w:sz w:val="24"/>
            <w:szCs w:val="24"/>
          </w:rPr>
          <w:delText xml:space="preserve">= </w:delText>
        </w:r>
      </w:del>
      <w:ins w:id="111" w:author="Deon T. Benton" w:date="2019-05-03T11:52:00Z">
        <w:r w:rsidR="00EF6095">
          <w:rPr>
            <w:rFonts w:ascii="Times New Roman" w:hAnsi="Times New Roman" w:cs="Times New Roman"/>
            <w:sz w:val="24"/>
            <w:szCs w:val="24"/>
          </w:rPr>
          <w:t>&lt;</w:t>
        </w:r>
        <w:r w:rsidR="00EF6095" w:rsidRPr="007A61B0">
          <w:rPr>
            <w:rFonts w:ascii="Times New Roman" w:hAnsi="Times New Roman" w:cs="Times New Roman"/>
            <w:sz w:val="24"/>
            <w:szCs w:val="24"/>
          </w:rPr>
          <w:t xml:space="preserve"> </w:t>
        </w:r>
      </w:ins>
      <w:del w:id="112" w:author="Deon T. Benton" w:date="2019-05-03T11:52:00Z">
        <w:r w:rsidR="007A61B0" w:rsidRPr="007A61B0" w:rsidDel="00EF6095">
          <w:rPr>
            <w:rFonts w:ascii="Times New Roman" w:hAnsi="Times New Roman" w:cs="Times New Roman"/>
            <w:sz w:val="24"/>
            <w:szCs w:val="24"/>
          </w:rPr>
          <w:delText>.03</w:delText>
        </w:r>
      </w:del>
      <w:ins w:id="113" w:author="Deon T. Benton" w:date="2019-05-03T11:52:00Z">
        <w:r w:rsidR="00EF6095">
          <w:rPr>
            <w:rFonts w:ascii="Times New Roman" w:hAnsi="Times New Roman" w:cs="Times New Roman"/>
            <w:sz w:val="24"/>
            <w:szCs w:val="24"/>
          </w:rPr>
          <w:t>0.01</w:t>
        </w:r>
      </w:ins>
      <w:r w:rsidR="007A61B0" w:rsidRPr="007A61B0">
        <w:rPr>
          <w:rFonts w:ascii="Times New Roman" w:hAnsi="Times New Roman" w:cs="Times New Roman"/>
          <w:sz w:val="24"/>
          <w:szCs w:val="24"/>
        </w:rPr>
        <w:t xml:space="preserve">, </w:t>
      </w:r>
      <w:r w:rsidR="00367521" w:rsidRPr="00F324D0">
        <w:rPr>
          <w:rFonts w:ascii="Times New Roman" w:hAnsi="Times New Roman" w:cs="Times New Roman"/>
          <w:i/>
          <w:sz w:val="24"/>
          <w:szCs w:val="24"/>
        </w:rPr>
        <w:t>η</w:t>
      </w:r>
      <w:r w:rsidR="00367521" w:rsidRPr="006957D9">
        <w:rPr>
          <w:rFonts w:ascii="Times New Roman" w:hAnsi="Times New Roman" w:cs="Times New Roman"/>
          <w:i/>
          <w:sz w:val="24"/>
          <w:szCs w:val="24"/>
          <w:vertAlign w:val="subscript"/>
        </w:rPr>
        <w:t>p</w:t>
      </w:r>
      <w:r w:rsidR="00367521" w:rsidRPr="006957D9">
        <w:rPr>
          <w:rFonts w:ascii="Times New Roman" w:hAnsi="Times New Roman" w:cs="Times New Roman"/>
          <w:i/>
          <w:sz w:val="24"/>
          <w:szCs w:val="24"/>
          <w:vertAlign w:val="superscript"/>
        </w:rPr>
        <w:t>2</w:t>
      </w:r>
      <w:r w:rsidR="007A61B0" w:rsidRPr="007A61B0">
        <w:rPr>
          <w:rFonts w:ascii="Times New Roman" w:hAnsi="Times New Roman" w:cs="Times New Roman"/>
          <w:sz w:val="24"/>
          <w:szCs w:val="24"/>
        </w:rPr>
        <w:t xml:space="preserve"> = 0.13</w:t>
      </w:r>
      <w:ins w:id="114" w:author="Deon T. Benton" w:date="2019-05-03T11:52:00Z">
        <w:r w:rsidR="00EF6095">
          <w:rPr>
            <w:rFonts w:ascii="Times New Roman" w:hAnsi="Times New Roman" w:cs="Times New Roman"/>
            <w:sz w:val="24"/>
            <w:szCs w:val="24"/>
          </w:rPr>
          <w:t>, which indicated that infants’</w:t>
        </w:r>
      </w:ins>
      <w:ins w:id="115" w:author="Deon T. Benton" w:date="2019-05-03T11:53:00Z">
        <w:r w:rsidR="00EF6095">
          <w:rPr>
            <w:rFonts w:ascii="Times New Roman" w:hAnsi="Times New Roman" w:cs="Times New Roman"/>
            <w:sz w:val="24"/>
            <w:szCs w:val="24"/>
          </w:rPr>
          <w:t xml:space="preserve"> looked significantly longer at the pretest trial </w:t>
        </w:r>
      </w:ins>
      <w:ins w:id="116" w:author="Deon T. Benton" w:date="2019-05-03T11:56:00Z">
        <w:r w:rsidR="00EF6095">
          <w:rPr>
            <w:rFonts w:ascii="Times New Roman" w:hAnsi="Times New Roman" w:cs="Times New Roman"/>
            <w:sz w:val="24"/>
            <w:szCs w:val="24"/>
          </w:rPr>
          <w:t>(</w:t>
        </w:r>
        <w:r w:rsidR="00EF6095">
          <w:rPr>
            <w:rFonts w:ascii="Times New Roman" w:hAnsi="Times New Roman" w:cs="Times New Roman"/>
            <w:i/>
            <w:sz w:val="24"/>
            <w:szCs w:val="24"/>
          </w:rPr>
          <w:t xml:space="preserve">M </w:t>
        </w:r>
        <w:r w:rsidR="00EF6095">
          <w:rPr>
            <w:rFonts w:ascii="Times New Roman" w:hAnsi="Times New Roman" w:cs="Times New Roman"/>
            <w:sz w:val="24"/>
            <w:szCs w:val="24"/>
          </w:rPr>
          <w:t xml:space="preserve">= 24.94, </w:t>
        </w:r>
        <w:r w:rsidR="00EF6095">
          <w:rPr>
            <w:rFonts w:ascii="Times New Roman" w:hAnsi="Times New Roman" w:cs="Times New Roman"/>
            <w:i/>
            <w:sz w:val="24"/>
            <w:szCs w:val="24"/>
          </w:rPr>
          <w:t xml:space="preserve">SD </w:t>
        </w:r>
        <w:r w:rsidR="00EF6095">
          <w:rPr>
            <w:rFonts w:ascii="Times New Roman" w:hAnsi="Times New Roman" w:cs="Times New Roman"/>
            <w:sz w:val="24"/>
            <w:szCs w:val="24"/>
          </w:rPr>
          <w:t xml:space="preserve">= </w:t>
        </w:r>
      </w:ins>
      <w:ins w:id="117" w:author="Deon T. Benton" w:date="2019-05-03T11:57:00Z">
        <w:r w:rsidR="00506DA7">
          <w:rPr>
            <w:rFonts w:ascii="Times New Roman" w:hAnsi="Times New Roman" w:cs="Times New Roman"/>
            <w:sz w:val="24"/>
            <w:szCs w:val="24"/>
          </w:rPr>
          <w:t xml:space="preserve">6.78) </w:t>
        </w:r>
      </w:ins>
      <w:ins w:id="118" w:author="Deon T. Benton" w:date="2019-05-03T11:53:00Z">
        <w:r w:rsidR="00EF6095">
          <w:rPr>
            <w:rFonts w:ascii="Times New Roman" w:hAnsi="Times New Roman" w:cs="Times New Roman"/>
            <w:sz w:val="24"/>
            <w:szCs w:val="24"/>
          </w:rPr>
          <w:t>than at the post-test trial</w:t>
        </w:r>
      </w:ins>
      <w:ins w:id="119" w:author="Deon T. Benton" w:date="2019-05-03T11:57:00Z">
        <w:r w:rsidR="00506DA7">
          <w:rPr>
            <w:rFonts w:ascii="Times New Roman" w:hAnsi="Times New Roman" w:cs="Times New Roman"/>
            <w:sz w:val="24"/>
            <w:szCs w:val="24"/>
          </w:rPr>
          <w:t xml:space="preserve"> </w:t>
        </w:r>
        <w:r w:rsidR="00506DA7">
          <w:rPr>
            <w:rFonts w:ascii="Times New Roman" w:hAnsi="Times New Roman" w:cs="Times New Roman"/>
            <w:sz w:val="24"/>
            <w:szCs w:val="24"/>
          </w:rPr>
          <w:t>(</w:t>
        </w:r>
        <w:r w:rsidR="00506DA7">
          <w:rPr>
            <w:rFonts w:ascii="Times New Roman" w:hAnsi="Times New Roman" w:cs="Times New Roman"/>
            <w:i/>
            <w:sz w:val="24"/>
            <w:szCs w:val="24"/>
          </w:rPr>
          <w:t xml:space="preserve">M </w:t>
        </w:r>
        <w:r w:rsidR="00506DA7">
          <w:rPr>
            <w:rFonts w:ascii="Times New Roman" w:hAnsi="Times New Roman" w:cs="Times New Roman"/>
            <w:sz w:val="24"/>
            <w:szCs w:val="24"/>
          </w:rPr>
          <w:t xml:space="preserve">= </w:t>
        </w:r>
      </w:ins>
      <w:ins w:id="120" w:author="Deon T. Benton" w:date="2019-05-03T11:58:00Z">
        <w:r w:rsidR="00506DA7">
          <w:rPr>
            <w:rFonts w:ascii="Times New Roman" w:hAnsi="Times New Roman" w:cs="Times New Roman"/>
            <w:sz w:val="24"/>
            <w:szCs w:val="24"/>
          </w:rPr>
          <w:t>19.33</w:t>
        </w:r>
      </w:ins>
      <w:ins w:id="121" w:author="Deon T. Benton" w:date="2019-05-03T11:57:00Z">
        <w:r w:rsidR="00506DA7">
          <w:rPr>
            <w:rFonts w:ascii="Times New Roman" w:hAnsi="Times New Roman" w:cs="Times New Roman"/>
            <w:sz w:val="24"/>
            <w:szCs w:val="24"/>
          </w:rPr>
          <w:t xml:space="preserve">, </w:t>
        </w:r>
        <w:r w:rsidR="00506DA7">
          <w:rPr>
            <w:rFonts w:ascii="Times New Roman" w:hAnsi="Times New Roman" w:cs="Times New Roman"/>
            <w:i/>
            <w:sz w:val="24"/>
            <w:szCs w:val="24"/>
          </w:rPr>
          <w:t xml:space="preserve">SD </w:t>
        </w:r>
        <w:r w:rsidR="00506DA7">
          <w:rPr>
            <w:rFonts w:ascii="Times New Roman" w:hAnsi="Times New Roman" w:cs="Times New Roman"/>
            <w:sz w:val="24"/>
            <w:szCs w:val="24"/>
          </w:rPr>
          <w:t xml:space="preserve">= </w:t>
        </w:r>
      </w:ins>
      <w:ins w:id="122" w:author="Deon T. Benton" w:date="2019-05-03T11:58:00Z">
        <w:r w:rsidR="00506DA7">
          <w:rPr>
            <w:rFonts w:ascii="Times New Roman" w:hAnsi="Times New Roman" w:cs="Times New Roman"/>
            <w:sz w:val="24"/>
            <w:szCs w:val="24"/>
          </w:rPr>
          <w:t>10.59</w:t>
        </w:r>
      </w:ins>
      <w:ins w:id="123" w:author="Deon T. Benton" w:date="2019-05-03T11:57:00Z">
        <w:r w:rsidR="00506DA7">
          <w:rPr>
            <w:rFonts w:ascii="Times New Roman" w:hAnsi="Times New Roman" w:cs="Times New Roman"/>
            <w:sz w:val="24"/>
            <w:szCs w:val="24"/>
          </w:rPr>
          <w:t>)</w:t>
        </w:r>
      </w:ins>
      <w:r w:rsidR="007A61B0" w:rsidRPr="007A61B0">
        <w:rPr>
          <w:rFonts w:ascii="Times New Roman" w:hAnsi="Times New Roman" w:cs="Times New Roman"/>
          <w:sz w:val="24"/>
          <w:szCs w:val="24"/>
        </w:rPr>
        <w:t xml:space="preserve">. There was no significant interaction between any of these variables, all </w:t>
      </w:r>
      <w:r w:rsidR="007A61B0" w:rsidRPr="00367521">
        <w:rPr>
          <w:rFonts w:ascii="Times New Roman" w:hAnsi="Times New Roman" w:cs="Times New Roman"/>
          <w:i/>
          <w:sz w:val="24"/>
          <w:szCs w:val="24"/>
        </w:rPr>
        <w:t>p</w:t>
      </w:r>
      <w:r w:rsidR="007A61B0" w:rsidRPr="007A61B0">
        <w:rPr>
          <w:rFonts w:ascii="Times New Roman" w:hAnsi="Times New Roman" w:cs="Times New Roman"/>
          <w:sz w:val="24"/>
          <w:szCs w:val="24"/>
        </w:rPr>
        <w:t xml:space="preserve">'s &gt; 0.08, </w:t>
      </w:r>
      <w:proofErr w:type="gramStart"/>
      <w:r w:rsidR="007A61B0" w:rsidRPr="007A61B0">
        <w:rPr>
          <w:rFonts w:ascii="Times New Roman" w:hAnsi="Times New Roman" w:cs="Times New Roman"/>
          <w:sz w:val="24"/>
          <w:szCs w:val="24"/>
        </w:rPr>
        <w:t>all</w:t>
      </w:r>
      <w:proofErr w:type="gramEnd"/>
      <w:r w:rsidR="007A61B0" w:rsidRPr="007A61B0">
        <w:rPr>
          <w:rFonts w:ascii="Times New Roman" w:hAnsi="Times New Roman" w:cs="Times New Roman"/>
          <w:sz w:val="24"/>
          <w:szCs w:val="24"/>
        </w:rPr>
        <w:t xml:space="preserve"> </w:t>
      </w:r>
      <w:r w:rsidR="00367521" w:rsidRPr="00F324D0">
        <w:rPr>
          <w:rFonts w:ascii="Times New Roman" w:hAnsi="Times New Roman" w:cs="Times New Roman"/>
          <w:i/>
          <w:sz w:val="24"/>
          <w:szCs w:val="24"/>
        </w:rPr>
        <w:t>η</w:t>
      </w:r>
      <w:r w:rsidR="00367521" w:rsidRPr="006957D9">
        <w:rPr>
          <w:rFonts w:ascii="Times New Roman" w:hAnsi="Times New Roman" w:cs="Times New Roman"/>
          <w:i/>
          <w:sz w:val="24"/>
          <w:szCs w:val="24"/>
          <w:vertAlign w:val="subscript"/>
        </w:rPr>
        <w:t>p</w:t>
      </w:r>
      <w:r w:rsidR="00367521" w:rsidRPr="006957D9">
        <w:rPr>
          <w:rFonts w:ascii="Times New Roman" w:hAnsi="Times New Roman" w:cs="Times New Roman"/>
          <w:i/>
          <w:sz w:val="24"/>
          <w:szCs w:val="24"/>
          <w:vertAlign w:val="superscript"/>
        </w:rPr>
        <w:t>2</w:t>
      </w:r>
      <w:r w:rsidR="007A61B0" w:rsidRPr="007A61B0">
        <w:rPr>
          <w:rFonts w:ascii="Times New Roman" w:hAnsi="Times New Roman" w:cs="Times New Roman"/>
          <w:sz w:val="24"/>
          <w:szCs w:val="24"/>
        </w:rPr>
        <w:t>'s &gt; 0.08.</w:t>
      </w:r>
      <w:ins w:id="124" w:author="Deon T. Benton" w:date="2019-05-03T12:09:00Z">
        <w:r>
          <w:rPr>
            <w:rFonts w:ascii="Times New Roman" w:hAnsi="Times New Roman" w:cs="Times New Roman"/>
            <w:sz w:val="24"/>
            <w:szCs w:val="24"/>
          </w:rPr>
          <w:t xml:space="preserve"> </w:t>
        </w:r>
        <w:r>
          <w:rPr>
            <w:rFonts w:ascii="Times New Roman" w:hAnsi="Times New Roman" w:cs="Times New Roman"/>
            <w:sz w:val="24"/>
            <w:szCs w:val="24"/>
          </w:rPr>
          <w:t>This means that</w:t>
        </w:r>
        <w:r w:rsidRPr="00A37863">
          <w:rPr>
            <w:rFonts w:ascii="Times New Roman" w:hAnsi="Times New Roman" w:cs="Times New Roman"/>
            <w:sz w:val="24"/>
            <w:szCs w:val="24"/>
          </w:rPr>
          <w:t xml:space="preserve"> differences in test trial looking </w:t>
        </w:r>
        <w:r>
          <w:rPr>
            <w:rFonts w:ascii="Times New Roman" w:hAnsi="Times New Roman" w:cs="Times New Roman"/>
            <w:sz w:val="24"/>
            <w:szCs w:val="24"/>
          </w:rPr>
          <w:t xml:space="preserve">time </w:t>
        </w:r>
        <w:r w:rsidRPr="00A37863">
          <w:rPr>
            <w:rFonts w:ascii="Times New Roman" w:hAnsi="Times New Roman" w:cs="Times New Roman"/>
            <w:sz w:val="24"/>
            <w:szCs w:val="24"/>
          </w:rPr>
          <w:t>cannot be attributed to</w:t>
        </w:r>
        <w:r>
          <w:rPr>
            <w:rFonts w:ascii="Times New Roman" w:hAnsi="Times New Roman" w:cs="Times New Roman"/>
            <w:sz w:val="24"/>
            <w:szCs w:val="24"/>
          </w:rPr>
          <w:t xml:space="preserve"> differences in looking times at the pretest and posttest events as a function of sex, test trial order, or group type. </w:t>
        </w:r>
        <w:r w:rsidRPr="00A37863">
          <w:rPr>
            <w:rFonts w:ascii="Times New Roman" w:hAnsi="Times New Roman" w:cs="Times New Roman"/>
            <w:sz w:val="24"/>
            <w:szCs w:val="24"/>
          </w:rPr>
          <w:t xml:space="preserve"> </w:t>
        </w:r>
      </w:ins>
    </w:p>
    <w:p w14:paraId="246D07E1" w14:textId="5C5D6AF5" w:rsidR="004916B1" w:rsidRDefault="004916B1" w:rsidP="00C7016D">
      <w:pPr>
        <w:spacing w:line="480" w:lineRule="auto"/>
        <w:ind w:firstLine="720"/>
        <w:contextualSpacing/>
        <w:rPr>
          <w:rFonts w:ascii="Times New Roman" w:hAnsi="Times New Roman" w:cs="Times New Roman"/>
          <w:sz w:val="24"/>
          <w:szCs w:val="24"/>
        </w:rPr>
      </w:pPr>
      <w:proofErr w:type="gramStart"/>
      <w:r>
        <w:rPr>
          <w:rFonts w:ascii="Times New Roman" w:hAnsi="Times New Roman" w:cs="Times New Roman"/>
          <w:b/>
          <w:sz w:val="24"/>
          <w:szCs w:val="24"/>
        </w:rPr>
        <w:t>Habituation Phase.</w:t>
      </w:r>
      <w:proofErr w:type="gramEnd"/>
      <w:r>
        <w:rPr>
          <w:rFonts w:ascii="Times New Roman" w:hAnsi="Times New Roman" w:cs="Times New Roman"/>
          <w:b/>
          <w:sz w:val="24"/>
          <w:szCs w:val="24"/>
        </w:rPr>
        <w:t xml:space="preserve"> </w:t>
      </w:r>
      <w:r w:rsidR="003A2611">
        <w:rPr>
          <w:rFonts w:ascii="Times New Roman" w:hAnsi="Times New Roman" w:cs="Times New Roman"/>
          <w:sz w:val="24"/>
          <w:szCs w:val="24"/>
        </w:rPr>
        <w:t>On average, infants required</w:t>
      </w:r>
      <w:r w:rsidR="00042597" w:rsidRPr="00042597">
        <w:rPr>
          <w:rFonts w:ascii="Times New Roman" w:hAnsi="Times New Roman" w:cs="Times New Roman"/>
          <w:sz w:val="24"/>
          <w:szCs w:val="24"/>
        </w:rPr>
        <w:t xml:space="preserve"> 6.</w:t>
      </w:r>
      <w:del w:id="125" w:author="Deon T. Benton" w:date="2019-05-03T12:13:00Z">
        <w:r w:rsidR="00042597" w:rsidRPr="00042597" w:rsidDel="00CB7398">
          <w:rPr>
            <w:rFonts w:ascii="Times New Roman" w:hAnsi="Times New Roman" w:cs="Times New Roman"/>
            <w:sz w:val="24"/>
            <w:szCs w:val="24"/>
          </w:rPr>
          <w:delText xml:space="preserve">24 </w:delText>
        </w:r>
      </w:del>
      <w:ins w:id="126" w:author="Deon T. Benton" w:date="2019-05-03T12:13:00Z">
        <w:r w:rsidR="00CB7398" w:rsidRPr="00042597">
          <w:rPr>
            <w:rFonts w:ascii="Times New Roman" w:hAnsi="Times New Roman" w:cs="Times New Roman"/>
            <w:sz w:val="24"/>
            <w:szCs w:val="24"/>
          </w:rPr>
          <w:t>2</w:t>
        </w:r>
        <w:r w:rsidR="00CB7398">
          <w:rPr>
            <w:rFonts w:ascii="Times New Roman" w:hAnsi="Times New Roman" w:cs="Times New Roman"/>
            <w:sz w:val="24"/>
            <w:szCs w:val="24"/>
          </w:rPr>
          <w:t>8</w:t>
        </w:r>
        <w:r w:rsidR="00CB7398" w:rsidRPr="00042597">
          <w:rPr>
            <w:rFonts w:ascii="Times New Roman" w:hAnsi="Times New Roman" w:cs="Times New Roman"/>
            <w:sz w:val="24"/>
            <w:szCs w:val="24"/>
          </w:rPr>
          <w:t xml:space="preserve"> </w:t>
        </w:r>
      </w:ins>
      <w:r w:rsidR="00042597" w:rsidRPr="00042597">
        <w:rPr>
          <w:rFonts w:ascii="Times New Roman" w:hAnsi="Times New Roman" w:cs="Times New Roman"/>
          <w:sz w:val="24"/>
          <w:szCs w:val="24"/>
        </w:rPr>
        <w:t xml:space="preserve">trials (Bootstrapped 95% </w:t>
      </w:r>
      <w:proofErr w:type="gramStart"/>
      <w:r w:rsidR="00042597" w:rsidRPr="00042597">
        <w:rPr>
          <w:rFonts w:ascii="Times New Roman" w:hAnsi="Times New Roman" w:cs="Times New Roman"/>
          <w:sz w:val="24"/>
          <w:szCs w:val="24"/>
        </w:rPr>
        <w:t>CI[</w:t>
      </w:r>
      <w:proofErr w:type="gramEnd"/>
      <w:r w:rsidR="00042597" w:rsidRPr="00042597">
        <w:rPr>
          <w:rFonts w:ascii="Times New Roman" w:hAnsi="Times New Roman" w:cs="Times New Roman"/>
          <w:sz w:val="24"/>
          <w:szCs w:val="24"/>
        </w:rPr>
        <w:t>5.</w:t>
      </w:r>
      <w:del w:id="127" w:author="Deon T. Benton" w:date="2019-05-03T12:14:00Z">
        <w:r w:rsidR="00042597" w:rsidRPr="00042597" w:rsidDel="00583ECB">
          <w:rPr>
            <w:rFonts w:ascii="Times New Roman" w:hAnsi="Times New Roman" w:cs="Times New Roman"/>
            <w:sz w:val="24"/>
            <w:szCs w:val="24"/>
          </w:rPr>
          <w:delText>81</w:delText>
        </w:r>
      </w:del>
      <w:proofErr w:type="gramStart"/>
      <w:ins w:id="128" w:author="Deon T. Benton" w:date="2019-05-03T12:14:00Z">
        <w:r w:rsidR="00583ECB">
          <w:rPr>
            <w:rFonts w:ascii="Times New Roman" w:hAnsi="Times New Roman" w:cs="Times New Roman"/>
            <w:sz w:val="24"/>
            <w:szCs w:val="24"/>
          </w:rPr>
          <w:t>91</w:t>
        </w:r>
      </w:ins>
      <w:r w:rsidR="00042597" w:rsidRPr="00042597">
        <w:rPr>
          <w:rFonts w:ascii="Times New Roman" w:hAnsi="Times New Roman" w:cs="Times New Roman"/>
          <w:sz w:val="24"/>
          <w:szCs w:val="24"/>
        </w:rPr>
        <w:t>, 6.</w:t>
      </w:r>
      <w:proofErr w:type="gramEnd"/>
      <w:del w:id="129" w:author="Deon T. Benton" w:date="2019-05-03T12:14:00Z">
        <w:r w:rsidR="00042597" w:rsidRPr="00042597" w:rsidDel="00583ECB">
          <w:rPr>
            <w:rFonts w:ascii="Times New Roman" w:hAnsi="Times New Roman" w:cs="Times New Roman"/>
            <w:sz w:val="24"/>
            <w:szCs w:val="24"/>
          </w:rPr>
          <w:delText>67</w:delText>
        </w:r>
      </w:del>
      <w:ins w:id="130" w:author="Deon T. Benton" w:date="2019-05-03T12:14:00Z">
        <w:r w:rsidR="00583ECB" w:rsidRPr="00042597">
          <w:rPr>
            <w:rFonts w:ascii="Times New Roman" w:hAnsi="Times New Roman" w:cs="Times New Roman"/>
            <w:sz w:val="24"/>
            <w:szCs w:val="24"/>
          </w:rPr>
          <w:t>6</w:t>
        </w:r>
        <w:r w:rsidR="00583ECB">
          <w:rPr>
            <w:rFonts w:ascii="Times New Roman" w:hAnsi="Times New Roman" w:cs="Times New Roman"/>
            <w:sz w:val="24"/>
            <w:szCs w:val="24"/>
          </w:rPr>
          <w:t>5</w:t>
        </w:r>
      </w:ins>
      <w:r w:rsidR="00042597" w:rsidRPr="00042597">
        <w:rPr>
          <w:rFonts w:ascii="Times New Roman" w:hAnsi="Times New Roman" w:cs="Times New Roman"/>
          <w:sz w:val="24"/>
          <w:szCs w:val="24"/>
        </w:rPr>
        <w:t>]</w:t>
      </w:r>
      <w:proofErr w:type="gramStart"/>
      <w:r w:rsidR="00042597" w:rsidRPr="00042597">
        <w:rPr>
          <w:rFonts w:ascii="Times New Roman" w:hAnsi="Times New Roman" w:cs="Times New Roman"/>
          <w:sz w:val="24"/>
          <w:szCs w:val="24"/>
        </w:rPr>
        <w:t>)  to</w:t>
      </w:r>
      <w:proofErr w:type="gramEnd"/>
      <w:r w:rsidR="00042597" w:rsidRPr="00042597">
        <w:rPr>
          <w:rFonts w:ascii="Times New Roman" w:hAnsi="Times New Roman" w:cs="Times New Roman"/>
          <w:sz w:val="24"/>
          <w:szCs w:val="24"/>
        </w:rPr>
        <w:t xml:space="preserve"> habituate and </w:t>
      </w:r>
      <w:r w:rsidR="003A2611">
        <w:rPr>
          <w:rFonts w:ascii="Times New Roman" w:hAnsi="Times New Roman" w:cs="Times New Roman"/>
          <w:sz w:val="24"/>
          <w:szCs w:val="24"/>
        </w:rPr>
        <w:t xml:space="preserve">accumulated </w:t>
      </w:r>
      <w:del w:id="131" w:author="Deon T. Benton" w:date="2019-05-03T12:14:00Z">
        <w:r w:rsidR="00042597" w:rsidRPr="00042597" w:rsidDel="00583ECB">
          <w:rPr>
            <w:rFonts w:ascii="Times New Roman" w:hAnsi="Times New Roman" w:cs="Times New Roman"/>
            <w:sz w:val="24"/>
            <w:szCs w:val="24"/>
          </w:rPr>
          <w:delText>81</w:delText>
        </w:r>
      </w:del>
      <w:ins w:id="132" w:author="Deon T. Benton" w:date="2019-05-03T12:14:00Z">
        <w:r w:rsidR="00583ECB" w:rsidRPr="00042597">
          <w:rPr>
            <w:rFonts w:ascii="Times New Roman" w:hAnsi="Times New Roman" w:cs="Times New Roman"/>
            <w:sz w:val="24"/>
            <w:szCs w:val="24"/>
          </w:rPr>
          <w:t>8</w:t>
        </w:r>
        <w:r w:rsidR="00583ECB">
          <w:rPr>
            <w:rFonts w:ascii="Times New Roman" w:hAnsi="Times New Roman" w:cs="Times New Roman"/>
            <w:sz w:val="24"/>
            <w:szCs w:val="24"/>
          </w:rPr>
          <w:t xml:space="preserve">4.23 </w:t>
        </w:r>
      </w:ins>
      <w:r w:rsidR="00042597" w:rsidRPr="00042597">
        <w:rPr>
          <w:rFonts w:ascii="Times New Roman" w:hAnsi="Times New Roman" w:cs="Times New Roman"/>
          <w:sz w:val="24"/>
          <w:szCs w:val="24"/>
        </w:rPr>
        <w:t xml:space="preserve">seconds (Bootstrapped 95% </w:t>
      </w:r>
      <w:r w:rsidR="00042597" w:rsidRPr="00042597">
        <w:rPr>
          <w:rFonts w:ascii="Times New Roman" w:hAnsi="Times New Roman" w:cs="Times New Roman"/>
          <w:sz w:val="24"/>
          <w:szCs w:val="24"/>
        </w:rPr>
        <w:lastRenderedPageBreak/>
        <w:t>CI[</w:t>
      </w:r>
      <w:ins w:id="133" w:author="Deon T. Benton" w:date="2019-05-03T12:15:00Z">
        <w:r w:rsidR="00583ECB">
          <w:rPr>
            <w:rFonts w:ascii="Times New Roman" w:hAnsi="Times New Roman" w:cs="Times New Roman"/>
            <w:sz w:val="24"/>
            <w:szCs w:val="24"/>
          </w:rPr>
          <w:t>76.68</w:t>
        </w:r>
      </w:ins>
      <w:r w:rsidR="00042597" w:rsidRPr="00042597">
        <w:rPr>
          <w:rFonts w:ascii="Times New Roman" w:hAnsi="Times New Roman" w:cs="Times New Roman"/>
          <w:sz w:val="24"/>
          <w:szCs w:val="24"/>
        </w:rPr>
        <w:t xml:space="preserve">, </w:t>
      </w:r>
      <w:ins w:id="134" w:author="Deon T. Benton" w:date="2019-05-03T12:15:00Z">
        <w:r w:rsidR="00583ECB">
          <w:rPr>
            <w:rFonts w:ascii="Times New Roman" w:hAnsi="Times New Roman" w:cs="Times New Roman"/>
            <w:sz w:val="24"/>
            <w:szCs w:val="24"/>
          </w:rPr>
          <w:t>91.77</w:t>
        </w:r>
      </w:ins>
      <w:r w:rsidR="00042597" w:rsidRPr="00042597">
        <w:rPr>
          <w:rFonts w:ascii="Times New Roman" w:hAnsi="Times New Roman" w:cs="Times New Roman"/>
          <w:sz w:val="24"/>
          <w:szCs w:val="24"/>
        </w:rPr>
        <w:t xml:space="preserve">]) </w:t>
      </w:r>
      <w:r w:rsidR="00832BA1">
        <w:rPr>
          <w:rFonts w:ascii="Times New Roman" w:hAnsi="Times New Roman" w:cs="Times New Roman"/>
          <w:sz w:val="24"/>
          <w:szCs w:val="24"/>
        </w:rPr>
        <w:t>of total looking time during habituation.</w:t>
      </w:r>
      <w:r w:rsidR="00042597" w:rsidRPr="00042597">
        <w:rPr>
          <w:rFonts w:ascii="Times New Roman" w:hAnsi="Times New Roman" w:cs="Times New Roman"/>
          <w:sz w:val="24"/>
          <w:szCs w:val="24"/>
        </w:rPr>
        <w:t xml:space="preserve"> To examine the effects of sex, group, and test trial order on total looking to the habituation trials, a 2(sex: male, </w:t>
      </w:r>
      <w:r w:rsidR="003B48DE" w:rsidRPr="00042597">
        <w:rPr>
          <w:rFonts w:ascii="Times New Roman" w:hAnsi="Times New Roman" w:cs="Times New Roman"/>
          <w:sz w:val="24"/>
          <w:szCs w:val="24"/>
        </w:rPr>
        <w:t>female) x</w:t>
      </w:r>
      <w:r w:rsidR="00042597" w:rsidRPr="00042597">
        <w:rPr>
          <w:rFonts w:ascii="Times New Roman" w:hAnsi="Times New Roman" w:cs="Times New Roman"/>
          <w:sz w:val="24"/>
          <w:szCs w:val="24"/>
        </w:rPr>
        <w:t xml:space="preserve"> 2(group: blue, red) x 2(test trial order: </w:t>
      </w:r>
      <w:r w:rsidR="007C213A" w:rsidRPr="003352D0">
        <w:rPr>
          <w:rFonts w:ascii="Times New Roman" w:hAnsi="Times New Roman" w:cs="Times New Roman"/>
          <w:sz w:val="24"/>
          <w:szCs w:val="24"/>
        </w:rPr>
        <w:t>GBGR</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GRGB</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GBRG</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GRBG</w:t>
      </w:r>
      <w:r w:rsidR="007C213A">
        <w:rPr>
          <w:rFonts w:ascii="Times New Roman" w:hAnsi="Times New Roman" w:cs="Times New Roman"/>
          <w:sz w:val="24"/>
          <w:szCs w:val="24"/>
        </w:rPr>
        <w:t xml:space="preserve"> vs</w:t>
      </w:r>
      <w:r w:rsidR="007C213A" w:rsidRPr="003352D0">
        <w:rPr>
          <w:rFonts w:ascii="Times New Roman" w:hAnsi="Times New Roman" w:cs="Times New Roman"/>
          <w:sz w:val="24"/>
          <w:szCs w:val="24"/>
        </w:rPr>
        <w:t xml:space="preserve"> GRGB</w:t>
      </w:r>
      <w:r w:rsidR="007C213A">
        <w:rPr>
          <w:rFonts w:ascii="Times New Roman" w:hAnsi="Times New Roman" w:cs="Times New Roman"/>
          <w:sz w:val="24"/>
          <w:szCs w:val="24"/>
        </w:rPr>
        <w:t>/</w:t>
      </w:r>
      <w:r w:rsidR="007C213A" w:rsidRPr="007C213A">
        <w:rPr>
          <w:rFonts w:ascii="Times New Roman" w:hAnsi="Times New Roman" w:cs="Times New Roman"/>
          <w:sz w:val="24"/>
          <w:szCs w:val="24"/>
        </w:rPr>
        <w:t xml:space="preserve"> </w:t>
      </w:r>
      <w:r w:rsidR="007C213A" w:rsidRPr="003352D0">
        <w:rPr>
          <w:rFonts w:ascii="Times New Roman" w:hAnsi="Times New Roman" w:cs="Times New Roman"/>
          <w:sz w:val="24"/>
          <w:szCs w:val="24"/>
        </w:rPr>
        <w:t>GRBG</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GBGR</w:t>
      </w:r>
      <w:r w:rsidR="007C213A">
        <w:rPr>
          <w:rFonts w:ascii="Times New Roman" w:hAnsi="Times New Roman" w:cs="Times New Roman"/>
          <w:sz w:val="24"/>
          <w:szCs w:val="24"/>
        </w:rPr>
        <w:t>/</w:t>
      </w:r>
      <w:r w:rsidR="007C213A" w:rsidRPr="003352D0">
        <w:rPr>
          <w:rFonts w:ascii="Times New Roman" w:hAnsi="Times New Roman" w:cs="Times New Roman"/>
          <w:sz w:val="24"/>
          <w:szCs w:val="24"/>
        </w:rPr>
        <w:t>GBRG</w:t>
      </w:r>
      <w:r w:rsidR="00042597" w:rsidRPr="00042597">
        <w:rPr>
          <w:rFonts w:ascii="Times New Roman" w:hAnsi="Times New Roman" w:cs="Times New Roman"/>
          <w:sz w:val="24"/>
          <w:szCs w:val="24"/>
        </w:rPr>
        <w:t xml:space="preserve">) </w:t>
      </w:r>
      <w:ins w:id="135" w:author="Deon T. Benton" w:date="2019-05-03T12:19:00Z">
        <w:r w:rsidR="00C46A2A">
          <w:rPr>
            <w:rFonts w:ascii="Times New Roman" w:hAnsi="Times New Roman" w:cs="Times New Roman"/>
            <w:sz w:val="24"/>
            <w:szCs w:val="24"/>
          </w:rPr>
          <w:t xml:space="preserve">linear mixed-effects </w:t>
        </w:r>
      </w:ins>
      <w:ins w:id="136" w:author="Deon T. Benton" w:date="2019-05-03T12:25:00Z">
        <w:r w:rsidR="008152B1">
          <w:rPr>
            <w:rFonts w:ascii="Times New Roman" w:hAnsi="Times New Roman" w:cs="Times New Roman"/>
            <w:sz w:val="24"/>
            <w:szCs w:val="24"/>
          </w:rPr>
          <w:t>ANCOVA model</w:t>
        </w:r>
      </w:ins>
      <w:ins w:id="137" w:author="Deon T. Benton" w:date="2019-05-03T12:19:00Z">
        <w:r w:rsidR="00C46A2A">
          <w:rPr>
            <w:rFonts w:ascii="Times New Roman" w:hAnsi="Times New Roman" w:cs="Times New Roman"/>
            <w:sz w:val="24"/>
            <w:szCs w:val="24"/>
          </w:rPr>
          <w:t xml:space="preserve"> </w:t>
        </w:r>
      </w:ins>
      <w:r w:rsidR="00042597" w:rsidRPr="00042597">
        <w:rPr>
          <w:rFonts w:ascii="Times New Roman" w:hAnsi="Times New Roman" w:cs="Times New Roman"/>
          <w:sz w:val="24"/>
          <w:szCs w:val="24"/>
        </w:rPr>
        <w:t xml:space="preserve">was conducted with subject as the random-effects factor. The results indicated no main effect of sex </w:t>
      </w:r>
      <w:proofErr w:type="gramStart"/>
      <w:r w:rsidR="00042597" w:rsidRPr="003B48DE">
        <w:rPr>
          <w:rFonts w:ascii="Times New Roman" w:hAnsi="Times New Roman" w:cs="Times New Roman"/>
          <w:i/>
          <w:sz w:val="24"/>
          <w:szCs w:val="24"/>
        </w:rPr>
        <w:t>F</w:t>
      </w:r>
      <w:r w:rsidR="00042597" w:rsidRPr="00042597">
        <w:rPr>
          <w:rFonts w:ascii="Times New Roman" w:hAnsi="Times New Roman" w:cs="Times New Roman"/>
          <w:sz w:val="24"/>
          <w:szCs w:val="24"/>
        </w:rPr>
        <w:t>(</w:t>
      </w:r>
      <w:proofErr w:type="gramEnd"/>
      <w:r w:rsidR="00042597" w:rsidRPr="00042597">
        <w:rPr>
          <w:rFonts w:ascii="Times New Roman" w:hAnsi="Times New Roman" w:cs="Times New Roman"/>
          <w:sz w:val="24"/>
          <w:szCs w:val="24"/>
        </w:rPr>
        <w:t>1,</w:t>
      </w:r>
      <w:del w:id="138" w:author="Deon T. Benton" w:date="2019-05-03T12:19:00Z">
        <w:r w:rsidR="00042597" w:rsidRPr="00042597" w:rsidDel="00C46A2A">
          <w:rPr>
            <w:rFonts w:ascii="Times New Roman" w:hAnsi="Times New Roman" w:cs="Times New Roman"/>
            <w:sz w:val="24"/>
            <w:szCs w:val="24"/>
          </w:rPr>
          <w:delText>17</w:delText>
        </w:r>
      </w:del>
      <w:ins w:id="139" w:author="Deon T. Benton" w:date="2019-05-03T12:19:00Z">
        <w:r w:rsidR="00C46A2A">
          <w:rPr>
            <w:rFonts w:ascii="Times New Roman" w:hAnsi="Times New Roman" w:cs="Times New Roman"/>
            <w:sz w:val="24"/>
            <w:szCs w:val="24"/>
          </w:rPr>
          <w:t>23</w:t>
        </w:r>
      </w:ins>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0.</w:t>
      </w:r>
      <w:del w:id="140" w:author="Deon T. Benton" w:date="2019-05-03T12:19:00Z">
        <w:r w:rsidR="00042597" w:rsidRPr="00042597" w:rsidDel="00C46A2A">
          <w:rPr>
            <w:rFonts w:ascii="Times New Roman" w:hAnsi="Times New Roman" w:cs="Times New Roman"/>
            <w:sz w:val="24"/>
            <w:szCs w:val="24"/>
          </w:rPr>
          <w:delText>15</w:delText>
        </w:r>
      </w:del>
      <w:ins w:id="141" w:author="Deon T. Benton" w:date="2019-05-03T12:19:00Z">
        <w:r w:rsidR="00C46A2A">
          <w:rPr>
            <w:rFonts w:ascii="Times New Roman" w:hAnsi="Times New Roman" w:cs="Times New Roman"/>
            <w:sz w:val="24"/>
            <w:szCs w:val="24"/>
          </w:rPr>
          <w:t>55</w:t>
        </w:r>
      </w:ins>
      <w:r w:rsidR="00042597" w:rsidRPr="00042597">
        <w:rPr>
          <w:rFonts w:ascii="Times New Roman" w:hAnsi="Times New Roman" w:cs="Times New Roman"/>
          <w:sz w:val="24"/>
          <w:szCs w:val="24"/>
        </w:rPr>
        <w:t xml:space="preserve">, </w:t>
      </w:r>
      <w:r w:rsidR="00042597" w:rsidRPr="003B48DE">
        <w:rPr>
          <w:rFonts w:ascii="Times New Roman" w:hAnsi="Times New Roman" w:cs="Times New Roman"/>
          <w:i/>
          <w:sz w:val="24"/>
          <w:szCs w:val="24"/>
        </w:rPr>
        <w:t>p</w:t>
      </w:r>
      <w:r w:rsidR="00042597" w:rsidRPr="00042597">
        <w:rPr>
          <w:rFonts w:ascii="Times New Roman" w:hAnsi="Times New Roman" w:cs="Times New Roman"/>
          <w:sz w:val="24"/>
          <w:szCs w:val="24"/>
        </w:rPr>
        <w:t xml:space="preserve"> = 0.</w:t>
      </w:r>
      <w:del w:id="142" w:author="Deon T. Benton" w:date="2019-05-03T12:19:00Z">
        <w:r w:rsidR="00042597" w:rsidRPr="00042597" w:rsidDel="00C46A2A">
          <w:rPr>
            <w:rFonts w:ascii="Times New Roman" w:hAnsi="Times New Roman" w:cs="Times New Roman"/>
            <w:sz w:val="24"/>
            <w:szCs w:val="24"/>
          </w:rPr>
          <w:delText>69</w:delText>
        </w:r>
      </w:del>
      <w:ins w:id="143" w:author="Deon T. Benton" w:date="2019-05-03T12:19:00Z">
        <w:r w:rsidR="00C46A2A">
          <w:rPr>
            <w:rFonts w:ascii="Times New Roman" w:hAnsi="Times New Roman" w:cs="Times New Roman"/>
            <w:sz w:val="24"/>
            <w:szCs w:val="24"/>
          </w:rPr>
          <w:t>47</w:t>
        </w:r>
      </w:ins>
      <w:r w:rsidR="00042597" w:rsidRPr="00042597">
        <w:rPr>
          <w:rFonts w:ascii="Times New Roman" w:hAnsi="Times New Roman" w:cs="Times New Roman"/>
          <w:sz w:val="24"/>
          <w:szCs w:val="24"/>
        </w:rPr>
        <w:t>, no main effect of group</w:t>
      </w:r>
      <w:ins w:id="144" w:author="Deon T. Benton" w:date="2019-05-03T12:20:00Z">
        <w:r w:rsidR="00C46A2A">
          <w:rPr>
            <w:rFonts w:ascii="Times New Roman" w:hAnsi="Times New Roman" w:cs="Times New Roman"/>
            <w:sz w:val="24"/>
            <w:szCs w:val="24"/>
          </w:rPr>
          <w:t xml:space="preserve"> type</w:t>
        </w:r>
      </w:ins>
      <w:r w:rsidR="00042597" w:rsidRPr="00042597">
        <w:rPr>
          <w:rFonts w:ascii="Times New Roman" w:hAnsi="Times New Roman" w:cs="Times New Roman"/>
          <w:sz w:val="24"/>
          <w:szCs w:val="24"/>
        </w:rPr>
        <w:t xml:space="preserve"> </w:t>
      </w:r>
      <w:proofErr w:type="gramStart"/>
      <w:r w:rsidR="00042597" w:rsidRPr="006957D9">
        <w:rPr>
          <w:rFonts w:ascii="Times New Roman" w:hAnsi="Times New Roman" w:cs="Times New Roman"/>
          <w:i/>
          <w:sz w:val="24"/>
          <w:szCs w:val="24"/>
        </w:rPr>
        <w:t>F</w:t>
      </w:r>
      <w:r w:rsidR="00042597" w:rsidRPr="00042597">
        <w:rPr>
          <w:rFonts w:ascii="Times New Roman" w:hAnsi="Times New Roman" w:cs="Times New Roman"/>
          <w:sz w:val="24"/>
          <w:szCs w:val="24"/>
        </w:rPr>
        <w:t>(</w:t>
      </w:r>
      <w:proofErr w:type="gramEnd"/>
      <w:r w:rsidR="00042597" w:rsidRPr="00042597">
        <w:rPr>
          <w:rFonts w:ascii="Times New Roman" w:hAnsi="Times New Roman" w:cs="Times New Roman"/>
          <w:sz w:val="24"/>
          <w:szCs w:val="24"/>
        </w:rPr>
        <w:t>1,</w:t>
      </w:r>
      <w:del w:id="145" w:author="Deon T. Benton" w:date="2019-05-03T12:20:00Z">
        <w:r w:rsidR="00042597" w:rsidRPr="00042597" w:rsidDel="00C46A2A">
          <w:rPr>
            <w:rFonts w:ascii="Times New Roman" w:hAnsi="Times New Roman" w:cs="Times New Roman"/>
            <w:sz w:val="24"/>
            <w:szCs w:val="24"/>
          </w:rPr>
          <w:delText>17</w:delText>
        </w:r>
      </w:del>
      <w:ins w:id="146" w:author="Deon T. Benton" w:date="2019-05-03T12:20:00Z">
        <w:r w:rsidR="00C46A2A">
          <w:rPr>
            <w:rFonts w:ascii="Times New Roman" w:hAnsi="Times New Roman" w:cs="Times New Roman"/>
            <w:sz w:val="24"/>
            <w:szCs w:val="24"/>
          </w:rPr>
          <w:t>23</w:t>
        </w:r>
      </w:ins>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0.</w:t>
      </w:r>
      <w:del w:id="147" w:author="Deon T. Benton" w:date="2019-05-03T12:20:00Z">
        <w:r w:rsidR="00042597" w:rsidRPr="00042597" w:rsidDel="00C46A2A">
          <w:rPr>
            <w:rFonts w:ascii="Times New Roman" w:hAnsi="Times New Roman" w:cs="Times New Roman"/>
            <w:sz w:val="24"/>
            <w:szCs w:val="24"/>
          </w:rPr>
          <w:delText>02</w:delText>
        </w:r>
      </w:del>
      <w:ins w:id="148" w:author="Deon T. Benton" w:date="2019-05-03T12:20:00Z">
        <w:r w:rsidR="00C46A2A" w:rsidRPr="00042597">
          <w:rPr>
            <w:rFonts w:ascii="Times New Roman" w:hAnsi="Times New Roman" w:cs="Times New Roman"/>
            <w:sz w:val="24"/>
            <w:szCs w:val="24"/>
          </w:rPr>
          <w:t>0</w:t>
        </w:r>
        <w:r w:rsidR="00C46A2A">
          <w:rPr>
            <w:rFonts w:ascii="Times New Roman" w:hAnsi="Times New Roman" w:cs="Times New Roman"/>
            <w:sz w:val="24"/>
            <w:szCs w:val="24"/>
          </w:rPr>
          <w:t>1</w:t>
        </w:r>
      </w:ins>
      <w:r w:rsidR="00042597" w:rsidRPr="00042597">
        <w:rPr>
          <w:rFonts w:ascii="Times New Roman" w:hAnsi="Times New Roman" w:cs="Times New Roman"/>
          <w:sz w:val="24"/>
          <w:szCs w:val="24"/>
        </w:rPr>
        <w:t xml:space="preserve">, </w:t>
      </w:r>
      <w:r w:rsidR="00042597" w:rsidRPr="006957D9">
        <w:rPr>
          <w:rFonts w:ascii="Times New Roman" w:hAnsi="Times New Roman" w:cs="Times New Roman"/>
          <w:i/>
          <w:sz w:val="24"/>
          <w:szCs w:val="24"/>
        </w:rPr>
        <w:t>p</w:t>
      </w:r>
      <w:r w:rsidR="00042597" w:rsidRPr="00042597">
        <w:rPr>
          <w:rFonts w:ascii="Times New Roman" w:hAnsi="Times New Roman" w:cs="Times New Roman"/>
          <w:sz w:val="24"/>
          <w:szCs w:val="24"/>
        </w:rPr>
        <w:t xml:space="preserve"> = 0.</w:t>
      </w:r>
      <w:del w:id="149" w:author="Deon T. Benton" w:date="2019-05-03T12:20:00Z">
        <w:r w:rsidR="00042597" w:rsidRPr="00042597" w:rsidDel="00C46A2A">
          <w:rPr>
            <w:rFonts w:ascii="Times New Roman" w:hAnsi="Times New Roman" w:cs="Times New Roman"/>
            <w:sz w:val="24"/>
            <w:szCs w:val="24"/>
          </w:rPr>
          <w:delText>88</w:delText>
        </w:r>
      </w:del>
      <w:ins w:id="150" w:author="Deon T. Benton" w:date="2019-05-03T12:20:00Z">
        <w:r w:rsidR="00C46A2A">
          <w:rPr>
            <w:rFonts w:ascii="Times New Roman" w:hAnsi="Times New Roman" w:cs="Times New Roman"/>
            <w:sz w:val="24"/>
            <w:szCs w:val="24"/>
          </w:rPr>
          <w:t>93</w:t>
        </w:r>
      </w:ins>
      <w:r w:rsidR="00042597" w:rsidRPr="00042597">
        <w:rPr>
          <w:rFonts w:ascii="Times New Roman" w:hAnsi="Times New Roman" w:cs="Times New Roman"/>
          <w:sz w:val="24"/>
          <w:szCs w:val="24"/>
        </w:rPr>
        <w:t xml:space="preserve">, no main effect of order of </w:t>
      </w:r>
      <w:del w:id="151" w:author="Deon T. Benton" w:date="2019-05-03T12:21:00Z">
        <w:r w:rsidR="00042597" w:rsidRPr="00042597" w:rsidDel="00C46A2A">
          <w:rPr>
            <w:rFonts w:ascii="Times New Roman" w:hAnsi="Times New Roman" w:cs="Times New Roman"/>
            <w:sz w:val="24"/>
            <w:szCs w:val="24"/>
          </w:rPr>
          <w:delText>test trial</w:delText>
        </w:r>
      </w:del>
      <w:ins w:id="152" w:author="Deon T. Benton" w:date="2019-05-03T12:21:00Z">
        <w:r w:rsidR="00C46A2A">
          <w:rPr>
            <w:rFonts w:ascii="Times New Roman" w:hAnsi="Times New Roman" w:cs="Times New Roman"/>
            <w:sz w:val="24"/>
            <w:szCs w:val="24"/>
          </w:rPr>
          <w:t>test-trial order</w:t>
        </w:r>
      </w:ins>
      <w:del w:id="153" w:author="Deon T. Benton" w:date="2019-05-03T12:21:00Z">
        <w:r w:rsidR="00042597" w:rsidRPr="00042597" w:rsidDel="00C46A2A">
          <w:rPr>
            <w:rFonts w:ascii="Times New Roman" w:hAnsi="Times New Roman" w:cs="Times New Roman"/>
            <w:sz w:val="24"/>
            <w:szCs w:val="24"/>
          </w:rPr>
          <w:delText>s</w:delText>
        </w:r>
      </w:del>
      <w:r w:rsidR="00042597" w:rsidRPr="00042597">
        <w:rPr>
          <w:rFonts w:ascii="Times New Roman" w:hAnsi="Times New Roman" w:cs="Times New Roman"/>
          <w:sz w:val="24"/>
          <w:szCs w:val="24"/>
        </w:rPr>
        <w:t xml:space="preserve"> </w:t>
      </w:r>
      <w:proofErr w:type="gramStart"/>
      <w:r w:rsidR="00042597" w:rsidRPr="006957D9">
        <w:rPr>
          <w:rFonts w:ascii="Times New Roman" w:hAnsi="Times New Roman" w:cs="Times New Roman"/>
          <w:i/>
          <w:sz w:val="24"/>
          <w:szCs w:val="24"/>
        </w:rPr>
        <w:t>F</w:t>
      </w:r>
      <w:r w:rsidR="00042597" w:rsidRPr="00042597">
        <w:rPr>
          <w:rFonts w:ascii="Times New Roman" w:hAnsi="Times New Roman" w:cs="Times New Roman"/>
          <w:sz w:val="24"/>
          <w:szCs w:val="24"/>
        </w:rPr>
        <w:t>(</w:t>
      </w:r>
      <w:proofErr w:type="gramEnd"/>
      <w:r w:rsidR="00042597" w:rsidRPr="00042597">
        <w:rPr>
          <w:rFonts w:ascii="Times New Roman" w:hAnsi="Times New Roman" w:cs="Times New Roman"/>
          <w:sz w:val="24"/>
          <w:szCs w:val="24"/>
        </w:rPr>
        <w:t>1,</w:t>
      </w:r>
      <w:del w:id="154" w:author="Deon T. Benton" w:date="2019-05-03T12:21:00Z">
        <w:r w:rsidR="00042597" w:rsidRPr="00042597" w:rsidDel="00C46A2A">
          <w:rPr>
            <w:rFonts w:ascii="Times New Roman" w:hAnsi="Times New Roman" w:cs="Times New Roman"/>
            <w:sz w:val="24"/>
            <w:szCs w:val="24"/>
          </w:rPr>
          <w:delText>17</w:delText>
        </w:r>
      </w:del>
      <w:ins w:id="155" w:author="Deon T. Benton" w:date="2019-05-03T12:21:00Z">
        <w:r w:rsidR="00C46A2A">
          <w:rPr>
            <w:rFonts w:ascii="Times New Roman" w:hAnsi="Times New Roman" w:cs="Times New Roman"/>
            <w:sz w:val="24"/>
            <w:szCs w:val="24"/>
          </w:rPr>
          <w:t>23</w:t>
        </w:r>
      </w:ins>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w:t>
      </w:r>
      <w:r w:rsidR="006957D9">
        <w:rPr>
          <w:rFonts w:ascii="Times New Roman" w:hAnsi="Times New Roman" w:cs="Times New Roman"/>
          <w:sz w:val="24"/>
          <w:szCs w:val="24"/>
        </w:rPr>
        <w:t xml:space="preserve"> </w:t>
      </w:r>
      <w:r w:rsidR="00042597" w:rsidRPr="00042597">
        <w:rPr>
          <w:rFonts w:ascii="Times New Roman" w:hAnsi="Times New Roman" w:cs="Times New Roman"/>
          <w:sz w:val="24"/>
          <w:szCs w:val="24"/>
        </w:rPr>
        <w:t>0.3</w:t>
      </w:r>
      <w:ins w:id="156" w:author="Deon T. Benton" w:date="2019-05-03T12:21:00Z">
        <w:r w:rsidR="00C46A2A">
          <w:rPr>
            <w:rFonts w:ascii="Times New Roman" w:hAnsi="Times New Roman" w:cs="Times New Roman"/>
            <w:sz w:val="24"/>
            <w:szCs w:val="24"/>
          </w:rPr>
          <w:t>9</w:t>
        </w:r>
      </w:ins>
      <w:r w:rsidR="00042597" w:rsidRPr="00042597">
        <w:rPr>
          <w:rFonts w:ascii="Times New Roman" w:hAnsi="Times New Roman" w:cs="Times New Roman"/>
          <w:sz w:val="24"/>
          <w:szCs w:val="24"/>
        </w:rPr>
        <w:t xml:space="preserve">, </w:t>
      </w:r>
      <w:r w:rsidR="00042597" w:rsidRPr="006957D9">
        <w:rPr>
          <w:rFonts w:ascii="Times New Roman" w:hAnsi="Times New Roman" w:cs="Times New Roman"/>
          <w:i/>
          <w:sz w:val="24"/>
          <w:szCs w:val="24"/>
        </w:rPr>
        <w:t>p</w:t>
      </w:r>
      <w:r w:rsidR="00042597" w:rsidRPr="00042597">
        <w:rPr>
          <w:rFonts w:ascii="Times New Roman" w:hAnsi="Times New Roman" w:cs="Times New Roman"/>
          <w:sz w:val="24"/>
          <w:szCs w:val="24"/>
        </w:rPr>
        <w:t xml:space="preserve"> = 0.</w:t>
      </w:r>
      <w:del w:id="157" w:author="Deon T. Benton" w:date="2019-05-03T12:21:00Z">
        <w:r w:rsidR="00042597" w:rsidRPr="00042597" w:rsidDel="00C46A2A">
          <w:rPr>
            <w:rFonts w:ascii="Times New Roman" w:hAnsi="Times New Roman" w:cs="Times New Roman"/>
            <w:sz w:val="24"/>
            <w:szCs w:val="24"/>
          </w:rPr>
          <w:delText>59</w:delText>
        </w:r>
      </w:del>
      <w:ins w:id="158" w:author="Deon T. Benton" w:date="2019-05-03T12:21:00Z">
        <w:r w:rsidR="00C46A2A" w:rsidRPr="00042597">
          <w:rPr>
            <w:rFonts w:ascii="Times New Roman" w:hAnsi="Times New Roman" w:cs="Times New Roman"/>
            <w:sz w:val="24"/>
            <w:szCs w:val="24"/>
          </w:rPr>
          <w:t>5</w:t>
        </w:r>
        <w:r w:rsidR="00C46A2A">
          <w:rPr>
            <w:rFonts w:ascii="Times New Roman" w:hAnsi="Times New Roman" w:cs="Times New Roman"/>
            <w:sz w:val="24"/>
            <w:szCs w:val="24"/>
          </w:rPr>
          <w:t>3</w:t>
        </w:r>
      </w:ins>
      <w:r w:rsidR="00042597" w:rsidRPr="00042597">
        <w:rPr>
          <w:rFonts w:ascii="Times New Roman" w:hAnsi="Times New Roman" w:cs="Times New Roman"/>
          <w:sz w:val="24"/>
          <w:szCs w:val="24"/>
        </w:rPr>
        <w:t xml:space="preserve">, and no interaction between any of the three factors, all interaction </w:t>
      </w:r>
      <w:r w:rsidR="00042597" w:rsidRPr="006957D9">
        <w:rPr>
          <w:rFonts w:ascii="Times New Roman" w:hAnsi="Times New Roman" w:cs="Times New Roman"/>
          <w:i/>
          <w:sz w:val="24"/>
          <w:szCs w:val="24"/>
        </w:rPr>
        <w:t>p</w:t>
      </w:r>
      <w:r w:rsidR="00042597" w:rsidRPr="00042597">
        <w:rPr>
          <w:rFonts w:ascii="Times New Roman" w:hAnsi="Times New Roman" w:cs="Times New Roman"/>
          <w:sz w:val="24"/>
          <w:szCs w:val="24"/>
        </w:rPr>
        <w:t>'s &gt; 0.33.</w:t>
      </w:r>
    </w:p>
    <w:p w14:paraId="4F7C48E9" w14:textId="4B880501" w:rsidR="00870BEC" w:rsidRDefault="00870BEC" w:rsidP="00C7016D">
      <w:pPr>
        <w:spacing w:line="480" w:lineRule="auto"/>
        <w:ind w:firstLine="720"/>
        <w:contextualSpacing/>
        <w:rPr>
          <w:rFonts w:ascii="Times New Roman" w:hAnsi="Times New Roman" w:cs="Times New Roman"/>
          <w:sz w:val="24"/>
          <w:szCs w:val="24"/>
        </w:rPr>
      </w:pPr>
      <w:r w:rsidRPr="00870BEC">
        <w:rPr>
          <w:rFonts w:ascii="Times New Roman" w:hAnsi="Times New Roman" w:cs="Times New Roman"/>
          <w:sz w:val="24"/>
          <w:szCs w:val="24"/>
        </w:rPr>
        <w:t xml:space="preserve">Likewise, to examine the effects of sex, group, and test trial order on number of trials to reach the habituation criterion, a 2(sex: male, female) x 2(group: blue, red) x 2(test trial order: 1234, 2413) was conducted with subject as the random-effects factor. This analysis also did not yield a main effect of sex </w:t>
      </w:r>
      <w:proofErr w:type="gramStart"/>
      <w:r w:rsidRPr="00E62588">
        <w:rPr>
          <w:rFonts w:ascii="Times New Roman" w:hAnsi="Times New Roman" w:cs="Times New Roman"/>
          <w:i/>
          <w:sz w:val="24"/>
          <w:szCs w:val="24"/>
        </w:rPr>
        <w:t>F</w:t>
      </w:r>
      <w:r w:rsidRPr="00870BEC">
        <w:rPr>
          <w:rFonts w:ascii="Times New Roman" w:hAnsi="Times New Roman" w:cs="Times New Roman"/>
          <w:sz w:val="24"/>
          <w:szCs w:val="24"/>
        </w:rPr>
        <w:t>(</w:t>
      </w:r>
      <w:proofErr w:type="gramEnd"/>
      <w:r w:rsidRPr="00870BEC">
        <w:rPr>
          <w:rFonts w:ascii="Times New Roman" w:hAnsi="Times New Roman" w:cs="Times New Roman"/>
          <w:sz w:val="24"/>
          <w:szCs w:val="24"/>
        </w:rPr>
        <w:t>1,</w:t>
      </w:r>
      <w:del w:id="159" w:author="Deon T. Benton" w:date="2019-05-03T12:23:00Z">
        <w:r w:rsidRPr="00870BEC" w:rsidDel="00DC5AAB">
          <w:rPr>
            <w:rFonts w:ascii="Times New Roman" w:hAnsi="Times New Roman" w:cs="Times New Roman"/>
            <w:sz w:val="24"/>
            <w:szCs w:val="24"/>
          </w:rPr>
          <w:delText>17</w:delText>
        </w:r>
      </w:del>
      <w:ins w:id="160" w:author="Deon T. Benton" w:date="2019-05-03T12:23:00Z">
        <w:r w:rsidR="00DC5AAB">
          <w:rPr>
            <w:rFonts w:ascii="Times New Roman" w:hAnsi="Times New Roman" w:cs="Times New Roman"/>
            <w:sz w:val="24"/>
            <w:szCs w:val="24"/>
          </w:rPr>
          <w:t>23</w:t>
        </w:r>
      </w:ins>
      <w:r w:rsidRPr="00870BEC">
        <w:rPr>
          <w:rFonts w:ascii="Times New Roman" w:hAnsi="Times New Roman" w:cs="Times New Roman"/>
          <w:sz w:val="24"/>
          <w:szCs w:val="24"/>
        </w:rPr>
        <w:t>)</w:t>
      </w:r>
      <w:r w:rsidR="00E62588">
        <w:rPr>
          <w:rFonts w:ascii="Times New Roman" w:hAnsi="Times New Roman" w:cs="Times New Roman"/>
          <w:sz w:val="24"/>
          <w:szCs w:val="24"/>
        </w:rPr>
        <w:t xml:space="preserve"> </w:t>
      </w:r>
      <w:r w:rsidRPr="00870BEC">
        <w:rPr>
          <w:rFonts w:ascii="Times New Roman" w:hAnsi="Times New Roman" w:cs="Times New Roman"/>
          <w:sz w:val="24"/>
          <w:szCs w:val="24"/>
        </w:rPr>
        <w:t>=</w:t>
      </w:r>
      <w:r w:rsidR="00E62588">
        <w:rPr>
          <w:rFonts w:ascii="Times New Roman" w:hAnsi="Times New Roman" w:cs="Times New Roman"/>
          <w:sz w:val="24"/>
          <w:szCs w:val="24"/>
        </w:rPr>
        <w:t xml:space="preserve"> </w:t>
      </w:r>
      <w:r w:rsidRPr="00870BEC">
        <w:rPr>
          <w:rFonts w:ascii="Times New Roman" w:hAnsi="Times New Roman" w:cs="Times New Roman"/>
          <w:sz w:val="24"/>
          <w:szCs w:val="24"/>
        </w:rPr>
        <w:t>1.</w:t>
      </w:r>
      <w:del w:id="161" w:author="Deon T. Benton" w:date="2019-05-03T12:23:00Z">
        <w:r w:rsidRPr="00870BEC" w:rsidDel="00DC5AAB">
          <w:rPr>
            <w:rFonts w:ascii="Times New Roman" w:hAnsi="Times New Roman" w:cs="Times New Roman"/>
            <w:sz w:val="24"/>
            <w:szCs w:val="24"/>
          </w:rPr>
          <w:delText>31</w:delText>
        </w:r>
      </w:del>
      <w:ins w:id="162" w:author="Deon T. Benton" w:date="2019-05-03T12:23:00Z">
        <w:r w:rsidR="00DC5AAB" w:rsidRPr="00870BEC">
          <w:rPr>
            <w:rFonts w:ascii="Times New Roman" w:hAnsi="Times New Roman" w:cs="Times New Roman"/>
            <w:sz w:val="24"/>
            <w:szCs w:val="24"/>
          </w:rPr>
          <w:t>3</w:t>
        </w:r>
        <w:r w:rsidR="00DC5AAB">
          <w:rPr>
            <w:rFonts w:ascii="Times New Roman" w:hAnsi="Times New Roman" w:cs="Times New Roman"/>
            <w:sz w:val="24"/>
            <w:szCs w:val="24"/>
          </w:rPr>
          <w:t>4</w:t>
        </w:r>
      </w:ins>
      <w:r w:rsidRPr="00870BEC">
        <w:rPr>
          <w:rFonts w:ascii="Times New Roman" w:hAnsi="Times New Roman" w:cs="Times New Roman"/>
          <w:sz w:val="24"/>
          <w:szCs w:val="24"/>
        </w:rPr>
        <w:t xml:space="preserve">, </w:t>
      </w:r>
      <w:r w:rsidRPr="00E62588">
        <w:rPr>
          <w:rFonts w:ascii="Times New Roman" w:hAnsi="Times New Roman" w:cs="Times New Roman"/>
          <w:i/>
          <w:sz w:val="24"/>
          <w:szCs w:val="24"/>
        </w:rPr>
        <w:t>p</w:t>
      </w:r>
      <w:r w:rsidRPr="00870BEC">
        <w:rPr>
          <w:rFonts w:ascii="Times New Roman" w:hAnsi="Times New Roman" w:cs="Times New Roman"/>
          <w:sz w:val="24"/>
          <w:szCs w:val="24"/>
        </w:rPr>
        <w:t xml:space="preserve"> = 0.</w:t>
      </w:r>
      <w:del w:id="163" w:author="Deon T. Benton" w:date="2019-05-03T12:23:00Z">
        <w:r w:rsidRPr="00870BEC" w:rsidDel="00DC5AAB">
          <w:rPr>
            <w:rFonts w:ascii="Times New Roman" w:hAnsi="Times New Roman" w:cs="Times New Roman"/>
            <w:sz w:val="24"/>
            <w:szCs w:val="24"/>
          </w:rPr>
          <w:delText>27</w:delText>
        </w:r>
      </w:del>
      <w:ins w:id="164" w:author="Deon T. Benton" w:date="2019-05-03T12:23:00Z">
        <w:r w:rsidR="00DC5AAB" w:rsidRPr="00870BEC">
          <w:rPr>
            <w:rFonts w:ascii="Times New Roman" w:hAnsi="Times New Roman" w:cs="Times New Roman"/>
            <w:sz w:val="24"/>
            <w:szCs w:val="24"/>
          </w:rPr>
          <w:t>2</w:t>
        </w:r>
        <w:r w:rsidR="00DC5AAB">
          <w:rPr>
            <w:rFonts w:ascii="Times New Roman" w:hAnsi="Times New Roman" w:cs="Times New Roman"/>
            <w:sz w:val="24"/>
            <w:szCs w:val="24"/>
          </w:rPr>
          <w:t>6</w:t>
        </w:r>
      </w:ins>
      <w:del w:id="165" w:author="Deon T. Benton" w:date="2019-05-03T12:23:00Z">
        <w:r w:rsidRPr="00870BEC" w:rsidDel="00DC5AAB">
          <w:rPr>
            <w:rFonts w:ascii="Times New Roman" w:hAnsi="Times New Roman" w:cs="Times New Roman"/>
            <w:sz w:val="24"/>
            <w:szCs w:val="24"/>
          </w:rPr>
          <w:delText xml:space="preserve">, </w:delText>
        </w:r>
        <w:r w:rsidR="00E62588" w:rsidRPr="00F324D0" w:rsidDel="00DC5AAB">
          <w:rPr>
            <w:rFonts w:ascii="Times New Roman" w:hAnsi="Times New Roman" w:cs="Times New Roman"/>
            <w:i/>
            <w:sz w:val="24"/>
            <w:szCs w:val="24"/>
          </w:rPr>
          <w:delText>η</w:delText>
        </w:r>
        <w:r w:rsidR="00E62588" w:rsidRPr="006957D9" w:rsidDel="00DC5AAB">
          <w:rPr>
            <w:rFonts w:ascii="Times New Roman" w:hAnsi="Times New Roman" w:cs="Times New Roman"/>
            <w:i/>
            <w:sz w:val="24"/>
            <w:szCs w:val="24"/>
            <w:vertAlign w:val="subscript"/>
          </w:rPr>
          <w:delText>p</w:delText>
        </w:r>
        <w:r w:rsidR="00E62588" w:rsidRPr="006957D9" w:rsidDel="00DC5AAB">
          <w:rPr>
            <w:rFonts w:ascii="Times New Roman" w:hAnsi="Times New Roman" w:cs="Times New Roman"/>
            <w:i/>
            <w:sz w:val="24"/>
            <w:szCs w:val="24"/>
            <w:vertAlign w:val="superscript"/>
          </w:rPr>
          <w:delText>2</w:delText>
        </w:r>
        <w:r w:rsidRPr="00870BEC" w:rsidDel="00DC5AAB">
          <w:rPr>
            <w:rFonts w:ascii="Times New Roman" w:hAnsi="Times New Roman" w:cs="Times New Roman"/>
            <w:sz w:val="24"/>
            <w:szCs w:val="24"/>
          </w:rPr>
          <w:delText xml:space="preserve"> = 0.07</w:delText>
        </w:r>
      </w:del>
      <w:r w:rsidRPr="00870BEC">
        <w:rPr>
          <w:rFonts w:ascii="Times New Roman" w:hAnsi="Times New Roman" w:cs="Times New Roman"/>
          <w:sz w:val="24"/>
          <w:szCs w:val="24"/>
        </w:rPr>
        <w:t xml:space="preserve">, no main effect of group </w:t>
      </w:r>
      <w:proofErr w:type="gramStart"/>
      <w:r w:rsidRPr="007C213A">
        <w:rPr>
          <w:rFonts w:ascii="Times New Roman" w:hAnsi="Times New Roman" w:cs="Times New Roman"/>
          <w:i/>
          <w:sz w:val="24"/>
          <w:szCs w:val="24"/>
        </w:rPr>
        <w:t>F</w:t>
      </w:r>
      <w:r w:rsidRPr="00870BEC">
        <w:rPr>
          <w:rFonts w:ascii="Times New Roman" w:hAnsi="Times New Roman" w:cs="Times New Roman"/>
          <w:sz w:val="24"/>
          <w:szCs w:val="24"/>
        </w:rPr>
        <w:t>(</w:t>
      </w:r>
      <w:proofErr w:type="gramEnd"/>
      <w:r w:rsidRPr="00870BEC">
        <w:rPr>
          <w:rFonts w:ascii="Times New Roman" w:hAnsi="Times New Roman" w:cs="Times New Roman"/>
          <w:sz w:val="24"/>
          <w:szCs w:val="24"/>
        </w:rPr>
        <w:t>1,</w:t>
      </w:r>
      <w:del w:id="166" w:author="Deon T. Benton" w:date="2019-05-03T12:23:00Z">
        <w:r w:rsidRPr="00870BEC" w:rsidDel="00DC5AAB">
          <w:rPr>
            <w:rFonts w:ascii="Times New Roman" w:hAnsi="Times New Roman" w:cs="Times New Roman"/>
            <w:sz w:val="24"/>
            <w:szCs w:val="24"/>
          </w:rPr>
          <w:delText>17</w:delText>
        </w:r>
      </w:del>
      <w:ins w:id="167" w:author="Deon T. Benton" w:date="2019-05-03T12:23:00Z">
        <w:r w:rsidR="00DC5AAB">
          <w:rPr>
            <w:rFonts w:ascii="Times New Roman" w:hAnsi="Times New Roman" w:cs="Times New Roman"/>
            <w:sz w:val="24"/>
            <w:szCs w:val="24"/>
          </w:rPr>
          <w:t>23</w:t>
        </w:r>
      </w:ins>
      <w:r w:rsidRPr="00870BEC">
        <w:rPr>
          <w:rFonts w:ascii="Times New Roman" w:hAnsi="Times New Roman" w:cs="Times New Roman"/>
          <w:sz w:val="24"/>
          <w:szCs w:val="24"/>
        </w:rPr>
        <w:t>)</w:t>
      </w:r>
      <w:r w:rsidR="007C213A">
        <w:rPr>
          <w:rFonts w:ascii="Times New Roman" w:hAnsi="Times New Roman" w:cs="Times New Roman"/>
          <w:sz w:val="24"/>
          <w:szCs w:val="24"/>
        </w:rPr>
        <w:t xml:space="preserve"> </w:t>
      </w:r>
      <w:r w:rsidRPr="00870BEC">
        <w:rPr>
          <w:rFonts w:ascii="Times New Roman" w:hAnsi="Times New Roman" w:cs="Times New Roman"/>
          <w:sz w:val="24"/>
          <w:szCs w:val="24"/>
        </w:rPr>
        <w:t>=</w:t>
      </w:r>
      <w:r w:rsidR="007C213A">
        <w:rPr>
          <w:rFonts w:ascii="Times New Roman" w:hAnsi="Times New Roman" w:cs="Times New Roman"/>
          <w:sz w:val="24"/>
          <w:szCs w:val="24"/>
        </w:rPr>
        <w:t xml:space="preserve"> </w:t>
      </w:r>
      <w:r w:rsidRPr="00870BEC">
        <w:rPr>
          <w:rFonts w:ascii="Times New Roman" w:hAnsi="Times New Roman" w:cs="Times New Roman"/>
          <w:sz w:val="24"/>
          <w:szCs w:val="24"/>
        </w:rPr>
        <w:t>0.</w:t>
      </w:r>
      <w:del w:id="168" w:author="Deon T. Benton" w:date="2019-05-03T12:23:00Z">
        <w:r w:rsidRPr="00870BEC" w:rsidDel="00DC5AAB">
          <w:rPr>
            <w:rFonts w:ascii="Times New Roman" w:hAnsi="Times New Roman" w:cs="Times New Roman"/>
            <w:sz w:val="24"/>
            <w:szCs w:val="24"/>
          </w:rPr>
          <w:delText>15</w:delText>
        </w:r>
      </w:del>
      <w:ins w:id="169" w:author="Deon T. Benton" w:date="2019-05-03T12:23:00Z">
        <w:r w:rsidR="00DC5AAB">
          <w:rPr>
            <w:rFonts w:ascii="Times New Roman" w:hAnsi="Times New Roman" w:cs="Times New Roman"/>
            <w:sz w:val="24"/>
            <w:szCs w:val="24"/>
          </w:rPr>
          <w:t>005</w:t>
        </w:r>
      </w:ins>
      <w:r w:rsidRPr="00870BEC">
        <w:rPr>
          <w:rFonts w:ascii="Times New Roman" w:hAnsi="Times New Roman" w:cs="Times New Roman"/>
          <w:sz w:val="24"/>
          <w:szCs w:val="24"/>
        </w:rPr>
        <w:t xml:space="preserve">, </w:t>
      </w:r>
      <w:r w:rsidRPr="007C213A">
        <w:rPr>
          <w:rFonts w:ascii="Times New Roman" w:hAnsi="Times New Roman" w:cs="Times New Roman"/>
          <w:i/>
          <w:sz w:val="24"/>
          <w:szCs w:val="24"/>
        </w:rPr>
        <w:t>p</w:t>
      </w:r>
      <w:r w:rsidRPr="00870BEC">
        <w:rPr>
          <w:rFonts w:ascii="Times New Roman" w:hAnsi="Times New Roman" w:cs="Times New Roman"/>
          <w:sz w:val="24"/>
          <w:szCs w:val="24"/>
        </w:rPr>
        <w:t xml:space="preserve"> = 0.</w:t>
      </w:r>
      <w:del w:id="170" w:author="Deon T. Benton" w:date="2019-05-03T12:23:00Z">
        <w:r w:rsidRPr="00870BEC" w:rsidDel="00DC5AAB">
          <w:rPr>
            <w:rFonts w:ascii="Times New Roman" w:hAnsi="Times New Roman" w:cs="Times New Roman"/>
            <w:sz w:val="24"/>
            <w:szCs w:val="24"/>
          </w:rPr>
          <w:delText>71</w:delText>
        </w:r>
      </w:del>
      <w:ins w:id="171" w:author="Deon T. Benton" w:date="2019-05-03T12:23:00Z">
        <w:r w:rsidR="00DC5AAB">
          <w:rPr>
            <w:rFonts w:ascii="Times New Roman" w:hAnsi="Times New Roman" w:cs="Times New Roman"/>
            <w:sz w:val="24"/>
            <w:szCs w:val="24"/>
          </w:rPr>
          <w:t>94</w:t>
        </w:r>
      </w:ins>
      <w:del w:id="172" w:author="Deon T. Benton" w:date="2019-05-03T12:23:00Z">
        <w:r w:rsidRPr="00870BEC" w:rsidDel="00DC5AAB">
          <w:rPr>
            <w:rFonts w:ascii="Times New Roman" w:hAnsi="Times New Roman" w:cs="Times New Roman"/>
            <w:sz w:val="24"/>
            <w:szCs w:val="24"/>
          </w:rPr>
          <w:delText xml:space="preserve">, </w:delText>
        </w:r>
        <w:r w:rsidR="007C213A" w:rsidRPr="00F324D0" w:rsidDel="00DC5AAB">
          <w:rPr>
            <w:rFonts w:ascii="Times New Roman" w:hAnsi="Times New Roman" w:cs="Times New Roman"/>
            <w:i/>
            <w:sz w:val="24"/>
            <w:szCs w:val="24"/>
          </w:rPr>
          <w:delText>η</w:delText>
        </w:r>
        <w:r w:rsidR="007C213A" w:rsidRPr="006957D9" w:rsidDel="00DC5AAB">
          <w:rPr>
            <w:rFonts w:ascii="Times New Roman" w:hAnsi="Times New Roman" w:cs="Times New Roman"/>
            <w:i/>
            <w:sz w:val="24"/>
            <w:szCs w:val="24"/>
            <w:vertAlign w:val="subscript"/>
          </w:rPr>
          <w:delText>p</w:delText>
        </w:r>
        <w:r w:rsidR="007C213A" w:rsidRPr="006957D9" w:rsidDel="00DC5AAB">
          <w:rPr>
            <w:rFonts w:ascii="Times New Roman" w:hAnsi="Times New Roman" w:cs="Times New Roman"/>
            <w:i/>
            <w:sz w:val="24"/>
            <w:szCs w:val="24"/>
            <w:vertAlign w:val="superscript"/>
          </w:rPr>
          <w:delText>2</w:delText>
        </w:r>
        <w:r w:rsidRPr="00870BEC" w:rsidDel="00DC5AAB">
          <w:rPr>
            <w:rFonts w:ascii="Times New Roman" w:hAnsi="Times New Roman" w:cs="Times New Roman"/>
            <w:sz w:val="24"/>
            <w:szCs w:val="24"/>
          </w:rPr>
          <w:delText xml:space="preserve"> = 0.009</w:delText>
        </w:r>
      </w:del>
      <w:r w:rsidRPr="00870BEC">
        <w:rPr>
          <w:rFonts w:ascii="Times New Roman" w:hAnsi="Times New Roman" w:cs="Times New Roman"/>
          <w:sz w:val="24"/>
          <w:szCs w:val="24"/>
        </w:rPr>
        <w:t xml:space="preserve">, no main effect of order of </w:t>
      </w:r>
      <w:del w:id="173" w:author="Deon T. Benton" w:date="2019-05-03T12:23:00Z">
        <w:r w:rsidRPr="00870BEC" w:rsidDel="00DC5AAB">
          <w:rPr>
            <w:rFonts w:ascii="Times New Roman" w:hAnsi="Times New Roman" w:cs="Times New Roman"/>
            <w:sz w:val="24"/>
            <w:szCs w:val="24"/>
          </w:rPr>
          <w:delText>test trials</w:delText>
        </w:r>
      </w:del>
      <w:ins w:id="174" w:author="Deon T. Benton" w:date="2019-05-03T12:23:00Z">
        <w:r w:rsidR="00DC5AAB">
          <w:rPr>
            <w:rFonts w:ascii="Times New Roman" w:hAnsi="Times New Roman" w:cs="Times New Roman"/>
            <w:sz w:val="24"/>
            <w:szCs w:val="24"/>
          </w:rPr>
          <w:t>test-trial order</w:t>
        </w:r>
      </w:ins>
      <w:r w:rsidRPr="00870BEC">
        <w:rPr>
          <w:rFonts w:ascii="Times New Roman" w:hAnsi="Times New Roman" w:cs="Times New Roman"/>
          <w:sz w:val="24"/>
          <w:szCs w:val="24"/>
        </w:rPr>
        <w:t xml:space="preserve"> </w:t>
      </w:r>
      <w:proofErr w:type="gramStart"/>
      <w:r w:rsidRPr="006B1101">
        <w:rPr>
          <w:rFonts w:ascii="Times New Roman" w:hAnsi="Times New Roman" w:cs="Times New Roman"/>
          <w:i/>
          <w:sz w:val="24"/>
          <w:szCs w:val="24"/>
        </w:rPr>
        <w:t>F</w:t>
      </w:r>
      <w:r w:rsidRPr="00870BEC">
        <w:rPr>
          <w:rFonts w:ascii="Times New Roman" w:hAnsi="Times New Roman" w:cs="Times New Roman"/>
          <w:sz w:val="24"/>
          <w:szCs w:val="24"/>
        </w:rPr>
        <w:t>(</w:t>
      </w:r>
      <w:proofErr w:type="gramEnd"/>
      <w:r w:rsidRPr="00870BEC">
        <w:rPr>
          <w:rFonts w:ascii="Times New Roman" w:hAnsi="Times New Roman" w:cs="Times New Roman"/>
          <w:sz w:val="24"/>
          <w:szCs w:val="24"/>
        </w:rPr>
        <w:t>1,</w:t>
      </w:r>
      <w:del w:id="175" w:author="Deon T. Benton" w:date="2019-05-03T12:23:00Z">
        <w:r w:rsidRPr="00870BEC" w:rsidDel="00DC5AAB">
          <w:rPr>
            <w:rFonts w:ascii="Times New Roman" w:hAnsi="Times New Roman" w:cs="Times New Roman"/>
            <w:sz w:val="24"/>
            <w:szCs w:val="24"/>
          </w:rPr>
          <w:delText>17</w:delText>
        </w:r>
      </w:del>
      <w:ins w:id="176" w:author="Deon T. Benton" w:date="2019-05-03T12:23:00Z">
        <w:r w:rsidR="00DC5AAB">
          <w:rPr>
            <w:rFonts w:ascii="Times New Roman" w:hAnsi="Times New Roman" w:cs="Times New Roman"/>
            <w:sz w:val="24"/>
            <w:szCs w:val="24"/>
          </w:rPr>
          <w:t>23</w:t>
        </w:r>
      </w:ins>
      <w:r w:rsidRPr="00870BEC">
        <w:rPr>
          <w:rFonts w:ascii="Times New Roman" w:hAnsi="Times New Roman" w:cs="Times New Roman"/>
          <w:sz w:val="24"/>
          <w:szCs w:val="24"/>
        </w:rPr>
        <w:t>)</w:t>
      </w:r>
      <w:r w:rsidR="006B1101">
        <w:rPr>
          <w:rFonts w:ascii="Times New Roman" w:hAnsi="Times New Roman" w:cs="Times New Roman"/>
          <w:sz w:val="24"/>
          <w:szCs w:val="24"/>
        </w:rPr>
        <w:t xml:space="preserve"> </w:t>
      </w:r>
      <w:r w:rsidRPr="00870BEC">
        <w:rPr>
          <w:rFonts w:ascii="Times New Roman" w:hAnsi="Times New Roman" w:cs="Times New Roman"/>
          <w:sz w:val="24"/>
          <w:szCs w:val="24"/>
        </w:rPr>
        <w:t>=</w:t>
      </w:r>
      <w:r w:rsidR="006B1101">
        <w:rPr>
          <w:rFonts w:ascii="Times New Roman" w:hAnsi="Times New Roman" w:cs="Times New Roman"/>
          <w:sz w:val="24"/>
          <w:szCs w:val="24"/>
        </w:rPr>
        <w:t xml:space="preserve"> </w:t>
      </w:r>
      <w:r w:rsidRPr="00870BEC">
        <w:rPr>
          <w:rFonts w:ascii="Times New Roman" w:hAnsi="Times New Roman" w:cs="Times New Roman"/>
          <w:sz w:val="24"/>
          <w:szCs w:val="24"/>
        </w:rPr>
        <w:t>1.</w:t>
      </w:r>
      <w:del w:id="177" w:author="Deon T. Benton" w:date="2019-05-03T12:23:00Z">
        <w:r w:rsidRPr="00870BEC" w:rsidDel="00DC5AAB">
          <w:rPr>
            <w:rFonts w:ascii="Times New Roman" w:hAnsi="Times New Roman" w:cs="Times New Roman"/>
            <w:sz w:val="24"/>
            <w:szCs w:val="24"/>
          </w:rPr>
          <w:delText>65</w:delText>
        </w:r>
      </w:del>
      <w:ins w:id="178" w:author="Deon T. Benton" w:date="2019-05-03T12:23:00Z">
        <w:r w:rsidR="00DC5AAB">
          <w:rPr>
            <w:rFonts w:ascii="Times New Roman" w:hAnsi="Times New Roman" w:cs="Times New Roman"/>
            <w:sz w:val="24"/>
            <w:szCs w:val="24"/>
          </w:rPr>
          <w:t>82</w:t>
        </w:r>
      </w:ins>
      <w:r w:rsidRPr="00870BEC">
        <w:rPr>
          <w:rFonts w:ascii="Times New Roman" w:hAnsi="Times New Roman" w:cs="Times New Roman"/>
          <w:sz w:val="24"/>
          <w:szCs w:val="24"/>
        </w:rPr>
        <w:t xml:space="preserve">, </w:t>
      </w:r>
      <w:r w:rsidRPr="006B1101">
        <w:rPr>
          <w:rFonts w:ascii="Times New Roman" w:hAnsi="Times New Roman" w:cs="Times New Roman"/>
          <w:i/>
          <w:sz w:val="24"/>
          <w:szCs w:val="24"/>
        </w:rPr>
        <w:t>p</w:t>
      </w:r>
      <w:r w:rsidRPr="00870BEC">
        <w:rPr>
          <w:rFonts w:ascii="Times New Roman" w:hAnsi="Times New Roman" w:cs="Times New Roman"/>
          <w:sz w:val="24"/>
          <w:szCs w:val="24"/>
        </w:rPr>
        <w:t xml:space="preserve"> = 0.</w:t>
      </w:r>
      <w:del w:id="179" w:author="Deon T. Benton" w:date="2019-05-03T12:23:00Z">
        <w:r w:rsidRPr="00870BEC" w:rsidDel="00DC5AAB">
          <w:rPr>
            <w:rFonts w:ascii="Times New Roman" w:hAnsi="Times New Roman" w:cs="Times New Roman"/>
            <w:sz w:val="24"/>
            <w:szCs w:val="24"/>
          </w:rPr>
          <w:delText>22</w:delText>
        </w:r>
      </w:del>
      <w:ins w:id="180" w:author="Deon T. Benton" w:date="2019-05-03T12:23:00Z">
        <w:r w:rsidR="00DC5AAB">
          <w:rPr>
            <w:rFonts w:ascii="Times New Roman" w:hAnsi="Times New Roman" w:cs="Times New Roman"/>
            <w:sz w:val="24"/>
            <w:szCs w:val="24"/>
          </w:rPr>
          <w:t>19</w:t>
        </w:r>
      </w:ins>
      <w:del w:id="181" w:author="Deon T. Benton" w:date="2019-05-03T12:23:00Z">
        <w:r w:rsidRPr="00870BEC" w:rsidDel="00DC5AAB">
          <w:rPr>
            <w:rFonts w:ascii="Times New Roman" w:hAnsi="Times New Roman" w:cs="Times New Roman"/>
            <w:sz w:val="24"/>
            <w:szCs w:val="24"/>
          </w:rPr>
          <w:delText xml:space="preserve">, </w:delText>
        </w:r>
        <w:r w:rsidR="006B1101" w:rsidRPr="00F324D0" w:rsidDel="00DC5AAB">
          <w:rPr>
            <w:rFonts w:ascii="Times New Roman" w:hAnsi="Times New Roman" w:cs="Times New Roman"/>
            <w:i/>
            <w:sz w:val="24"/>
            <w:szCs w:val="24"/>
          </w:rPr>
          <w:delText>η</w:delText>
        </w:r>
        <w:r w:rsidR="006B1101" w:rsidRPr="006957D9" w:rsidDel="00DC5AAB">
          <w:rPr>
            <w:rFonts w:ascii="Times New Roman" w:hAnsi="Times New Roman" w:cs="Times New Roman"/>
            <w:i/>
            <w:sz w:val="24"/>
            <w:szCs w:val="24"/>
            <w:vertAlign w:val="subscript"/>
          </w:rPr>
          <w:delText>p</w:delText>
        </w:r>
        <w:r w:rsidR="006B1101" w:rsidRPr="006957D9" w:rsidDel="00DC5AAB">
          <w:rPr>
            <w:rFonts w:ascii="Times New Roman" w:hAnsi="Times New Roman" w:cs="Times New Roman"/>
            <w:i/>
            <w:sz w:val="24"/>
            <w:szCs w:val="24"/>
            <w:vertAlign w:val="superscript"/>
          </w:rPr>
          <w:delText>2</w:delText>
        </w:r>
        <w:r w:rsidRPr="00870BEC" w:rsidDel="00DC5AAB">
          <w:rPr>
            <w:rFonts w:ascii="Times New Roman" w:hAnsi="Times New Roman" w:cs="Times New Roman"/>
            <w:sz w:val="24"/>
            <w:szCs w:val="24"/>
          </w:rPr>
          <w:delText xml:space="preserve"> = 0.09</w:delText>
        </w:r>
      </w:del>
      <w:r w:rsidRPr="00870BEC">
        <w:rPr>
          <w:rFonts w:ascii="Times New Roman" w:hAnsi="Times New Roman" w:cs="Times New Roman"/>
          <w:sz w:val="24"/>
          <w:szCs w:val="24"/>
        </w:rPr>
        <w:t xml:space="preserve">, and no interaction between any of the three factors, all interaction </w:t>
      </w:r>
      <w:r w:rsidRPr="006B1101">
        <w:rPr>
          <w:rFonts w:ascii="Times New Roman" w:hAnsi="Times New Roman" w:cs="Times New Roman"/>
          <w:i/>
          <w:sz w:val="24"/>
          <w:szCs w:val="24"/>
        </w:rPr>
        <w:t>p</w:t>
      </w:r>
      <w:r w:rsidRPr="00870BEC">
        <w:rPr>
          <w:rFonts w:ascii="Times New Roman" w:hAnsi="Times New Roman" w:cs="Times New Roman"/>
          <w:sz w:val="24"/>
          <w:szCs w:val="24"/>
        </w:rPr>
        <w:t>'s &gt; 0.</w:t>
      </w:r>
      <w:del w:id="182" w:author="Deon T. Benton" w:date="2019-05-03T12:24:00Z">
        <w:r w:rsidRPr="00870BEC" w:rsidDel="00DC5AAB">
          <w:rPr>
            <w:rFonts w:ascii="Times New Roman" w:hAnsi="Times New Roman" w:cs="Times New Roman"/>
            <w:sz w:val="24"/>
            <w:szCs w:val="24"/>
          </w:rPr>
          <w:delText>54</w:delText>
        </w:r>
      </w:del>
      <w:ins w:id="183" w:author="Deon T. Benton" w:date="2019-05-03T12:24:00Z">
        <w:r w:rsidR="00DC5AAB">
          <w:rPr>
            <w:rFonts w:ascii="Times New Roman" w:hAnsi="Times New Roman" w:cs="Times New Roman"/>
            <w:sz w:val="24"/>
            <w:szCs w:val="24"/>
          </w:rPr>
          <w:t>19</w:t>
        </w:r>
      </w:ins>
      <w:r w:rsidRPr="00870BEC">
        <w:rPr>
          <w:rFonts w:ascii="Times New Roman" w:hAnsi="Times New Roman" w:cs="Times New Roman"/>
          <w:sz w:val="24"/>
          <w:szCs w:val="24"/>
        </w:rPr>
        <w:t>.</w:t>
      </w:r>
    </w:p>
    <w:p w14:paraId="6E425902" w14:textId="43F4B8F9" w:rsidR="00C3223C" w:rsidRDefault="00C3223C" w:rsidP="00C7016D">
      <w:pPr>
        <w:spacing w:line="480" w:lineRule="auto"/>
        <w:ind w:firstLine="720"/>
        <w:contextualSpacing/>
        <w:rPr>
          <w:rFonts w:ascii="Times New Roman" w:hAnsi="Times New Roman" w:cs="Times New Roman"/>
          <w:sz w:val="24"/>
          <w:szCs w:val="24"/>
        </w:rPr>
      </w:pPr>
      <w:r w:rsidRPr="00C3223C">
        <w:rPr>
          <w:rFonts w:ascii="Times New Roman" w:hAnsi="Times New Roman" w:cs="Times New Roman"/>
          <w:sz w:val="24"/>
          <w:szCs w:val="24"/>
        </w:rPr>
        <w:t>The final two analyses were similar to the first two analyses except that age was included as a covariate</w:t>
      </w:r>
      <w:r w:rsidR="00E66635">
        <w:rPr>
          <w:rFonts w:ascii="Times New Roman" w:hAnsi="Times New Roman" w:cs="Times New Roman"/>
          <w:sz w:val="24"/>
          <w:szCs w:val="24"/>
        </w:rPr>
        <w:t xml:space="preserve"> and subject ID as a random-effect</w:t>
      </w:r>
      <w:r w:rsidRPr="00C3223C">
        <w:rPr>
          <w:rFonts w:ascii="Times New Roman" w:hAnsi="Times New Roman" w:cs="Times New Roman"/>
          <w:sz w:val="24"/>
          <w:szCs w:val="24"/>
        </w:rPr>
        <w:t xml:space="preserve"> in a</w:t>
      </w:r>
      <w:r w:rsidR="00A12465">
        <w:rPr>
          <w:rFonts w:ascii="Times New Roman" w:hAnsi="Times New Roman" w:cs="Times New Roman"/>
          <w:sz w:val="24"/>
          <w:szCs w:val="24"/>
        </w:rPr>
        <w:t xml:space="preserve"> mixed-effects</w:t>
      </w:r>
      <w:r w:rsidRPr="00C3223C">
        <w:rPr>
          <w:rFonts w:ascii="Times New Roman" w:hAnsi="Times New Roman" w:cs="Times New Roman"/>
          <w:sz w:val="24"/>
          <w:szCs w:val="24"/>
        </w:rPr>
        <w:t xml:space="preserve"> ANCOVA mode</w:t>
      </w:r>
      <w:r w:rsidR="00E66635">
        <w:rPr>
          <w:rFonts w:ascii="Times New Roman" w:hAnsi="Times New Roman" w:cs="Times New Roman"/>
          <w:sz w:val="24"/>
          <w:szCs w:val="24"/>
        </w:rPr>
        <w:t>l</w:t>
      </w:r>
      <w:r w:rsidRPr="00C3223C">
        <w:rPr>
          <w:rFonts w:ascii="Times New Roman" w:hAnsi="Times New Roman" w:cs="Times New Roman"/>
          <w:sz w:val="24"/>
          <w:szCs w:val="24"/>
        </w:rPr>
        <w:t>. The first analysis</w:t>
      </w:r>
      <w:r>
        <w:rPr>
          <w:rFonts w:ascii="Times New Roman" w:hAnsi="Times New Roman" w:cs="Times New Roman"/>
          <w:sz w:val="24"/>
          <w:szCs w:val="24"/>
        </w:rPr>
        <w:t>—</w:t>
      </w:r>
      <w:r w:rsidRPr="00C3223C">
        <w:rPr>
          <w:rFonts w:ascii="Times New Roman" w:hAnsi="Times New Roman" w:cs="Times New Roman"/>
          <w:sz w:val="24"/>
          <w:szCs w:val="24"/>
        </w:rPr>
        <w:t>which examined whether there was an effect of sex, group type, or test trial order on infants' amount of total looking to the habituation event</w:t>
      </w:r>
      <w:r>
        <w:rPr>
          <w:rFonts w:ascii="Times New Roman" w:hAnsi="Times New Roman" w:cs="Times New Roman"/>
          <w:sz w:val="24"/>
          <w:szCs w:val="24"/>
        </w:rPr>
        <w:t xml:space="preserve">s when age was controlled </w:t>
      </w:r>
      <w:r w:rsidR="005E042F">
        <w:rPr>
          <w:rFonts w:ascii="Times New Roman" w:hAnsi="Times New Roman" w:cs="Times New Roman"/>
          <w:sz w:val="24"/>
          <w:szCs w:val="24"/>
        </w:rPr>
        <w:t>for</w:t>
      </w:r>
      <w:r>
        <w:rPr>
          <w:rFonts w:ascii="Times New Roman" w:hAnsi="Times New Roman" w:cs="Times New Roman"/>
          <w:sz w:val="24"/>
          <w:szCs w:val="24"/>
        </w:rPr>
        <w:t>—</w:t>
      </w:r>
      <w:r w:rsidRPr="00C3223C">
        <w:rPr>
          <w:rFonts w:ascii="Times New Roman" w:hAnsi="Times New Roman" w:cs="Times New Roman"/>
          <w:sz w:val="24"/>
          <w:szCs w:val="24"/>
        </w:rPr>
        <w:t xml:space="preserve">did not yield a significant main effect of sex </w:t>
      </w:r>
      <w:r w:rsidRPr="00C3223C">
        <w:rPr>
          <w:rFonts w:ascii="Times New Roman" w:hAnsi="Times New Roman" w:cs="Times New Roman"/>
          <w:i/>
          <w:sz w:val="24"/>
          <w:szCs w:val="24"/>
        </w:rPr>
        <w:t>F</w:t>
      </w:r>
      <w:r w:rsidRPr="00C3223C">
        <w:rPr>
          <w:rFonts w:ascii="Times New Roman" w:hAnsi="Times New Roman" w:cs="Times New Roman"/>
          <w:sz w:val="24"/>
          <w:szCs w:val="24"/>
        </w:rPr>
        <w:t>(1,</w:t>
      </w:r>
      <w:del w:id="184" w:author="Deon T. Benton" w:date="2019-05-03T12:26:00Z">
        <w:r w:rsidRPr="00C3223C" w:rsidDel="008152B1">
          <w:rPr>
            <w:rFonts w:ascii="Times New Roman" w:hAnsi="Times New Roman" w:cs="Times New Roman"/>
            <w:sz w:val="24"/>
            <w:szCs w:val="24"/>
          </w:rPr>
          <w:delText>17</w:delText>
        </w:r>
      </w:del>
      <w:ins w:id="185" w:author="Deon T. Benton" w:date="2019-05-03T12:26:00Z">
        <w:r w:rsidR="008152B1">
          <w:rPr>
            <w:rFonts w:ascii="Times New Roman" w:hAnsi="Times New Roman" w:cs="Times New Roman"/>
            <w:sz w:val="24"/>
            <w:szCs w:val="24"/>
          </w:rPr>
          <w:t>23</w:t>
        </w:r>
      </w:ins>
      <w:r w:rsidRPr="00C3223C">
        <w:rPr>
          <w:rFonts w:ascii="Times New Roman" w:hAnsi="Times New Roman" w:cs="Times New Roman"/>
          <w:sz w:val="24"/>
          <w:szCs w:val="24"/>
        </w:rPr>
        <w:t>)</w:t>
      </w:r>
      <w:r>
        <w:rPr>
          <w:rFonts w:ascii="Times New Roman" w:hAnsi="Times New Roman" w:cs="Times New Roman"/>
          <w:sz w:val="24"/>
          <w:szCs w:val="24"/>
        </w:rPr>
        <w:t xml:space="preserve"> </w:t>
      </w:r>
      <w:r w:rsidRPr="00C3223C">
        <w:rPr>
          <w:rFonts w:ascii="Times New Roman" w:hAnsi="Times New Roman" w:cs="Times New Roman"/>
          <w:sz w:val="24"/>
          <w:szCs w:val="24"/>
        </w:rPr>
        <w:t>=</w:t>
      </w:r>
      <w:r>
        <w:rPr>
          <w:rFonts w:ascii="Times New Roman" w:hAnsi="Times New Roman" w:cs="Times New Roman"/>
          <w:sz w:val="24"/>
          <w:szCs w:val="24"/>
        </w:rPr>
        <w:t xml:space="preserve"> </w:t>
      </w:r>
      <w:r w:rsidRPr="00C3223C">
        <w:rPr>
          <w:rFonts w:ascii="Times New Roman" w:hAnsi="Times New Roman" w:cs="Times New Roman"/>
          <w:sz w:val="24"/>
          <w:szCs w:val="24"/>
        </w:rPr>
        <w:t>0.</w:t>
      </w:r>
      <w:del w:id="186" w:author="Deon T. Benton" w:date="2019-05-03T12:27:00Z">
        <w:r w:rsidRPr="00C3223C" w:rsidDel="008152B1">
          <w:rPr>
            <w:rFonts w:ascii="Times New Roman" w:hAnsi="Times New Roman" w:cs="Times New Roman"/>
            <w:sz w:val="24"/>
            <w:szCs w:val="24"/>
          </w:rPr>
          <w:delText>04</w:delText>
        </w:r>
      </w:del>
      <w:ins w:id="187" w:author="Deon T. Benton" w:date="2019-05-03T12:27:00Z">
        <w:r w:rsidR="008152B1">
          <w:rPr>
            <w:rFonts w:ascii="Times New Roman" w:hAnsi="Times New Roman" w:cs="Times New Roman"/>
            <w:sz w:val="24"/>
            <w:szCs w:val="24"/>
          </w:rPr>
          <w:t>46</w:t>
        </w:r>
      </w:ins>
      <w:r w:rsidRPr="00C3223C">
        <w:rPr>
          <w:rFonts w:ascii="Times New Roman" w:hAnsi="Times New Roman" w:cs="Times New Roman"/>
          <w:sz w:val="24"/>
          <w:szCs w:val="24"/>
        </w:rPr>
        <w:t xml:space="preserve">, </w:t>
      </w:r>
      <w:r w:rsidRPr="00E66635">
        <w:rPr>
          <w:rFonts w:ascii="Times New Roman" w:hAnsi="Times New Roman" w:cs="Times New Roman"/>
          <w:i/>
          <w:sz w:val="24"/>
          <w:szCs w:val="24"/>
        </w:rPr>
        <w:t>p</w:t>
      </w:r>
      <w:r w:rsidRPr="00C3223C">
        <w:rPr>
          <w:rFonts w:ascii="Times New Roman" w:hAnsi="Times New Roman" w:cs="Times New Roman"/>
          <w:sz w:val="24"/>
          <w:szCs w:val="24"/>
        </w:rPr>
        <w:t xml:space="preserve"> = 0.</w:t>
      </w:r>
      <w:del w:id="188" w:author="Deon T. Benton" w:date="2019-05-03T12:27:00Z">
        <w:r w:rsidRPr="00C3223C" w:rsidDel="008152B1">
          <w:rPr>
            <w:rFonts w:ascii="Times New Roman" w:hAnsi="Times New Roman" w:cs="Times New Roman"/>
            <w:sz w:val="24"/>
            <w:szCs w:val="24"/>
          </w:rPr>
          <w:delText>84</w:delText>
        </w:r>
      </w:del>
      <w:ins w:id="189" w:author="Deon T. Benton" w:date="2019-05-03T12:27:00Z">
        <w:r w:rsidR="008152B1">
          <w:rPr>
            <w:rFonts w:ascii="Times New Roman" w:hAnsi="Times New Roman" w:cs="Times New Roman"/>
            <w:sz w:val="24"/>
            <w:szCs w:val="24"/>
          </w:rPr>
          <w:t>5</w:t>
        </w:r>
      </w:ins>
      <w:r w:rsidRPr="00C3223C">
        <w:rPr>
          <w:rFonts w:ascii="Times New Roman" w:hAnsi="Times New Roman" w:cs="Times New Roman"/>
          <w:sz w:val="24"/>
          <w:szCs w:val="24"/>
        </w:rPr>
        <w:t xml:space="preserve">, </w:t>
      </w:r>
      <w:r w:rsidR="00E66635">
        <w:rPr>
          <w:rFonts w:ascii="Times New Roman" w:hAnsi="Times New Roman" w:cs="Times New Roman"/>
          <w:sz w:val="24"/>
          <w:szCs w:val="24"/>
        </w:rPr>
        <w:t xml:space="preserve">main effect of </w:t>
      </w:r>
      <w:r w:rsidRPr="00C3223C">
        <w:rPr>
          <w:rFonts w:ascii="Times New Roman" w:hAnsi="Times New Roman" w:cs="Times New Roman"/>
          <w:sz w:val="24"/>
          <w:szCs w:val="24"/>
        </w:rPr>
        <w:t>group</w:t>
      </w:r>
      <w:ins w:id="190" w:author="Deon T. Benton" w:date="2019-05-03T12:27:00Z">
        <w:r w:rsidR="008152B1">
          <w:rPr>
            <w:rFonts w:ascii="Times New Roman" w:hAnsi="Times New Roman" w:cs="Times New Roman"/>
            <w:sz w:val="24"/>
            <w:szCs w:val="24"/>
          </w:rPr>
          <w:t xml:space="preserve"> type</w:t>
        </w:r>
      </w:ins>
      <w:r w:rsidRPr="00C3223C">
        <w:rPr>
          <w:rFonts w:ascii="Times New Roman" w:hAnsi="Times New Roman" w:cs="Times New Roman"/>
          <w:sz w:val="24"/>
          <w:szCs w:val="24"/>
        </w:rPr>
        <w:t xml:space="preserve"> </w:t>
      </w:r>
      <w:proofErr w:type="gramStart"/>
      <w:r w:rsidRPr="00E66635">
        <w:rPr>
          <w:rFonts w:ascii="Times New Roman" w:hAnsi="Times New Roman" w:cs="Times New Roman"/>
          <w:i/>
          <w:sz w:val="24"/>
          <w:szCs w:val="24"/>
        </w:rPr>
        <w:t>F</w:t>
      </w:r>
      <w:r w:rsidRPr="00C3223C">
        <w:rPr>
          <w:rFonts w:ascii="Times New Roman" w:hAnsi="Times New Roman" w:cs="Times New Roman"/>
          <w:sz w:val="24"/>
          <w:szCs w:val="24"/>
        </w:rPr>
        <w:t>(</w:t>
      </w:r>
      <w:proofErr w:type="gramEnd"/>
      <w:r w:rsidRPr="00C3223C">
        <w:rPr>
          <w:rFonts w:ascii="Times New Roman" w:hAnsi="Times New Roman" w:cs="Times New Roman"/>
          <w:sz w:val="24"/>
          <w:szCs w:val="24"/>
        </w:rPr>
        <w:t>1,</w:t>
      </w:r>
      <w:del w:id="191" w:author="Deon T. Benton" w:date="2019-05-03T12:27:00Z">
        <w:r w:rsidRPr="00C3223C" w:rsidDel="008152B1">
          <w:rPr>
            <w:rFonts w:ascii="Times New Roman" w:hAnsi="Times New Roman" w:cs="Times New Roman"/>
            <w:sz w:val="24"/>
            <w:szCs w:val="24"/>
          </w:rPr>
          <w:delText>17</w:delText>
        </w:r>
      </w:del>
      <w:ins w:id="192" w:author="Deon T. Benton" w:date="2019-05-03T12:27:00Z">
        <w:r w:rsidR="008152B1">
          <w:rPr>
            <w:rFonts w:ascii="Times New Roman" w:hAnsi="Times New Roman" w:cs="Times New Roman"/>
            <w:sz w:val="24"/>
            <w:szCs w:val="24"/>
          </w:rPr>
          <w:t>23</w:t>
        </w:r>
      </w:ins>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0.</w:t>
      </w:r>
      <w:del w:id="193" w:author="Deon T. Benton" w:date="2019-05-03T12:27:00Z">
        <w:r w:rsidRPr="00C3223C" w:rsidDel="008152B1">
          <w:rPr>
            <w:rFonts w:ascii="Times New Roman" w:hAnsi="Times New Roman" w:cs="Times New Roman"/>
            <w:sz w:val="24"/>
            <w:szCs w:val="24"/>
          </w:rPr>
          <w:delText>0004</w:delText>
        </w:r>
      </w:del>
      <w:ins w:id="194" w:author="Deon T. Benton" w:date="2019-05-03T12:27:00Z">
        <w:r w:rsidR="008152B1" w:rsidRPr="00C3223C">
          <w:rPr>
            <w:rFonts w:ascii="Times New Roman" w:hAnsi="Times New Roman" w:cs="Times New Roman"/>
            <w:sz w:val="24"/>
            <w:szCs w:val="24"/>
          </w:rPr>
          <w:t>0</w:t>
        </w:r>
        <w:r w:rsidR="008152B1">
          <w:rPr>
            <w:rFonts w:ascii="Times New Roman" w:hAnsi="Times New Roman" w:cs="Times New Roman"/>
            <w:sz w:val="24"/>
            <w:szCs w:val="24"/>
          </w:rPr>
          <w:t>1</w:t>
        </w:r>
      </w:ins>
      <w:r w:rsidRPr="00C3223C">
        <w:rPr>
          <w:rFonts w:ascii="Times New Roman" w:hAnsi="Times New Roman" w:cs="Times New Roman"/>
          <w:sz w:val="24"/>
          <w:szCs w:val="24"/>
        </w:rPr>
        <w:t xml:space="preserve">, </w:t>
      </w:r>
      <w:r w:rsidRPr="00E66635">
        <w:rPr>
          <w:rFonts w:ascii="Times New Roman" w:hAnsi="Times New Roman" w:cs="Times New Roman"/>
          <w:i/>
          <w:sz w:val="24"/>
          <w:szCs w:val="24"/>
        </w:rPr>
        <w:t>p</w:t>
      </w:r>
      <w:r w:rsidRPr="00C3223C">
        <w:rPr>
          <w:rFonts w:ascii="Times New Roman" w:hAnsi="Times New Roman" w:cs="Times New Roman"/>
          <w:sz w:val="24"/>
          <w:szCs w:val="24"/>
        </w:rPr>
        <w:t xml:space="preserve"> = 0.</w:t>
      </w:r>
      <w:del w:id="195" w:author="Deon T. Benton" w:date="2019-05-03T12:27:00Z">
        <w:r w:rsidRPr="00C3223C" w:rsidDel="008152B1">
          <w:rPr>
            <w:rFonts w:ascii="Times New Roman" w:hAnsi="Times New Roman" w:cs="Times New Roman"/>
            <w:sz w:val="24"/>
            <w:szCs w:val="24"/>
          </w:rPr>
          <w:delText>98</w:delText>
        </w:r>
      </w:del>
      <w:ins w:id="196" w:author="Deon T. Benton" w:date="2019-05-03T12:27:00Z">
        <w:r w:rsidR="008152B1" w:rsidRPr="00C3223C">
          <w:rPr>
            <w:rFonts w:ascii="Times New Roman" w:hAnsi="Times New Roman" w:cs="Times New Roman"/>
            <w:sz w:val="24"/>
            <w:szCs w:val="24"/>
          </w:rPr>
          <w:t>9</w:t>
        </w:r>
        <w:r w:rsidR="008152B1">
          <w:rPr>
            <w:rFonts w:ascii="Times New Roman" w:hAnsi="Times New Roman" w:cs="Times New Roman"/>
            <w:sz w:val="24"/>
            <w:szCs w:val="24"/>
          </w:rPr>
          <w:t>2</w:t>
        </w:r>
      </w:ins>
      <w:r w:rsidRPr="00C3223C">
        <w:rPr>
          <w:rFonts w:ascii="Times New Roman" w:hAnsi="Times New Roman" w:cs="Times New Roman"/>
          <w:sz w:val="24"/>
          <w:szCs w:val="24"/>
        </w:rPr>
        <w:t xml:space="preserve">, main effect of test trial order </w:t>
      </w:r>
      <w:proofErr w:type="gramStart"/>
      <w:r w:rsidRPr="00E66635">
        <w:rPr>
          <w:rFonts w:ascii="Times New Roman" w:hAnsi="Times New Roman" w:cs="Times New Roman"/>
          <w:i/>
          <w:sz w:val="24"/>
          <w:szCs w:val="24"/>
        </w:rPr>
        <w:t>F</w:t>
      </w:r>
      <w:r w:rsidRPr="00C3223C">
        <w:rPr>
          <w:rFonts w:ascii="Times New Roman" w:hAnsi="Times New Roman" w:cs="Times New Roman"/>
          <w:sz w:val="24"/>
          <w:szCs w:val="24"/>
        </w:rPr>
        <w:t>(</w:t>
      </w:r>
      <w:proofErr w:type="gramEnd"/>
      <w:r w:rsidRPr="00C3223C">
        <w:rPr>
          <w:rFonts w:ascii="Times New Roman" w:hAnsi="Times New Roman" w:cs="Times New Roman"/>
          <w:sz w:val="24"/>
          <w:szCs w:val="24"/>
        </w:rPr>
        <w:t>1,</w:t>
      </w:r>
      <w:del w:id="197" w:author="Deon T. Benton" w:date="2019-05-03T12:27:00Z">
        <w:r w:rsidRPr="00C3223C" w:rsidDel="008152B1">
          <w:rPr>
            <w:rFonts w:ascii="Times New Roman" w:hAnsi="Times New Roman" w:cs="Times New Roman"/>
            <w:sz w:val="24"/>
            <w:szCs w:val="24"/>
          </w:rPr>
          <w:delText>17</w:delText>
        </w:r>
      </w:del>
      <w:ins w:id="198" w:author="Deon T. Benton" w:date="2019-05-03T12:27:00Z">
        <w:r w:rsidR="008152B1">
          <w:rPr>
            <w:rFonts w:ascii="Times New Roman" w:hAnsi="Times New Roman" w:cs="Times New Roman"/>
            <w:sz w:val="24"/>
            <w:szCs w:val="24"/>
          </w:rPr>
          <w:t>23</w:t>
        </w:r>
      </w:ins>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0.</w:t>
      </w:r>
      <w:del w:id="199" w:author="Deon T. Benton" w:date="2019-05-03T12:27:00Z">
        <w:r w:rsidRPr="00C3223C" w:rsidDel="008152B1">
          <w:rPr>
            <w:rFonts w:ascii="Times New Roman" w:hAnsi="Times New Roman" w:cs="Times New Roman"/>
            <w:sz w:val="24"/>
            <w:szCs w:val="24"/>
          </w:rPr>
          <w:delText>39</w:delText>
        </w:r>
      </w:del>
      <w:ins w:id="200" w:author="Deon T. Benton" w:date="2019-05-03T12:27:00Z">
        <w:r w:rsidR="008152B1">
          <w:rPr>
            <w:rFonts w:ascii="Times New Roman" w:hAnsi="Times New Roman" w:cs="Times New Roman"/>
            <w:sz w:val="24"/>
            <w:szCs w:val="24"/>
          </w:rPr>
          <w:t>32</w:t>
        </w:r>
      </w:ins>
      <w:r w:rsidRPr="00C3223C">
        <w:rPr>
          <w:rFonts w:ascii="Times New Roman" w:hAnsi="Times New Roman" w:cs="Times New Roman"/>
          <w:sz w:val="24"/>
          <w:szCs w:val="24"/>
        </w:rPr>
        <w:t xml:space="preserve">, </w:t>
      </w:r>
      <w:r w:rsidRPr="00E66635">
        <w:rPr>
          <w:rFonts w:ascii="Times New Roman" w:hAnsi="Times New Roman" w:cs="Times New Roman"/>
          <w:i/>
          <w:sz w:val="24"/>
          <w:szCs w:val="24"/>
        </w:rPr>
        <w:t>p</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w:t>
      </w:r>
      <w:r w:rsidR="00E66635">
        <w:rPr>
          <w:rFonts w:ascii="Times New Roman" w:hAnsi="Times New Roman" w:cs="Times New Roman"/>
          <w:sz w:val="24"/>
          <w:szCs w:val="24"/>
        </w:rPr>
        <w:t xml:space="preserve"> </w:t>
      </w:r>
      <w:r w:rsidRPr="00C3223C">
        <w:rPr>
          <w:rFonts w:ascii="Times New Roman" w:hAnsi="Times New Roman" w:cs="Times New Roman"/>
          <w:sz w:val="24"/>
          <w:szCs w:val="24"/>
        </w:rPr>
        <w:t>0.</w:t>
      </w:r>
      <w:del w:id="201" w:author="Deon T. Benton" w:date="2019-05-03T12:27:00Z">
        <w:r w:rsidRPr="00C3223C" w:rsidDel="008152B1">
          <w:rPr>
            <w:rFonts w:ascii="Times New Roman" w:hAnsi="Times New Roman" w:cs="Times New Roman"/>
            <w:sz w:val="24"/>
            <w:szCs w:val="24"/>
          </w:rPr>
          <w:delText>54</w:delText>
        </w:r>
      </w:del>
      <w:ins w:id="202" w:author="Deon T. Benton" w:date="2019-05-03T12:27:00Z">
        <w:r w:rsidR="008152B1" w:rsidRPr="00C3223C">
          <w:rPr>
            <w:rFonts w:ascii="Times New Roman" w:hAnsi="Times New Roman" w:cs="Times New Roman"/>
            <w:sz w:val="24"/>
            <w:szCs w:val="24"/>
          </w:rPr>
          <w:t>5</w:t>
        </w:r>
        <w:r w:rsidR="008152B1">
          <w:rPr>
            <w:rFonts w:ascii="Times New Roman" w:hAnsi="Times New Roman" w:cs="Times New Roman"/>
            <w:sz w:val="24"/>
            <w:szCs w:val="24"/>
          </w:rPr>
          <w:t>8</w:t>
        </w:r>
      </w:ins>
      <w:del w:id="203" w:author="Deon T. Benton" w:date="2019-05-03T12:27:00Z">
        <w:r w:rsidRPr="00C3223C" w:rsidDel="008152B1">
          <w:rPr>
            <w:rFonts w:ascii="Times New Roman" w:hAnsi="Times New Roman" w:cs="Times New Roman"/>
            <w:sz w:val="24"/>
            <w:szCs w:val="24"/>
          </w:rPr>
          <w:delText xml:space="preserve">, </w:delText>
        </w:r>
        <w:r w:rsidR="00E66635" w:rsidRPr="00F324D0" w:rsidDel="008152B1">
          <w:rPr>
            <w:rFonts w:ascii="Times New Roman" w:hAnsi="Times New Roman" w:cs="Times New Roman"/>
            <w:i/>
            <w:sz w:val="24"/>
            <w:szCs w:val="24"/>
          </w:rPr>
          <w:delText>η</w:delText>
        </w:r>
        <w:r w:rsidR="00E66635" w:rsidRPr="006957D9" w:rsidDel="008152B1">
          <w:rPr>
            <w:rFonts w:ascii="Times New Roman" w:hAnsi="Times New Roman" w:cs="Times New Roman"/>
            <w:i/>
            <w:sz w:val="24"/>
            <w:szCs w:val="24"/>
            <w:vertAlign w:val="subscript"/>
          </w:rPr>
          <w:delText>p</w:delText>
        </w:r>
        <w:r w:rsidR="00E66635" w:rsidRPr="006957D9" w:rsidDel="008152B1">
          <w:rPr>
            <w:rFonts w:ascii="Times New Roman" w:hAnsi="Times New Roman" w:cs="Times New Roman"/>
            <w:i/>
            <w:sz w:val="24"/>
            <w:szCs w:val="24"/>
            <w:vertAlign w:val="superscript"/>
          </w:rPr>
          <w:delText>2</w:delText>
        </w:r>
        <w:r w:rsidR="00E66635" w:rsidDel="008152B1">
          <w:rPr>
            <w:rFonts w:ascii="Times New Roman" w:hAnsi="Times New Roman" w:cs="Times New Roman"/>
            <w:sz w:val="24"/>
            <w:szCs w:val="24"/>
          </w:rPr>
          <w:delText xml:space="preserve"> </w:delText>
        </w:r>
        <w:r w:rsidRPr="00C3223C" w:rsidDel="008152B1">
          <w:rPr>
            <w:rFonts w:ascii="Times New Roman" w:hAnsi="Times New Roman" w:cs="Times New Roman"/>
            <w:sz w:val="24"/>
            <w:szCs w:val="24"/>
          </w:rPr>
          <w:delText>=</w:delText>
        </w:r>
        <w:r w:rsidR="00E66635" w:rsidDel="008152B1">
          <w:rPr>
            <w:rFonts w:ascii="Times New Roman" w:hAnsi="Times New Roman" w:cs="Times New Roman"/>
            <w:sz w:val="24"/>
            <w:szCs w:val="24"/>
          </w:rPr>
          <w:delText xml:space="preserve"> </w:delText>
        </w:r>
        <w:r w:rsidRPr="00C3223C" w:rsidDel="008152B1">
          <w:rPr>
            <w:rFonts w:ascii="Times New Roman" w:hAnsi="Times New Roman" w:cs="Times New Roman"/>
            <w:sz w:val="24"/>
            <w:szCs w:val="24"/>
          </w:rPr>
          <w:delText>0.02</w:delText>
        </w:r>
      </w:del>
      <w:r w:rsidRPr="00C3223C">
        <w:rPr>
          <w:rFonts w:ascii="Times New Roman" w:hAnsi="Times New Roman" w:cs="Times New Roman"/>
          <w:sz w:val="24"/>
          <w:szCs w:val="24"/>
        </w:rPr>
        <w:t xml:space="preserve">, and no interaction between any of the three factors, all interaction </w:t>
      </w:r>
      <w:r w:rsidRPr="00E66635">
        <w:rPr>
          <w:rFonts w:ascii="Times New Roman" w:hAnsi="Times New Roman" w:cs="Times New Roman"/>
          <w:i/>
          <w:sz w:val="24"/>
          <w:szCs w:val="24"/>
        </w:rPr>
        <w:t>p</w:t>
      </w:r>
      <w:r w:rsidRPr="00C3223C">
        <w:rPr>
          <w:rFonts w:ascii="Times New Roman" w:hAnsi="Times New Roman" w:cs="Times New Roman"/>
          <w:sz w:val="24"/>
          <w:szCs w:val="24"/>
        </w:rPr>
        <w:t>'s &gt; 0.</w:t>
      </w:r>
      <w:del w:id="204" w:author="Deon T. Benton" w:date="2019-05-03T12:28:00Z">
        <w:r w:rsidRPr="00C3223C" w:rsidDel="008152B1">
          <w:rPr>
            <w:rFonts w:ascii="Times New Roman" w:hAnsi="Times New Roman" w:cs="Times New Roman"/>
            <w:sz w:val="24"/>
            <w:szCs w:val="24"/>
          </w:rPr>
          <w:delText>25</w:delText>
        </w:r>
      </w:del>
      <w:ins w:id="205" w:author="Deon T. Benton" w:date="2019-05-03T12:28:00Z">
        <w:r w:rsidR="008152B1">
          <w:rPr>
            <w:rFonts w:ascii="Times New Roman" w:hAnsi="Times New Roman" w:cs="Times New Roman"/>
            <w:sz w:val="24"/>
            <w:szCs w:val="24"/>
          </w:rPr>
          <w:t>32</w:t>
        </w:r>
      </w:ins>
      <w:r w:rsidRPr="00C3223C">
        <w:rPr>
          <w:rFonts w:ascii="Times New Roman" w:hAnsi="Times New Roman" w:cs="Times New Roman"/>
          <w:sz w:val="24"/>
          <w:szCs w:val="24"/>
        </w:rPr>
        <w:t xml:space="preserve">. </w:t>
      </w:r>
    </w:p>
    <w:p w14:paraId="479FD5F8" w14:textId="750F107A" w:rsidR="00C3223C" w:rsidRDefault="00C3223C" w:rsidP="00C7016D">
      <w:pPr>
        <w:spacing w:line="480" w:lineRule="auto"/>
        <w:ind w:firstLine="720"/>
        <w:contextualSpacing/>
        <w:rPr>
          <w:rFonts w:ascii="Times New Roman" w:hAnsi="Times New Roman" w:cs="Times New Roman"/>
          <w:sz w:val="24"/>
          <w:szCs w:val="24"/>
        </w:rPr>
      </w:pPr>
      <w:r w:rsidRPr="00C3223C">
        <w:rPr>
          <w:rFonts w:ascii="Times New Roman" w:hAnsi="Times New Roman" w:cs="Times New Roman"/>
          <w:sz w:val="24"/>
          <w:szCs w:val="24"/>
        </w:rPr>
        <w:lastRenderedPageBreak/>
        <w:t>Likewise, the second analysis</w:t>
      </w:r>
      <w:r w:rsidR="00E66635">
        <w:rPr>
          <w:rFonts w:ascii="Times New Roman" w:hAnsi="Times New Roman" w:cs="Times New Roman"/>
          <w:sz w:val="24"/>
          <w:szCs w:val="24"/>
        </w:rPr>
        <w:t>—</w:t>
      </w:r>
      <w:r w:rsidRPr="00C3223C">
        <w:rPr>
          <w:rFonts w:ascii="Times New Roman" w:hAnsi="Times New Roman" w:cs="Times New Roman"/>
          <w:sz w:val="24"/>
          <w:szCs w:val="24"/>
        </w:rPr>
        <w:t>which examined whether there was an effect of the same three categorical predictors on the number of trials to reach the habituation criterion</w:t>
      </w:r>
      <w:r w:rsidR="00EB12BF">
        <w:rPr>
          <w:rFonts w:ascii="Times New Roman" w:hAnsi="Times New Roman" w:cs="Times New Roman"/>
          <w:sz w:val="24"/>
          <w:szCs w:val="24"/>
        </w:rPr>
        <w:t xml:space="preserve"> when age was included as a covariate and subject ID as a random effect—</w:t>
      </w:r>
      <w:r w:rsidRPr="00C3223C">
        <w:rPr>
          <w:rFonts w:ascii="Times New Roman" w:hAnsi="Times New Roman" w:cs="Times New Roman"/>
          <w:sz w:val="24"/>
          <w:szCs w:val="24"/>
        </w:rPr>
        <w:t xml:space="preserve">did not yield a </w:t>
      </w:r>
      <w:r w:rsidR="00EB12BF" w:rsidRPr="00C3223C">
        <w:rPr>
          <w:rFonts w:ascii="Times New Roman" w:hAnsi="Times New Roman" w:cs="Times New Roman"/>
          <w:sz w:val="24"/>
          <w:szCs w:val="24"/>
        </w:rPr>
        <w:t>significant</w:t>
      </w:r>
      <w:r w:rsidRPr="00C3223C">
        <w:rPr>
          <w:rFonts w:ascii="Times New Roman" w:hAnsi="Times New Roman" w:cs="Times New Roman"/>
          <w:sz w:val="24"/>
          <w:szCs w:val="24"/>
        </w:rPr>
        <w:t xml:space="preserve"> main effect of sex </w:t>
      </w:r>
      <w:r w:rsidRPr="00EB12BF">
        <w:rPr>
          <w:rFonts w:ascii="Times New Roman" w:hAnsi="Times New Roman" w:cs="Times New Roman"/>
          <w:i/>
          <w:sz w:val="24"/>
          <w:szCs w:val="24"/>
        </w:rPr>
        <w:t>F</w:t>
      </w:r>
      <w:r w:rsidRPr="00C3223C">
        <w:rPr>
          <w:rFonts w:ascii="Times New Roman" w:hAnsi="Times New Roman" w:cs="Times New Roman"/>
          <w:sz w:val="24"/>
          <w:szCs w:val="24"/>
        </w:rPr>
        <w:t>(1,</w:t>
      </w:r>
      <w:del w:id="206" w:author="Deon T. Benton" w:date="2019-05-03T12:28:00Z">
        <w:r w:rsidRPr="00C3223C" w:rsidDel="00507F68">
          <w:rPr>
            <w:rFonts w:ascii="Times New Roman" w:hAnsi="Times New Roman" w:cs="Times New Roman"/>
            <w:sz w:val="24"/>
            <w:szCs w:val="24"/>
          </w:rPr>
          <w:delText>17</w:delText>
        </w:r>
      </w:del>
      <w:ins w:id="207" w:author="Deon T. Benton" w:date="2019-05-03T12:28:00Z">
        <w:r w:rsidR="00507F68">
          <w:rPr>
            <w:rFonts w:ascii="Times New Roman" w:hAnsi="Times New Roman" w:cs="Times New Roman"/>
            <w:sz w:val="24"/>
            <w:szCs w:val="24"/>
          </w:rPr>
          <w:t>23</w:t>
        </w:r>
      </w:ins>
      <w:r w:rsidRPr="00C3223C">
        <w:rPr>
          <w:rFonts w:ascii="Times New Roman" w:hAnsi="Times New Roman" w:cs="Times New Roman"/>
          <w:sz w:val="24"/>
          <w:szCs w:val="24"/>
        </w:rPr>
        <w:t>)</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0.</w:t>
      </w:r>
      <w:del w:id="208" w:author="Deon T. Benton" w:date="2019-05-03T12:28:00Z">
        <w:r w:rsidRPr="00C3223C" w:rsidDel="00507F68">
          <w:rPr>
            <w:rFonts w:ascii="Times New Roman" w:hAnsi="Times New Roman" w:cs="Times New Roman"/>
            <w:sz w:val="24"/>
            <w:szCs w:val="24"/>
          </w:rPr>
          <w:delText>96</w:delText>
        </w:r>
      </w:del>
      <w:ins w:id="209" w:author="Deon T. Benton" w:date="2019-05-03T12:28:00Z">
        <w:r w:rsidR="00507F68">
          <w:rPr>
            <w:rFonts w:ascii="Times New Roman" w:hAnsi="Times New Roman" w:cs="Times New Roman"/>
            <w:sz w:val="24"/>
            <w:szCs w:val="24"/>
          </w:rPr>
          <w:t>83</w:t>
        </w:r>
      </w:ins>
      <w:r w:rsidRPr="00C3223C">
        <w:rPr>
          <w:rFonts w:ascii="Times New Roman" w:hAnsi="Times New Roman" w:cs="Times New Roman"/>
          <w:sz w:val="24"/>
          <w:szCs w:val="24"/>
        </w:rPr>
        <w:t xml:space="preserve">, </w:t>
      </w:r>
      <w:r w:rsidRPr="00EB12BF">
        <w:rPr>
          <w:rFonts w:ascii="Times New Roman" w:hAnsi="Times New Roman" w:cs="Times New Roman"/>
          <w:i/>
          <w:sz w:val="24"/>
          <w:szCs w:val="24"/>
        </w:rPr>
        <w:t>p</w:t>
      </w:r>
      <w:r w:rsidRPr="00C3223C">
        <w:rPr>
          <w:rFonts w:ascii="Times New Roman" w:hAnsi="Times New Roman" w:cs="Times New Roman"/>
          <w:sz w:val="24"/>
          <w:szCs w:val="24"/>
        </w:rPr>
        <w:t xml:space="preserve"> = .</w:t>
      </w:r>
      <w:del w:id="210" w:author="Deon T. Benton" w:date="2019-05-03T12:28:00Z">
        <w:r w:rsidRPr="00C3223C" w:rsidDel="00507F68">
          <w:rPr>
            <w:rFonts w:ascii="Times New Roman" w:hAnsi="Times New Roman" w:cs="Times New Roman"/>
            <w:sz w:val="24"/>
            <w:szCs w:val="24"/>
          </w:rPr>
          <w:delText>34</w:delText>
        </w:r>
      </w:del>
      <w:ins w:id="211" w:author="Deon T. Benton" w:date="2019-05-03T12:28:00Z">
        <w:r w:rsidR="00507F68" w:rsidRPr="00C3223C">
          <w:rPr>
            <w:rFonts w:ascii="Times New Roman" w:hAnsi="Times New Roman" w:cs="Times New Roman"/>
            <w:sz w:val="24"/>
            <w:szCs w:val="24"/>
          </w:rPr>
          <w:t>3</w:t>
        </w:r>
        <w:r w:rsidR="00507F68">
          <w:rPr>
            <w:rFonts w:ascii="Times New Roman" w:hAnsi="Times New Roman" w:cs="Times New Roman"/>
            <w:sz w:val="24"/>
            <w:szCs w:val="24"/>
          </w:rPr>
          <w:t>7</w:t>
        </w:r>
      </w:ins>
      <w:r w:rsidRPr="00C3223C">
        <w:rPr>
          <w:rFonts w:ascii="Times New Roman" w:hAnsi="Times New Roman" w:cs="Times New Roman"/>
          <w:sz w:val="24"/>
          <w:szCs w:val="24"/>
        </w:rPr>
        <w:t xml:space="preserve">, </w:t>
      </w:r>
      <w:r w:rsidR="00EB12BF">
        <w:rPr>
          <w:rFonts w:ascii="Times New Roman" w:hAnsi="Times New Roman" w:cs="Times New Roman"/>
          <w:sz w:val="24"/>
          <w:szCs w:val="24"/>
        </w:rPr>
        <w:t xml:space="preserve">main effect of </w:t>
      </w:r>
      <w:r w:rsidRPr="00C3223C">
        <w:rPr>
          <w:rFonts w:ascii="Times New Roman" w:hAnsi="Times New Roman" w:cs="Times New Roman"/>
          <w:sz w:val="24"/>
          <w:szCs w:val="24"/>
        </w:rPr>
        <w:t>group</w:t>
      </w:r>
      <w:ins w:id="212" w:author="Deon T. Benton" w:date="2019-05-03T12:29:00Z">
        <w:r w:rsidR="00507F68">
          <w:rPr>
            <w:rFonts w:ascii="Times New Roman" w:hAnsi="Times New Roman" w:cs="Times New Roman"/>
            <w:sz w:val="24"/>
            <w:szCs w:val="24"/>
          </w:rPr>
          <w:t xml:space="preserve"> type</w:t>
        </w:r>
      </w:ins>
      <w:r w:rsidRPr="00C3223C">
        <w:rPr>
          <w:rFonts w:ascii="Times New Roman" w:hAnsi="Times New Roman" w:cs="Times New Roman"/>
          <w:sz w:val="24"/>
          <w:szCs w:val="24"/>
        </w:rPr>
        <w:t xml:space="preserve"> </w:t>
      </w:r>
      <w:r w:rsidRPr="00EB12BF">
        <w:rPr>
          <w:rFonts w:ascii="Times New Roman" w:hAnsi="Times New Roman" w:cs="Times New Roman"/>
          <w:i/>
          <w:sz w:val="24"/>
          <w:szCs w:val="24"/>
        </w:rPr>
        <w:t>F</w:t>
      </w:r>
      <w:r w:rsidRPr="00C3223C">
        <w:rPr>
          <w:rFonts w:ascii="Times New Roman" w:hAnsi="Times New Roman" w:cs="Times New Roman"/>
          <w:sz w:val="24"/>
          <w:szCs w:val="24"/>
        </w:rPr>
        <w:t>(1,</w:t>
      </w:r>
      <w:del w:id="213" w:author="Deon T. Benton" w:date="2019-05-03T12:29:00Z">
        <w:r w:rsidRPr="00C3223C" w:rsidDel="00507F68">
          <w:rPr>
            <w:rFonts w:ascii="Times New Roman" w:hAnsi="Times New Roman" w:cs="Times New Roman"/>
            <w:sz w:val="24"/>
            <w:szCs w:val="24"/>
          </w:rPr>
          <w:delText>17</w:delText>
        </w:r>
      </w:del>
      <w:ins w:id="214" w:author="Deon T. Benton" w:date="2019-05-03T12:29:00Z">
        <w:r w:rsidR="00507F68">
          <w:rPr>
            <w:rFonts w:ascii="Times New Roman" w:hAnsi="Times New Roman" w:cs="Times New Roman"/>
            <w:sz w:val="24"/>
            <w:szCs w:val="24"/>
          </w:rPr>
          <w:t>23</w:t>
        </w:r>
      </w:ins>
      <w:r w:rsidRPr="00C3223C">
        <w:rPr>
          <w:rFonts w:ascii="Times New Roman" w:hAnsi="Times New Roman" w:cs="Times New Roman"/>
          <w:sz w:val="24"/>
          <w:szCs w:val="24"/>
        </w:rPr>
        <w:t>)</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w:t>
      </w:r>
      <w:r w:rsidR="00EB12BF">
        <w:rPr>
          <w:rFonts w:ascii="Times New Roman" w:hAnsi="Times New Roman" w:cs="Times New Roman"/>
          <w:sz w:val="24"/>
          <w:szCs w:val="24"/>
        </w:rPr>
        <w:t xml:space="preserve"> </w:t>
      </w:r>
      <w:r w:rsidRPr="00C3223C">
        <w:rPr>
          <w:rFonts w:ascii="Times New Roman" w:hAnsi="Times New Roman" w:cs="Times New Roman"/>
          <w:sz w:val="24"/>
          <w:szCs w:val="24"/>
        </w:rPr>
        <w:t>0.</w:t>
      </w:r>
      <w:del w:id="215" w:author="Deon T. Benton" w:date="2019-05-03T12:29:00Z">
        <w:r w:rsidRPr="00C3223C" w:rsidDel="00507F68">
          <w:rPr>
            <w:rFonts w:ascii="Times New Roman" w:hAnsi="Times New Roman" w:cs="Times New Roman"/>
            <w:sz w:val="24"/>
            <w:szCs w:val="24"/>
          </w:rPr>
          <w:delText>6</w:delText>
        </w:r>
      </w:del>
      <w:ins w:id="216" w:author="Deon T. Benton" w:date="2019-05-03T12:29:00Z">
        <w:r w:rsidR="00507F68">
          <w:rPr>
            <w:rFonts w:ascii="Times New Roman" w:hAnsi="Times New Roman" w:cs="Times New Roman"/>
            <w:sz w:val="24"/>
            <w:szCs w:val="24"/>
          </w:rPr>
          <w:t>02</w:t>
        </w:r>
      </w:ins>
      <w:r w:rsidRPr="00C3223C">
        <w:rPr>
          <w:rFonts w:ascii="Times New Roman" w:hAnsi="Times New Roman" w:cs="Times New Roman"/>
          <w:sz w:val="24"/>
          <w:szCs w:val="24"/>
        </w:rPr>
        <w:t xml:space="preserve">, </w:t>
      </w:r>
      <w:r w:rsidRPr="00EB12BF">
        <w:rPr>
          <w:rFonts w:ascii="Times New Roman" w:hAnsi="Times New Roman" w:cs="Times New Roman"/>
          <w:i/>
          <w:sz w:val="24"/>
          <w:szCs w:val="24"/>
        </w:rPr>
        <w:t>p</w:t>
      </w:r>
      <w:r w:rsidRPr="00C3223C">
        <w:rPr>
          <w:rFonts w:ascii="Times New Roman" w:hAnsi="Times New Roman" w:cs="Times New Roman"/>
          <w:sz w:val="24"/>
          <w:szCs w:val="24"/>
        </w:rPr>
        <w:t xml:space="preserve"> = 0.</w:t>
      </w:r>
      <w:del w:id="217" w:author="Deon T. Benton" w:date="2019-05-03T12:29:00Z">
        <w:r w:rsidRPr="00C3223C" w:rsidDel="00507F68">
          <w:rPr>
            <w:rFonts w:ascii="Times New Roman" w:hAnsi="Times New Roman" w:cs="Times New Roman"/>
            <w:sz w:val="24"/>
            <w:szCs w:val="24"/>
          </w:rPr>
          <w:delText>81</w:delText>
        </w:r>
      </w:del>
      <w:ins w:id="218" w:author="Deon T. Benton" w:date="2019-05-03T12:29:00Z">
        <w:r w:rsidR="00507F68" w:rsidRPr="00C3223C">
          <w:rPr>
            <w:rFonts w:ascii="Times New Roman" w:hAnsi="Times New Roman" w:cs="Times New Roman"/>
            <w:sz w:val="24"/>
            <w:szCs w:val="24"/>
          </w:rPr>
          <w:t>8</w:t>
        </w:r>
        <w:r w:rsidR="00507F68">
          <w:rPr>
            <w:rFonts w:ascii="Times New Roman" w:hAnsi="Times New Roman" w:cs="Times New Roman"/>
            <w:sz w:val="24"/>
            <w:szCs w:val="24"/>
          </w:rPr>
          <w:t>8</w:t>
        </w:r>
      </w:ins>
      <w:r w:rsidRPr="00C3223C">
        <w:rPr>
          <w:rFonts w:ascii="Times New Roman" w:hAnsi="Times New Roman" w:cs="Times New Roman"/>
          <w:sz w:val="24"/>
          <w:szCs w:val="24"/>
        </w:rPr>
        <w:t xml:space="preserve">, main effect of test trial order </w:t>
      </w:r>
      <w:r w:rsidRPr="009B29DA">
        <w:rPr>
          <w:rFonts w:ascii="Times New Roman" w:hAnsi="Times New Roman" w:cs="Times New Roman"/>
          <w:i/>
          <w:sz w:val="24"/>
          <w:szCs w:val="24"/>
        </w:rPr>
        <w:t>F</w:t>
      </w:r>
      <w:r w:rsidRPr="00C3223C">
        <w:rPr>
          <w:rFonts w:ascii="Times New Roman" w:hAnsi="Times New Roman" w:cs="Times New Roman"/>
          <w:sz w:val="24"/>
          <w:szCs w:val="24"/>
        </w:rPr>
        <w:t>(1,</w:t>
      </w:r>
      <w:del w:id="219" w:author="Deon T. Benton" w:date="2019-05-03T12:29:00Z">
        <w:r w:rsidRPr="00C3223C" w:rsidDel="00507F68">
          <w:rPr>
            <w:rFonts w:ascii="Times New Roman" w:hAnsi="Times New Roman" w:cs="Times New Roman"/>
            <w:sz w:val="24"/>
            <w:szCs w:val="24"/>
          </w:rPr>
          <w:delText>17</w:delText>
        </w:r>
      </w:del>
      <w:ins w:id="220" w:author="Deon T. Benton" w:date="2019-05-03T12:29:00Z">
        <w:r w:rsidR="00507F68">
          <w:rPr>
            <w:rFonts w:ascii="Times New Roman" w:hAnsi="Times New Roman" w:cs="Times New Roman"/>
            <w:sz w:val="24"/>
            <w:szCs w:val="24"/>
          </w:rPr>
          <w:t>23</w:t>
        </w:r>
      </w:ins>
      <w:r w:rsidRPr="00C3223C">
        <w:rPr>
          <w:rFonts w:ascii="Times New Roman" w:hAnsi="Times New Roman" w:cs="Times New Roman"/>
          <w:sz w:val="24"/>
          <w:szCs w:val="24"/>
        </w:rPr>
        <w:t>)</w:t>
      </w:r>
      <w:r w:rsidR="009B29DA">
        <w:rPr>
          <w:rFonts w:ascii="Times New Roman" w:hAnsi="Times New Roman" w:cs="Times New Roman"/>
          <w:sz w:val="24"/>
          <w:szCs w:val="24"/>
        </w:rPr>
        <w:t xml:space="preserve"> </w:t>
      </w:r>
      <w:r w:rsidRPr="00C3223C">
        <w:rPr>
          <w:rFonts w:ascii="Times New Roman" w:hAnsi="Times New Roman" w:cs="Times New Roman"/>
          <w:sz w:val="24"/>
          <w:szCs w:val="24"/>
        </w:rPr>
        <w:t>=</w:t>
      </w:r>
      <w:r w:rsidR="009B29DA">
        <w:rPr>
          <w:rFonts w:ascii="Times New Roman" w:hAnsi="Times New Roman" w:cs="Times New Roman"/>
          <w:sz w:val="24"/>
          <w:szCs w:val="24"/>
        </w:rPr>
        <w:t xml:space="preserve"> </w:t>
      </w:r>
      <w:del w:id="221" w:author="Deon T. Benton" w:date="2019-05-03T12:29:00Z">
        <w:r w:rsidRPr="00C3223C" w:rsidDel="00507F68">
          <w:rPr>
            <w:rFonts w:ascii="Times New Roman" w:hAnsi="Times New Roman" w:cs="Times New Roman"/>
            <w:sz w:val="24"/>
            <w:szCs w:val="24"/>
          </w:rPr>
          <w:delText>2.09</w:delText>
        </w:r>
      </w:del>
      <w:ins w:id="222" w:author="Deon T. Benton" w:date="2019-05-03T12:29:00Z">
        <w:r w:rsidR="00507F68">
          <w:rPr>
            <w:rFonts w:ascii="Times New Roman" w:hAnsi="Times New Roman" w:cs="Times New Roman"/>
            <w:sz w:val="24"/>
            <w:szCs w:val="24"/>
          </w:rPr>
          <w:t>1.22</w:t>
        </w:r>
      </w:ins>
      <w:del w:id="223" w:author="Deon T. Benton" w:date="2019-05-03T12:29:00Z">
        <w:r w:rsidRPr="00C3223C" w:rsidDel="00507F68">
          <w:rPr>
            <w:rFonts w:ascii="Times New Roman" w:hAnsi="Times New Roman" w:cs="Times New Roman"/>
            <w:sz w:val="24"/>
            <w:szCs w:val="24"/>
          </w:rPr>
          <w:delText xml:space="preserve">, </w:delText>
        </w:r>
        <w:r w:rsidR="009B29DA" w:rsidRPr="00F324D0" w:rsidDel="00507F68">
          <w:rPr>
            <w:rFonts w:ascii="Times New Roman" w:hAnsi="Times New Roman" w:cs="Times New Roman"/>
            <w:i/>
            <w:sz w:val="24"/>
            <w:szCs w:val="24"/>
          </w:rPr>
          <w:delText>η</w:delText>
        </w:r>
        <w:r w:rsidR="009B29DA" w:rsidRPr="006957D9" w:rsidDel="00507F68">
          <w:rPr>
            <w:rFonts w:ascii="Times New Roman" w:hAnsi="Times New Roman" w:cs="Times New Roman"/>
            <w:i/>
            <w:sz w:val="24"/>
            <w:szCs w:val="24"/>
            <w:vertAlign w:val="subscript"/>
          </w:rPr>
          <w:delText>p</w:delText>
        </w:r>
        <w:r w:rsidR="009B29DA" w:rsidRPr="006957D9" w:rsidDel="00507F68">
          <w:rPr>
            <w:rFonts w:ascii="Times New Roman" w:hAnsi="Times New Roman" w:cs="Times New Roman"/>
            <w:i/>
            <w:sz w:val="24"/>
            <w:szCs w:val="24"/>
            <w:vertAlign w:val="superscript"/>
          </w:rPr>
          <w:delText>2</w:delText>
        </w:r>
        <w:r w:rsidRPr="00C3223C" w:rsidDel="00507F68">
          <w:rPr>
            <w:rFonts w:ascii="Times New Roman" w:hAnsi="Times New Roman" w:cs="Times New Roman"/>
            <w:sz w:val="24"/>
            <w:szCs w:val="24"/>
          </w:rPr>
          <w:delText xml:space="preserve"> = 0.11</w:delText>
        </w:r>
      </w:del>
      <w:r w:rsidRPr="00C3223C">
        <w:rPr>
          <w:rFonts w:ascii="Times New Roman" w:hAnsi="Times New Roman" w:cs="Times New Roman"/>
          <w:sz w:val="24"/>
          <w:szCs w:val="24"/>
        </w:rPr>
        <w:t xml:space="preserve">, and no interaction between any of the three factors, all interaction </w:t>
      </w:r>
      <w:r w:rsidRPr="009B29DA">
        <w:rPr>
          <w:rFonts w:ascii="Times New Roman" w:hAnsi="Times New Roman" w:cs="Times New Roman"/>
          <w:i/>
          <w:sz w:val="24"/>
          <w:szCs w:val="24"/>
        </w:rPr>
        <w:t>p</w:t>
      </w:r>
      <w:r w:rsidRPr="00C3223C">
        <w:rPr>
          <w:rFonts w:ascii="Times New Roman" w:hAnsi="Times New Roman" w:cs="Times New Roman"/>
          <w:sz w:val="24"/>
          <w:szCs w:val="24"/>
        </w:rPr>
        <w:t>'s &gt; 0.</w:t>
      </w:r>
      <w:del w:id="224" w:author="Deon T. Benton" w:date="2019-05-03T12:29:00Z">
        <w:r w:rsidRPr="00C3223C" w:rsidDel="00507F68">
          <w:rPr>
            <w:rFonts w:ascii="Times New Roman" w:hAnsi="Times New Roman" w:cs="Times New Roman"/>
            <w:sz w:val="24"/>
            <w:szCs w:val="24"/>
          </w:rPr>
          <w:delText>34</w:delText>
        </w:r>
      </w:del>
      <w:ins w:id="225" w:author="Deon T. Benton" w:date="2019-05-03T12:29:00Z">
        <w:r w:rsidR="00507F68" w:rsidRPr="00C3223C">
          <w:rPr>
            <w:rFonts w:ascii="Times New Roman" w:hAnsi="Times New Roman" w:cs="Times New Roman"/>
            <w:sz w:val="24"/>
            <w:szCs w:val="24"/>
          </w:rPr>
          <w:t>3</w:t>
        </w:r>
        <w:r w:rsidR="00507F68">
          <w:rPr>
            <w:rFonts w:ascii="Times New Roman" w:hAnsi="Times New Roman" w:cs="Times New Roman"/>
            <w:sz w:val="24"/>
            <w:szCs w:val="24"/>
          </w:rPr>
          <w:t>5</w:t>
        </w:r>
      </w:ins>
      <w:bookmarkStart w:id="226" w:name="_GoBack"/>
      <w:bookmarkEnd w:id="226"/>
      <w:r w:rsidRPr="00C3223C">
        <w:rPr>
          <w:rFonts w:ascii="Times New Roman" w:hAnsi="Times New Roman" w:cs="Times New Roman"/>
          <w:sz w:val="24"/>
          <w:szCs w:val="24"/>
        </w:rPr>
        <w:t>.</w:t>
      </w:r>
    </w:p>
    <w:p w14:paraId="77339AD6" w14:textId="2B2D4838" w:rsidR="00902BED" w:rsidRDefault="00902BED" w:rsidP="00C7016D">
      <w:pPr>
        <w:spacing w:line="480" w:lineRule="auto"/>
        <w:ind w:firstLine="720"/>
        <w:contextualSpacing/>
        <w:rPr>
          <w:rFonts w:ascii="Times New Roman" w:hAnsi="Times New Roman" w:cs="Times New Roman"/>
          <w:sz w:val="24"/>
          <w:szCs w:val="24"/>
        </w:rPr>
      </w:pPr>
      <w:r w:rsidRPr="00902BED">
        <w:rPr>
          <w:rFonts w:ascii="Times New Roman" w:hAnsi="Times New Roman" w:cs="Times New Roman"/>
          <w:sz w:val="24"/>
          <w:szCs w:val="24"/>
        </w:rPr>
        <w:t xml:space="preserve">These habituation analyses indicate that the number of trials to reach the habituation criterion and amount of total looking time to the habituation events did not depend on the infants' sex, the order of the test trials or </w:t>
      </w:r>
      <w:r w:rsidR="00760119">
        <w:rPr>
          <w:rFonts w:ascii="Times New Roman" w:hAnsi="Times New Roman" w:cs="Times New Roman"/>
          <w:sz w:val="24"/>
          <w:szCs w:val="24"/>
        </w:rPr>
        <w:t xml:space="preserve">on </w:t>
      </w:r>
      <w:r>
        <w:rPr>
          <w:rFonts w:ascii="Times New Roman" w:hAnsi="Times New Roman" w:cs="Times New Roman"/>
          <w:sz w:val="24"/>
          <w:szCs w:val="24"/>
        </w:rPr>
        <w:t>whether they were shown events in which the red (or blue) circle was the first object in the habituation sequences</w:t>
      </w:r>
      <w:r w:rsidRPr="00902BED">
        <w:rPr>
          <w:rFonts w:ascii="Times New Roman" w:hAnsi="Times New Roman" w:cs="Times New Roman"/>
          <w:sz w:val="24"/>
          <w:szCs w:val="24"/>
        </w:rPr>
        <w:t>. Thus, any looking time differences to the test events cannot be attributed to differences in</w:t>
      </w:r>
      <w:r w:rsidR="00334D44">
        <w:rPr>
          <w:rFonts w:ascii="Times New Roman" w:hAnsi="Times New Roman" w:cs="Times New Roman"/>
          <w:sz w:val="24"/>
          <w:szCs w:val="24"/>
        </w:rPr>
        <w:t xml:space="preserve"> infants’ responses to the habituation events for any of the three factors. </w:t>
      </w:r>
      <w:r w:rsidRPr="00902BED">
        <w:rPr>
          <w:rFonts w:ascii="Times New Roman" w:hAnsi="Times New Roman" w:cs="Times New Roman"/>
          <w:sz w:val="24"/>
          <w:szCs w:val="24"/>
        </w:rPr>
        <w:t xml:space="preserve"> </w:t>
      </w:r>
      <w:r w:rsidR="00E52D3C">
        <w:rPr>
          <w:rFonts w:ascii="Times New Roman" w:hAnsi="Times New Roman" w:cs="Times New Roman"/>
          <w:sz w:val="24"/>
          <w:szCs w:val="24"/>
        </w:rPr>
        <w:t xml:space="preserve">In other words, </w:t>
      </w:r>
      <w:r w:rsidR="00B14933">
        <w:rPr>
          <w:rFonts w:ascii="Times New Roman" w:hAnsi="Times New Roman" w:cs="Times New Roman"/>
          <w:sz w:val="24"/>
          <w:szCs w:val="24"/>
        </w:rPr>
        <w:t>the absence of any main effect or interaction indicates that habit</w:t>
      </w:r>
      <w:r w:rsidR="0027572C">
        <w:rPr>
          <w:rFonts w:ascii="Times New Roman" w:hAnsi="Times New Roman" w:cs="Times New Roman"/>
          <w:sz w:val="24"/>
          <w:szCs w:val="24"/>
        </w:rPr>
        <w:t xml:space="preserve">uation patterns were uniform across the three factors. </w:t>
      </w:r>
    </w:p>
    <w:p w14:paraId="1BB57413" w14:textId="3DA3B3B7" w:rsidR="00240082" w:rsidRPr="000355AC" w:rsidRDefault="00240082"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Test Phase. </w:t>
      </w:r>
      <w:r w:rsidR="00814551" w:rsidRPr="00814551">
        <w:rPr>
          <w:rFonts w:ascii="Times New Roman" w:hAnsi="Times New Roman" w:cs="Times New Roman"/>
          <w:sz w:val="24"/>
          <w:szCs w:val="24"/>
        </w:rPr>
        <w:t>Infants' mean looking times to the four test events</w:t>
      </w:r>
      <w:r w:rsidR="007963F6">
        <w:rPr>
          <w:rFonts w:ascii="Times New Roman" w:hAnsi="Times New Roman" w:cs="Times New Roman"/>
          <w:sz w:val="24"/>
          <w:szCs w:val="24"/>
        </w:rPr>
        <w:t xml:space="preserve"> as well as to the posttest event</w:t>
      </w:r>
      <w:r w:rsidR="00814551" w:rsidRPr="00814551">
        <w:rPr>
          <w:rFonts w:ascii="Times New Roman" w:hAnsi="Times New Roman" w:cs="Times New Roman"/>
          <w:sz w:val="24"/>
          <w:szCs w:val="24"/>
        </w:rPr>
        <w:t xml:space="preserve"> are illustrated below in Figure </w:t>
      </w:r>
      <w:r w:rsidR="000D3785">
        <w:rPr>
          <w:rFonts w:ascii="Times New Roman" w:hAnsi="Times New Roman" w:cs="Times New Roman"/>
          <w:sz w:val="24"/>
          <w:szCs w:val="24"/>
        </w:rPr>
        <w:t>16</w:t>
      </w:r>
      <w:r w:rsidR="00814551" w:rsidRPr="00814551">
        <w:rPr>
          <w:rFonts w:ascii="Times New Roman" w:hAnsi="Times New Roman" w:cs="Times New Roman"/>
          <w:sz w:val="24"/>
          <w:szCs w:val="24"/>
        </w:rPr>
        <w:t>. Because Experiment 5 tested infants between the ages of 18 and 22 months of age, age</w:t>
      </w:r>
      <w:r w:rsidR="00B117AA">
        <w:rPr>
          <w:rFonts w:ascii="Times New Roman" w:hAnsi="Times New Roman" w:cs="Times New Roman"/>
          <w:sz w:val="24"/>
          <w:szCs w:val="24"/>
        </w:rPr>
        <w:t xml:space="preserve"> was controlled for by including it as a</w:t>
      </w:r>
      <w:r w:rsidR="00814551" w:rsidRPr="00814551">
        <w:rPr>
          <w:rFonts w:ascii="Times New Roman" w:hAnsi="Times New Roman" w:cs="Times New Roman"/>
          <w:sz w:val="24"/>
          <w:szCs w:val="24"/>
        </w:rPr>
        <w:t xml:space="preserve"> covariate in the main analysis. Thus, a mixed-effects ANCOVA was conducted with </w:t>
      </w:r>
      <w:r w:rsidR="0079546A">
        <w:rPr>
          <w:rFonts w:ascii="Times New Roman" w:hAnsi="Times New Roman" w:cs="Times New Roman"/>
          <w:sz w:val="24"/>
          <w:szCs w:val="24"/>
        </w:rPr>
        <w:t>trials (</w:t>
      </w:r>
      <w:r w:rsidR="0079546A" w:rsidRPr="003352D0">
        <w:rPr>
          <w:rFonts w:ascii="Times New Roman" w:hAnsi="Times New Roman" w:cs="Times New Roman"/>
          <w:sz w:val="24"/>
          <w:szCs w:val="24"/>
        </w:rPr>
        <w:t>GBGR, GRGB, GBRG, GRBG</w:t>
      </w:r>
      <w:r w:rsidR="0079546A">
        <w:rPr>
          <w:rFonts w:ascii="Times New Roman" w:hAnsi="Times New Roman" w:cs="Times New Roman"/>
          <w:sz w:val="24"/>
          <w:szCs w:val="24"/>
        </w:rPr>
        <w:t xml:space="preserve">, </w:t>
      </w:r>
      <w:proofErr w:type="gramStart"/>
      <w:r w:rsidR="0079546A">
        <w:rPr>
          <w:rFonts w:ascii="Times New Roman" w:hAnsi="Times New Roman" w:cs="Times New Roman"/>
          <w:sz w:val="24"/>
          <w:szCs w:val="24"/>
        </w:rPr>
        <w:t>posttest</w:t>
      </w:r>
      <w:proofErr w:type="gramEnd"/>
      <w:r w:rsidR="0079546A">
        <w:rPr>
          <w:rFonts w:ascii="Times New Roman" w:hAnsi="Times New Roman" w:cs="Times New Roman"/>
          <w:sz w:val="24"/>
          <w:szCs w:val="24"/>
        </w:rPr>
        <w:t>)</w:t>
      </w:r>
      <w:r w:rsidR="00814551" w:rsidRPr="00814551">
        <w:rPr>
          <w:rFonts w:ascii="Times New Roman" w:hAnsi="Times New Roman" w:cs="Times New Roman"/>
          <w:sz w:val="24"/>
          <w:szCs w:val="24"/>
        </w:rPr>
        <w:t xml:space="preserve"> as the within-subjects factor, age as the covariate, and subject ID as the random-effects factor. This analysis </w:t>
      </w:r>
      <w:r w:rsidR="0079546A">
        <w:rPr>
          <w:rFonts w:ascii="Times New Roman" w:hAnsi="Times New Roman" w:cs="Times New Roman"/>
          <w:sz w:val="24"/>
          <w:szCs w:val="24"/>
        </w:rPr>
        <w:t>revealed</w:t>
      </w:r>
      <w:r w:rsidR="00814551" w:rsidRPr="00814551">
        <w:rPr>
          <w:rFonts w:ascii="Times New Roman" w:hAnsi="Times New Roman" w:cs="Times New Roman"/>
          <w:sz w:val="24"/>
          <w:szCs w:val="24"/>
        </w:rPr>
        <w:t xml:space="preserve"> significant main effect of </w:t>
      </w:r>
      <w:r w:rsidR="0079546A">
        <w:rPr>
          <w:rFonts w:ascii="Times New Roman" w:hAnsi="Times New Roman" w:cs="Times New Roman"/>
          <w:sz w:val="24"/>
          <w:szCs w:val="24"/>
        </w:rPr>
        <w:t>trials</w:t>
      </w:r>
      <w:r w:rsidR="00814551" w:rsidRPr="00814551">
        <w:rPr>
          <w:rFonts w:ascii="Times New Roman" w:hAnsi="Times New Roman" w:cs="Times New Roman"/>
          <w:sz w:val="24"/>
          <w:szCs w:val="24"/>
        </w:rPr>
        <w:t xml:space="preserve"> after controlling for age </w:t>
      </w:r>
      <w:proofErr w:type="gramStart"/>
      <w:r w:rsidR="00814551" w:rsidRPr="00814551">
        <w:rPr>
          <w:rFonts w:ascii="Times New Roman" w:hAnsi="Times New Roman" w:cs="Times New Roman"/>
          <w:i/>
          <w:sz w:val="24"/>
          <w:szCs w:val="24"/>
        </w:rPr>
        <w:t>F</w:t>
      </w:r>
      <w:r w:rsidR="00814551" w:rsidRPr="00814551">
        <w:rPr>
          <w:rFonts w:ascii="Times New Roman" w:hAnsi="Times New Roman" w:cs="Times New Roman"/>
          <w:sz w:val="24"/>
          <w:szCs w:val="24"/>
        </w:rPr>
        <w:t>(</w:t>
      </w:r>
      <w:proofErr w:type="gramEnd"/>
      <w:r w:rsidR="00F85A18">
        <w:rPr>
          <w:rFonts w:ascii="Times New Roman" w:hAnsi="Times New Roman" w:cs="Times New Roman"/>
          <w:sz w:val="24"/>
          <w:szCs w:val="24"/>
        </w:rPr>
        <w:t>4</w:t>
      </w:r>
      <w:r w:rsidR="00814551" w:rsidRPr="00814551">
        <w:rPr>
          <w:rFonts w:ascii="Times New Roman" w:hAnsi="Times New Roman" w:cs="Times New Roman"/>
          <w:sz w:val="24"/>
          <w:szCs w:val="24"/>
        </w:rPr>
        <w:t>,</w:t>
      </w:r>
      <w:r w:rsidR="00F85A18">
        <w:rPr>
          <w:rFonts w:ascii="Times New Roman" w:hAnsi="Times New Roman" w:cs="Times New Roman"/>
          <w:sz w:val="24"/>
          <w:szCs w:val="24"/>
        </w:rPr>
        <w:t>96</w:t>
      </w:r>
      <w:r w:rsidR="00814551" w:rsidRPr="00814551">
        <w:rPr>
          <w:rFonts w:ascii="Times New Roman" w:hAnsi="Times New Roman" w:cs="Times New Roman"/>
          <w:sz w:val="24"/>
          <w:szCs w:val="24"/>
        </w:rPr>
        <w:t xml:space="preserve">) = </w:t>
      </w:r>
      <w:r w:rsidR="00F85A18">
        <w:rPr>
          <w:rFonts w:ascii="Times New Roman" w:hAnsi="Times New Roman" w:cs="Times New Roman"/>
          <w:sz w:val="24"/>
          <w:szCs w:val="24"/>
        </w:rPr>
        <w:t>12.64</w:t>
      </w:r>
      <w:r w:rsidR="00814551" w:rsidRPr="00814551">
        <w:rPr>
          <w:rFonts w:ascii="Times New Roman" w:hAnsi="Times New Roman" w:cs="Times New Roman"/>
          <w:sz w:val="24"/>
          <w:szCs w:val="24"/>
        </w:rPr>
        <w:t xml:space="preserve">, </w:t>
      </w:r>
      <w:r w:rsidR="00814551" w:rsidRPr="00814551">
        <w:rPr>
          <w:rFonts w:ascii="Times New Roman" w:hAnsi="Times New Roman" w:cs="Times New Roman"/>
          <w:i/>
          <w:sz w:val="24"/>
          <w:szCs w:val="24"/>
        </w:rPr>
        <w:t>p</w:t>
      </w:r>
      <w:r w:rsidR="00814551" w:rsidRPr="00814551">
        <w:rPr>
          <w:rFonts w:ascii="Times New Roman" w:hAnsi="Times New Roman" w:cs="Times New Roman"/>
          <w:sz w:val="24"/>
          <w:szCs w:val="24"/>
        </w:rPr>
        <w:t xml:space="preserve"> </w:t>
      </w:r>
      <w:r w:rsidR="003B0FBF">
        <w:rPr>
          <w:rFonts w:ascii="Times New Roman" w:hAnsi="Times New Roman" w:cs="Times New Roman"/>
          <w:sz w:val="24"/>
          <w:szCs w:val="24"/>
        </w:rPr>
        <w:t>&lt; .0001</w:t>
      </w:r>
      <w:r w:rsidR="00814551">
        <w:rPr>
          <w:rFonts w:ascii="Times New Roman" w:hAnsi="Times New Roman" w:cs="Times New Roman"/>
          <w:sz w:val="24"/>
          <w:szCs w:val="24"/>
        </w:rPr>
        <w:t xml:space="preserve">, </w:t>
      </w:r>
      <w:r w:rsidR="00814551" w:rsidRPr="00F324D0">
        <w:rPr>
          <w:rFonts w:ascii="Times New Roman" w:hAnsi="Times New Roman" w:cs="Times New Roman"/>
          <w:i/>
          <w:sz w:val="24"/>
          <w:szCs w:val="24"/>
        </w:rPr>
        <w:t>η</w:t>
      </w:r>
      <w:r w:rsidR="00814551" w:rsidRPr="006957D9">
        <w:rPr>
          <w:rFonts w:ascii="Times New Roman" w:hAnsi="Times New Roman" w:cs="Times New Roman"/>
          <w:i/>
          <w:sz w:val="24"/>
          <w:szCs w:val="24"/>
          <w:vertAlign w:val="subscript"/>
        </w:rPr>
        <w:t>p</w:t>
      </w:r>
      <w:r w:rsidR="00814551" w:rsidRPr="006957D9">
        <w:rPr>
          <w:rFonts w:ascii="Times New Roman" w:hAnsi="Times New Roman" w:cs="Times New Roman"/>
          <w:i/>
          <w:sz w:val="24"/>
          <w:szCs w:val="24"/>
          <w:vertAlign w:val="superscript"/>
        </w:rPr>
        <w:t>2</w:t>
      </w:r>
      <w:r w:rsidR="00814551">
        <w:rPr>
          <w:rFonts w:ascii="Times New Roman" w:hAnsi="Times New Roman" w:cs="Times New Roman"/>
          <w:i/>
          <w:sz w:val="24"/>
          <w:szCs w:val="24"/>
          <w:vertAlign w:val="superscript"/>
        </w:rPr>
        <w:t xml:space="preserve"> </w:t>
      </w:r>
      <w:r w:rsidR="00814551">
        <w:rPr>
          <w:rFonts w:ascii="Times New Roman" w:hAnsi="Times New Roman" w:cs="Times New Roman"/>
          <w:sz w:val="24"/>
          <w:szCs w:val="24"/>
        </w:rPr>
        <w:t xml:space="preserve">= </w:t>
      </w:r>
      <w:r w:rsidR="00237DEA">
        <w:rPr>
          <w:rFonts w:ascii="Times New Roman" w:hAnsi="Times New Roman" w:cs="Times New Roman"/>
          <w:sz w:val="24"/>
          <w:szCs w:val="24"/>
        </w:rPr>
        <w:t>.</w:t>
      </w:r>
      <w:r w:rsidR="004150F2">
        <w:rPr>
          <w:rFonts w:ascii="Times New Roman" w:hAnsi="Times New Roman" w:cs="Times New Roman"/>
          <w:sz w:val="24"/>
          <w:szCs w:val="24"/>
        </w:rPr>
        <w:t>25</w:t>
      </w:r>
      <w:r w:rsidR="00814551" w:rsidRPr="00814551">
        <w:rPr>
          <w:rFonts w:ascii="Times New Roman" w:hAnsi="Times New Roman" w:cs="Times New Roman"/>
          <w:sz w:val="24"/>
          <w:szCs w:val="24"/>
        </w:rPr>
        <w:t xml:space="preserve">. </w:t>
      </w:r>
      <w:r w:rsidR="00B25FCB">
        <w:rPr>
          <w:rFonts w:ascii="Times New Roman" w:hAnsi="Times New Roman" w:cs="Times New Roman"/>
          <w:sz w:val="24"/>
          <w:szCs w:val="24"/>
        </w:rPr>
        <w:t>Planned comparisons using permutation tests</w:t>
      </w:r>
      <w:r w:rsidR="001A67C4">
        <w:rPr>
          <w:rFonts w:ascii="Times New Roman" w:hAnsi="Times New Roman" w:cs="Times New Roman"/>
          <w:sz w:val="24"/>
          <w:szCs w:val="24"/>
        </w:rPr>
        <w:t xml:space="preserve"> showed that infants looked equally long at the GBGR</w:t>
      </w:r>
      <w:r w:rsidR="003161B7">
        <w:rPr>
          <w:rFonts w:ascii="Times New Roman" w:hAnsi="Times New Roman" w:cs="Times New Roman"/>
          <w:sz w:val="24"/>
          <w:szCs w:val="24"/>
        </w:rPr>
        <w:t xml:space="preserve"> (</w:t>
      </w:r>
      <w:r w:rsidR="003161B7">
        <w:rPr>
          <w:rFonts w:ascii="Times New Roman" w:hAnsi="Times New Roman" w:cs="Times New Roman"/>
          <w:i/>
          <w:sz w:val="24"/>
          <w:szCs w:val="24"/>
        </w:rPr>
        <w:t xml:space="preserve">M </w:t>
      </w:r>
      <w:r w:rsidR="003161B7">
        <w:rPr>
          <w:rFonts w:ascii="Times New Roman" w:hAnsi="Times New Roman" w:cs="Times New Roman"/>
          <w:sz w:val="24"/>
          <w:szCs w:val="24"/>
        </w:rPr>
        <w:t xml:space="preserve">= </w:t>
      </w:r>
      <w:r w:rsidR="005556C4">
        <w:rPr>
          <w:rFonts w:ascii="Times New Roman" w:hAnsi="Times New Roman" w:cs="Times New Roman"/>
          <w:sz w:val="24"/>
          <w:szCs w:val="24"/>
        </w:rPr>
        <w:t xml:space="preserve">9.53, Bootstrapped 95% </w:t>
      </w:r>
      <w:proofErr w:type="gramStart"/>
      <w:r w:rsidR="005556C4">
        <w:rPr>
          <w:rFonts w:ascii="Times New Roman" w:hAnsi="Times New Roman" w:cs="Times New Roman"/>
          <w:sz w:val="24"/>
          <w:szCs w:val="24"/>
        </w:rPr>
        <w:t>CI[</w:t>
      </w:r>
      <w:proofErr w:type="gramEnd"/>
      <w:r w:rsidR="00041583">
        <w:rPr>
          <w:rFonts w:ascii="Times New Roman" w:hAnsi="Times New Roman" w:cs="Times New Roman"/>
          <w:sz w:val="24"/>
          <w:szCs w:val="24"/>
        </w:rPr>
        <w:t>6.52, 12.55</w:t>
      </w:r>
      <w:r w:rsidR="005556C4">
        <w:rPr>
          <w:rFonts w:ascii="Times New Roman" w:hAnsi="Times New Roman" w:cs="Times New Roman"/>
          <w:sz w:val="24"/>
          <w:szCs w:val="24"/>
        </w:rPr>
        <w:t>])</w:t>
      </w:r>
      <w:r w:rsidR="003161B7">
        <w:rPr>
          <w:rFonts w:ascii="Times New Roman" w:hAnsi="Times New Roman" w:cs="Times New Roman"/>
          <w:sz w:val="24"/>
          <w:szCs w:val="24"/>
        </w:rPr>
        <w:t>, GRGB</w:t>
      </w:r>
      <w:r w:rsidR="00F044C9">
        <w:rPr>
          <w:rFonts w:ascii="Times New Roman" w:hAnsi="Times New Roman" w:cs="Times New Roman"/>
          <w:sz w:val="24"/>
          <w:szCs w:val="24"/>
        </w:rPr>
        <w:t xml:space="preserve"> (</w:t>
      </w:r>
      <w:r w:rsidR="00F044C9">
        <w:rPr>
          <w:rFonts w:ascii="Times New Roman" w:hAnsi="Times New Roman" w:cs="Times New Roman"/>
          <w:i/>
          <w:sz w:val="24"/>
          <w:szCs w:val="24"/>
        </w:rPr>
        <w:t xml:space="preserve">M </w:t>
      </w:r>
      <w:r w:rsidR="00F044C9">
        <w:rPr>
          <w:rFonts w:ascii="Times New Roman" w:hAnsi="Times New Roman" w:cs="Times New Roman"/>
          <w:sz w:val="24"/>
          <w:szCs w:val="24"/>
        </w:rPr>
        <w:t xml:space="preserve">= 7.42, Bootstrapped 95% CI[4.64, 10.21]), </w:t>
      </w:r>
      <w:r w:rsidR="00EA2DAE">
        <w:rPr>
          <w:rFonts w:ascii="Times New Roman" w:hAnsi="Times New Roman" w:cs="Times New Roman"/>
          <w:sz w:val="24"/>
          <w:szCs w:val="24"/>
        </w:rPr>
        <w:t xml:space="preserve"> </w:t>
      </w:r>
      <w:r w:rsidR="003161B7">
        <w:rPr>
          <w:rFonts w:ascii="Times New Roman" w:hAnsi="Times New Roman" w:cs="Times New Roman"/>
          <w:sz w:val="24"/>
          <w:szCs w:val="24"/>
        </w:rPr>
        <w:t>GBRG</w:t>
      </w:r>
      <w:r w:rsidR="00EA2DAE">
        <w:rPr>
          <w:rFonts w:ascii="Times New Roman" w:hAnsi="Times New Roman" w:cs="Times New Roman"/>
          <w:sz w:val="24"/>
          <w:szCs w:val="24"/>
        </w:rPr>
        <w:t xml:space="preserve"> (</w:t>
      </w:r>
      <w:r w:rsidR="00EA2DAE">
        <w:rPr>
          <w:rFonts w:ascii="Times New Roman" w:hAnsi="Times New Roman" w:cs="Times New Roman"/>
          <w:i/>
          <w:sz w:val="24"/>
          <w:szCs w:val="24"/>
        </w:rPr>
        <w:t xml:space="preserve">M </w:t>
      </w:r>
      <w:r w:rsidR="00EA2DAE">
        <w:rPr>
          <w:rFonts w:ascii="Times New Roman" w:hAnsi="Times New Roman" w:cs="Times New Roman"/>
          <w:sz w:val="24"/>
          <w:szCs w:val="24"/>
        </w:rPr>
        <w:t xml:space="preserve">= </w:t>
      </w:r>
      <w:r w:rsidR="00CA49F2">
        <w:rPr>
          <w:rFonts w:ascii="Times New Roman" w:hAnsi="Times New Roman" w:cs="Times New Roman"/>
          <w:sz w:val="24"/>
          <w:szCs w:val="24"/>
        </w:rPr>
        <w:t>8.96</w:t>
      </w:r>
      <w:r w:rsidR="00EA2DAE">
        <w:rPr>
          <w:rFonts w:ascii="Times New Roman" w:hAnsi="Times New Roman" w:cs="Times New Roman"/>
          <w:sz w:val="24"/>
          <w:szCs w:val="24"/>
        </w:rPr>
        <w:t>, Bootstrapped 95% CI[</w:t>
      </w:r>
      <w:r w:rsidR="00CA49F2">
        <w:rPr>
          <w:rFonts w:ascii="Times New Roman" w:hAnsi="Times New Roman" w:cs="Times New Roman"/>
          <w:sz w:val="24"/>
          <w:szCs w:val="24"/>
        </w:rPr>
        <w:t>5.48</w:t>
      </w:r>
      <w:r w:rsidR="00EA2DAE">
        <w:rPr>
          <w:rFonts w:ascii="Times New Roman" w:hAnsi="Times New Roman" w:cs="Times New Roman"/>
          <w:sz w:val="24"/>
          <w:szCs w:val="24"/>
        </w:rPr>
        <w:t>,</w:t>
      </w:r>
      <w:r w:rsidR="00CA49F2">
        <w:rPr>
          <w:rFonts w:ascii="Times New Roman" w:hAnsi="Times New Roman" w:cs="Times New Roman"/>
          <w:sz w:val="24"/>
          <w:szCs w:val="24"/>
        </w:rPr>
        <w:t xml:space="preserve"> </w:t>
      </w:r>
      <w:r w:rsidR="009977F7">
        <w:rPr>
          <w:rFonts w:ascii="Times New Roman" w:hAnsi="Times New Roman" w:cs="Times New Roman"/>
          <w:sz w:val="24"/>
          <w:szCs w:val="24"/>
        </w:rPr>
        <w:t>12.44</w:t>
      </w:r>
      <w:r w:rsidR="00EA2DAE">
        <w:rPr>
          <w:rFonts w:ascii="Times New Roman" w:hAnsi="Times New Roman" w:cs="Times New Roman"/>
          <w:sz w:val="24"/>
          <w:szCs w:val="24"/>
        </w:rPr>
        <w:t>])</w:t>
      </w:r>
      <w:r w:rsidR="003161B7">
        <w:rPr>
          <w:rFonts w:ascii="Times New Roman" w:hAnsi="Times New Roman" w:cs="Times New Roman"/>
          <w:sz w:val="24"/>
          <w:szCs w:val="24"/>
        </w:rPr>
        <w:t>, and GRBG</w:t>
      </w:r>
      <w:r w:rsidR="00EA2DAE">
        <w:rPr>
          <w:rFonts w:ascii="Times New Roman" w:hAnsi="Times New Roman" w:cs="Times New Roman"/>
          <w:sz w:val="24"/>
          <w:szCs w:val="24"/>
        </w:rPr>
        <w:t xml:space="preserve"> (</w:t>
      </w:r>
      <w:r w:rsidR="00EA2DAE">
        <w:rPr>
          <w:rFonts w:ascii="Times New Roman" w:hAnsi="Times New Roman" w:cs="Times New Roman"/>
          <w:i/>
          <w:sz w:val="24"/>
          <w:szCs w:val="24"/>
        </w:rPr>
        <w:t xml:space="preserve">M </w:t>
      </w:r>
      <w:r w:rsidR="00EA2DAE">
        <w:rPr>
          <w:rFonts w:ascii="Times New Roman" w:hAnsi="Times New Roman" w:cs="Times New Roman"/>
          <w:sz w:val="24"/>
          <w:szCs w:val="24"/>
        </w:rPr>
        <w:t xml:space="preserve">= </w:t>
      </w:r>
      <w:r w:rsidR="009977F7">
        <w:rPr>
          <w:rFonts w:ascii="Times New Roman" w:hAnsi="Times New Roman" w:cs="Times New Roman"/>
          <w:sz w:val="24"/>
          <w:szCs w:val="24"/>
        </w:rPr>
        <w:t>7.22</w:t>
      </w:r>
      <w:r w:rsidR="00EA2DAE">
        <w:rPr>
          <w:rFonts w:ascii="Times New Roman" w:hAnsi="Times New Roman" w:cs="Times New Roman"/>
          <w:sz w:val="24"/>
          <w:szCs w:val="24"/>
        </w:rPr>
        <w:t>, Bootstrapped 95% CI[</w:t>
      </w:r>
      <w:r w:rsidR="009977F7">
        <w:rPr>
          <w:rFonts w:ascii="Times New Roman" w:hAnsi="Times New Roman" w:cs="Times New Roman"/>
          <w:sz w:val="24"/>
          <w:szCs w:val="24"/>
        </w:rPr>
        <w:t>4.09</w:t>
      </w:r>
      <w:r w:rsidR="00EA2DAE">
        <w:rPr>
          <w:rFonts w:ascii="Times New Roman" w:hAnsi="Times New Roman" w:cs="Times New Roman"/>
          <w:sz w:val="24"/>
          <w:szCs w:val="24"/>
        </w:rPr>
        <w:t>,</w:t>
      </w:r>
      <w:r w:rsidR="009977F7">
        <w:rPr>
          <w:rFonts w:ascii="Times New Roman" w:hAnsi="Times New Roman" w:cs="Times New Roman"/>
          <w:sz w:val="24"/>
          <w:szCs w:val="24"/>
        </w:rPr>
        <w:t xml:space="preserve"> 10.34</w:t>
      </w:r>
      <w:r w:rsidR="00EA2DAE">
        <w:rPr>
          <w:rFonts w:ascii="Times New Roman" w:hAnsi="Times New Roman" w:cs="Times New Roman"/>
          <w:sz w:val="24"/>
          <w:szCs w:val="24"/>
        </w:rPr>
        <w:t>]).</w:t>
      </w:r>
      <w:r w:rsidR="0040400E">
        <w:rPr>
          <w:rFonts w:ascii="Times New Roman" w:hAnsi="Times New Roman" w:cs="Times New Roman"/>
          <w:sz w:val="24"/>
          <w:szCs w:val="24"/>
        </w:rPr>
        <w:t xml:space="preserve"> However, they </w:t>
      </w:r>
      <w:r w:rsidR="0040400E">
        <w:rPr>
          <w:rFonts w:ascii="Times New Roman" w:hAnsi="Times New Roman" w:cs="Times New Roman"/>
          <w:sz w:val="24"/>
          <w:szCs w:val="24"/>
        </w:rPr>
        <w:lastRenderedPageBreak/>
        <w:t>looked significantly longer at the posttest event (</w:t>
      </w:r>
      <w:r w:rsidR="0040400E">
        <w:rPr>
          <w:rFonts w:ascii="Times New Roman" w:hAnsi="Times New Roman" w:cs="Times New Roman"/>
          <w:i/>
          <w:sz w:val="24"/>
          <w:szCs w:val="24"/>
        </w:rPr>
        <w:t xml:space="preserve">M </w:t>
      </w:r>
      <w:r w:rsidR="0040400E">
        <w:rPr>
          <w:rFonts w:ascii="Times New Roman" w:hAnsi="Times New Roman" w:cs="Times New Roman"/>
          <w:sz w:val="24"/>
          <w:szCs w:val="24"/>
        </w:rPr>
        <w:t xml:space="preserve">= </w:t>
      </w:r>
      <w:r w:rsidR="00102D79">
        <w:rPr>
          <w:rFonts w:ascii="Times New Roman" w:hAnsi="Times New Roman" w:cs="Times New Roman"/>
          <w:sz w:val="24"/>
          <w:szCs w:val="24"/>
        </w:rPr>
        <w:t xml:space="preserve">20.28, Bootstrapped 95% </w:t>
      </w:r>
      <w:proofErr w:type="gramStart"/>
      <w:r w:rsidR="00102D79">
        <w:rPr>
          <w:rFonts w:ascii="Times New Roman" w:hAnsi="Times New Roman" w:cs="Times New Roman"/>
          <w:sz w:val="24"/>
          <w:szCs w:val="24"/>
        </w:rPr>
        <w:t>CI[</w:t>
      </w:r>
      <w:proofErr w:type="gramEnd"/>
      <w:r w:rsidR="00102D79">
        <w:rPr>
          <w:rFonts w:ascii="Times New Roman" w:hAnsi="Times New Roman" w:cs="Times New Roman"/>
          <w:sz w:val="24"/>
          <w:szCs w:val="24"/>
        </w:rPr>
        <w:t>16.17, 24.39])</w:t>
      </w:r>
      <w:r w:rsidR="00085052">
        <w:rPr>
          <w:rFonts w:ascii="Times New Roman" w:hAnsi="Times New Roman" w:cs="Times New Roman"/>
          <w:sz w:val="24"/>
          <w:szCs w:val="24"/>
        </w:rPr>
        <w:t xml:space="preserve"> than at the GBGR, GRGB, GBRG, and GRBG test events, </w:t>
      </w:r>
      <w:r w:rsidR="000355AC">
        <w:rPr>
          <w:rFonts w:ascii="Times New Roman" w:hAnsi="Times New Roman" w:cs="Times New Roman"/>
          <w:sz w:val="24"/>
          <w:szCs w:val="24"/>
        </w:rPr>
        <w:t xml:space="preserve">all </w:t>
      </w:r>
      <w:r w:rsidR="000355AC">
        <w:rPr>
          <w:rFonts w:ascii="Times New Roman" w:hAnsi="Times New Roman" w:cs="Times New Roman"/>
          <w:i/>
          <w:sz w:val="24"/>
          <w:szCs w:val="24"/>
        </w:rPr>
        <w:t>p</w:t>
      </w:r>
      <w:r w:rsidR="000355AC">
        <w:rPr>
          <w:rFonts w:ascii="Times New Roman" w:hAnsi="Times New Roman" w:cs="Times New Roman"/>
          <w:sz w:val="24"/>
          <w:szCs w:val="24"/>
        </w:rPr>
        <w:t xml:space="preserve">’s &lt; </w:t>
      </w:r>
      <w:r w:rsidR="00593FF4">
        <w:rPr>
          <w:rFonts w:ascii="Times New Roman" w:hAnsi="Times New Roman" w:cs="Times New Roman"/>
          <w:sz w:val="24"/>
          <w:szCs w:val="24"/>
        </w:rPr>
        <w:t>0.000</w:t>
      </w:r>
      <w:r w:rsidR="004D1AB9">
        <w:rPr>
          <w:rFonts w:ascii="Times New Roman" w:hAnsi="Times New Roman" w:cs="Times New Roman"/>
          <w:sz w:val="24"/>
          <w:szCs w:val="24"/>
        </w:rPr>
        <w:t>1.</w:t>
      </w:r>
      <w:r w:rsidR="008404CA">
        <w:rPr>
          <w:rFonts w:ascii="Times New Roman" w:hAnsi="Times New Roman" w:cs="Times New Roman"/>
          <w:sz w:val="24"/>
          <w:szCs w:val="24"/>
        </w:rPr>
        <w:t xml:space="preserve"> That infants looked </w:t>
      </w:r>
      <w:r w:rsidR="00B239BB">
        <w:rPr>
          <w:rFonts w:ascii="Times New Roman" w:hAnsi="Times New Roman" w:cs="Times New Roman"/>
          <w:sz w:val="24"/>
          <w:szCs w:val="24"/>
        </w:rPr>
        <w:t xml:space="preserve">equally long at all four test events and reliably </w:t>
      </w:r>
      <w:r w:rsidR="008404CA">
        <w:rPr>
          <w:rFonts w:ascii="Times New Roman" w:hAnsi="Times New Roman" w:cs="Times New Roman"/>
          <w:sz w:val="24"/>
          <w:szCs w:val="24"/>
        </w:rPr>
        <w:t xml:space="preserve">longer at the posttest event than at any of the test events </w:t>
      </w:r>
      <w:r w:rsidR="00B33676">
        <w:rPr>
          <w:rFonts w:ascii="Times New Roman" w:hAnsi="Times New Roman" w:cs="Times New Roman"/>
          <w:sz w:val="24"/>
          <w:szCs w:val="24"/>
        </w:rPr>
        <w:t xml:space="preserve">suggests that their failure to process the test events in terms of the Markov condition or low-level features </w:t>
      </w:r>
      <w:r w:rsidR="00400818">
        <w:rPr>
          <w:rFonts w:ascii="Times New Roman" w:hAnsi="Times New Roman" w:cs="Times New Roman"/>
          <w:sz w:val="24"/>
          <w:szCs w:val="24"/>
        </w:rPr>
        <w:t xml:space="preserve">did not result from a lack of alertness and </w:t>
      </w:r>
      <w:r w:rsidR="00887E67">
        <w:rPr>
          <w:rFonts w:ascii="Times New Roman" w:hAnsi="Times New Roman" w:cs="Times New Roman"/>
          <w:sz w:val="24"/>
          <w:szCs w:val="24"/>
        </w:rPr>
        <w:t xml:space="preserve">general </w:t>
      </w:r>
      <w:r w:rsidR="00400818">
        <w:rPr>
          <w:rFonts w:ascii="Times New Roman" w:hAnsi="Times New Roman" w:cs="Times New Roman"/>
          <w:sz w:val="24"/>
          <w:szCs w:val="24"/>
        </w:rPr>
        <w:t xml:space="preserve">fatigue. </w:t>
      </w:r>
      <w:r w:rsidR="00FC6DF8">
        <w:rPr>
          <w:rFonts w:ascii="Times New Roman" w:hAnsi="Times New Roman" w:cs="Times New Roman"/>
          <w:sz w:val="24"/>
          <w:szCs w:val="24"/>
        </w:rPr>
        <w:t xml:space="preserve"> </w:t>
      </w:r>
      <w:r w:rsidR="00E5599A">
        <w:rPr>
          <w:rFonts w:ascii="Times New Roman" w:hAnsi="Times New Roman" w:cs="Times New Roman"/>
          <w:sz w:val="24"/>
          <w:szCs w:val="24"/>
        </w:rPr>
        <w:t>Instead, t</w:t>
      </w:r>
      <w:r w:rsidR="00DE7C7F">
        <w:rPr>
          <w:rFonts w:ascii="Times New Roman" w:hAnsi="Times New Roman" w:cs="Times New Roman"/>
          <w:sz w:val="24"/>
          <w:szCs w:val="24"/>
        </w:rPr>
        <w:t>hese results suggest that infants</w:t>
      </w:r>
      <w:r w:rsidR="00977CF9">
        <w:rPr>
          <w:rFonts w:ascii="Times New Roman" w:hAnsi="Times New Roman" w:cs="Times New Roman"/>
          <w:sz w:val="24"/>
          <w:szCs w:val="24"/>
        </w:rPr>
        <w:t xml:space="preserve"> perhaps</w:t>
      </w:r>
      <w:r w:rsidR="00DE7C7F">
        <w:rPr>
          <w:rFonts w:ascii="Times New Roman" w:hAnsi="Times New Roman" w:cs="Times New Roman"/>
          <w:sz w:val="24"/>
          <w:szCs w:val="24"/>
        </w:rPr>
        <w:t xml:space="preserve"> may have processed the test events as “</w:t>
      </w:r>
      <w:r w:rsidR="003B77E6">
        <w:rPr>
          <w:rFonts w:ascii="Times New Roman" w:hAnsi="Times New Roman" w:cs="Times New Roman"/>
          <w:sz w:val="24"/>
          <w:szCs w:val="24"/>
        </w:rPr>
        <w:t>a chain of objects that collide with and cause other objects to move.”</w:t>
      </w:r>
    </w:p>
    <w:p w14:paraId="3C020FF3" w14:textId="77777777" w:rsidR="007C0C66" w:rsidRDefault="007C0C66" w:rsidP="00C7016D">
      <w:pPr>
        <w:keepNext/>
        <w:spacing w:line="480" w:lineRule="auto"/>
        <w:contextualSpacing/>
        <w:jc w:val="center"/>
      </w:pPr>
      <w:r>
        <w:rPr>
          <w:noProof/>
        </w:rPr>
        <w:drawing>
          <wp:inline distT="0" distB="0" distL="0" distR="0" wp14:anchorId="4DF20ABB" wp14:editId="3BD218F9">
            <wp:extent cx="5041127" cy="3949759"/>
            <wp:effectExtent l="0" t="0" r="762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main_figure_5_plot.png"/>
                    <pic:cNvPicPr/>
                  </pic:nvPicPr>
                  <pic:blipFill>
                    <a:blip r:embed="rId26">
                      <a:extLst>
                        <a:ext uri="{28A0092B-C50C-407E-A947-70E740481C1C}">
                          <a14:useLocalDpi xmlns:a14="http://schemas.microsoft.com/office/drawing/2010/main" val="0"/>
                        </a:ext>
                      </a:extLst>
                    </a:blip>
                    <a:stretch>
                      <a:fillRect/>
                    </a:stretch>
                  </pic:blipFill>
                  <pic:spPr>
                    <a:xfrm>
                      <a:off x="0" y="0"/>
                      <a:ext cx="5064536" cy="3968100"/>
                    </a:xfrm>
                    <a:prstGeom prst="rect">
                      <a:avLst/>
                    </a:prstGeom>
                  </pic:spPr>
                </pic:pic>
              </a:graphicData>
            </a:graphic>
          </wp:inline>
        </w:drawing>
      </w:r>
    </w:p>
    <w:p w14:paraId="64331E7B" w14:textId="6C78D374" w:rsidR="007C0C66" w:rsidRDefault="007C0C66" w:rsidP="00C7016D">
      <w:pPr>
        <w:pStyle w:val="Caption"/>
        <w:rPr>
          <w:rFonts w:ascii="Times New Roman" w:hAnsi="Times New Roman" w:cs="Times New Roman"/>
          <w:b w:val="0"/>
          <w:color w:val="auto"/>
          <w:sz w:val="24"/>
          <w:szCs w:val="24"/>
        </w:rPr>
      </w:pPr>
      <w:proofErr w:type="gramStart"/>
      <w:r w:rsidRPr="007C0C66">
        <w:rPr>
          <w:rFonts w:ascii="Times New Roman" w:hAnsi="Times New Roman" w:cs="Times New Roman"/>
          <w:b w:val="0"/>
          <w:color w:val="auto"/>
          <w:sz w:val="24"/>
          <w:szCs w:val="24"/>
        </w:rPr>
        <w:t>Fig. 16.</w:t>
      </w:r>
      <w:proofErr w:type="gramEnd"/>
      <w:r w:rsidRPr="007C0C66">
        <w:rPr>
          <w:rFonts w:ascii="Times New Roman" w:hAnsi="Times New Roman" w:cs="Times New Roman"/>
          <w:b w:val="0"/>
          <w:color w:val="auto"/>
          <w:sz w:val="24"/>
          <w:szCs w:val="24"/>
        </w:rPr>
        <w:t xml:space="preserve"> </w:t>
      </w:r>
      <w:proofErr w:type="gramStart"/>
      <w:r w:rsidRPr="007C0C66">
        <w:rPr>
          <w:rFonts w:ascii="Times New Roman" w:hAnsi="Times New Roman" w:cs="Times New Roman"/>
          <w:b w:val="0"/>
          <w:color w:val="auto"/>
          <w:sz w:val="24"/>
          <w:szCs w:val="24"/>
        </w:rPr>
        <w:t>Infants’ mean looking times to the four test events and one posttest event in Experiment 5.</w:t>
      </w:r>
      <w:proofErr w:type="gramEnd"/>
    </w:p>
    <w:p w14:paraId="20688256" w14:textId="77777777" w:rsidR="007C0C66" w:rsidRPr="007C0C66" w:rsidRDefault="007C0C66" w:rsidP="00C7016D"/>
    <w:p w14:paraId="00466C3F" w14:textId="2F92009A" w:rsidR="00AE6C90" w:rsidRDefault="00A50D33" w:rsidP="00C7016D">
      <w:pPr>
        <w:spacing w:line="480" w:lineRule="auto"/>
        <w:contextualSpacing/>
        <w:rPr>
          <w:rFonts w:ascii="Times New Roman" w:hAnsi="Times New Roman" w:cs="Times New Roman"/>
          <w:sz w:val="24"/>
          <w:szCs w:val="24"/>
        </w:rPr>
      </w:pPr>
      <w:proofErr w:type="gramStart"/>
      <w:r>
        <w:rPr>
          <w:rFonts w:ascii="Times New Roman" w:hAnsi="Times New Roman" w:cs="Times New Roman"/>
          <w:b/>
          <w:sz w:val="24"/>
          <w:szCs w:val="24"/>
        </w:rPr>
        <w:t>Individual Differences.</w:t>
      </w:r>
      <w:proofErr w:type="gramEnd"/>
      <w:r>
        <w:rPr>
          <w:rFonts w:ascii="Times New Roman" w:hAnsi="Times New Roman" w:cs="Times New Roman"/>
          <w:b/>
          <w:sz w:val="24"/>
          <w:szCs w:val="24"/>
        </w:rPr>
        <w:t xml:space="preserve"> </w:t>
      </w:r>
      <w:r w:rsidR="00CA1AD9">
        <w:rPr>
          <w:rFonts w:ascii="Times New Roman" w:hAnsi="Times New Roman" w:cs="Times New Roman"/>
          <w:b/>
          <w:sz w:val="24"/>
          <w:szCs w:val="24"/>
        </w:rPr>
        <w:t xml:space="preserve"> </w:t>
      </w:r>
      <w:r w:rsidR="00CA1AD9" w:rsidRPr="00386BD6">
        <w:rPr>
          <w:rFonts w:ascii="Times New Roman" w:hAnsi="Times New Roman" w:cs="Times New Roman"/>
          <w:sz w:val="24"/>
          <w:szCs w:val="24"/>
        </w:rPr>
        <w:t xml:space="preserve">The aim of the next </w:t>
      </w:r>
      <w:r w:rsidR="007C53C9">
        <w:rPr>
          <w:rFonts w:ascii="Times New Roman" w:hAnsi="Times New Roman" w:cs="Times New Roman"/>
          <w:sz w:val="24"/>
          <w:szCs w:val="24"/>
        </w:rPr>
        <w:t>several analyses was to examine</w:t>
      </w:r>
      <w:r w:rsidR="00E47E52">
        <w:rPr>
          <w:rFonts w:ascii="Times New Roman" w:hAnsi="Times New Roman" w:cs="Times New Roman"/>
          <w:sz w:val="24"/>
          <w:szCs w:val="24"/>
        </w:rPr>
        <w:t xml:space="preserve"> to what extent age and habituation rate—both defined according to a median split—</w:t>
      </w:r>
      <w:r w:rsidR="00684631">
        <w:rPr>
          <w:rFonts w:ascii="Times New Roman" w:hAnsi="Times New Roman" w:cs="Times New Roman"/>
          <w:sz w:val="24"/>
          <w:szCs w:val="24"/>
        </w:rPr>
        <w:t xml:space="preserve">influenced infants’ looking </w:t>
      </w:r>
      <w:r w:rsidR="00684631">
        <w:rPr>
          <w:rFonts w:ascii="Times New Roman" w:hAnsi="Times New Roman" w:cs="Times New Roman"/>
          <w:sz w:val="24"/>
          <w:szCs w:val="24"/>
        </w:rPr>
        <w:lastRenderedPageBreak/>
        <w:t>behavior to the four test events</w:t>
      </w:r>
      <w:r w:rsidR="00CA1AD9" w:rsidRPr="00386BD6">
        <w:rPr>
          <w:rFonts w:ascii="Times New Roman" w:hAnsi="Times New Roman" w:cs="Times New Roman"/>
          <w:sz w:val="24"/>
          <w:szCs w:val="24"/>
        </w:rPr>
        <w:t>. The first analysis</w:t>
      </w:r>
      <w:r w:rsidR="00040AF1">
        <w:rPr>
          <w:rFonts w:ascii="Times New Roman" w:hAnsi="Times New Roman" w:cs="Times New Roman"/>
          <w:sz w:val="24"/>
          <w:szCs w:val="24"/>
        </w:rPr>
        <w:t xml:space="preserve"> </w:t>
      </w:r>
      <w:r w:rsidR="00CA1AD9" w:rsidRPr="00386BD6">
        <w:rPr>
          <w:rFonts w:ascii="Times New Roman" w:hAnsi="Times New Roman" w:cs="Times New Roman"/>
          <w:sz w:val="24"/>
          <w:szCs w:val="24"/>
        </w:rPr>
        <w:t>was undertaken because</w:t>
      </w:r>
      <w:r w:rsidR="00AE6C90">
        <w:rPr>
          <w:rFonts w:ascii="Times New Roman" w:hAnsi="Times New Roman" w:cs="Times New Roman"/>
          <w:sz w:val="24"/>
          <w:szCs w:val="24"/>
        </w:rPr>
        <w:t xml:space="preserve"> sensitivity to the Markov condition and Markov-equivalence classes appeared to be emerging for older</w:t>
      </w:r>
      <w:r w:rsidR="00295F56">
        <w:rPr>
          <w:rFonts w:ascii="Times New Roman" w:hAnsi="Times New Roman" w:cs="Times New Roman"/>
          <w:sz w:val="24"/>
          <w:szCs w:val="24"/>
        </w:rPr>
        <w:t xml:space="preserve"> infants, but not for younger</w:t>
      </w:r>
      <w:r w:rsidR="00A934B7">
        <w:rPr>
          <w:rFonts w:ascii="Times New Roman" w:hAnsi="Times New Roman" w:cs="Times New Roman"/>
          <w:sz w:val="24"/>
          <w:szCs w:val="24"/>
        </w:rPr>
        <w:t>,</w:t>
      </w:r>
      <w:r w:rsidR="00295F56">
        <w:rPr>
          <w:rFonts w:ascii="Times New Roman" w:hAnsi="Times New Roman" w:cs="Times New Roman"/>
          <w:sz w:val="24"/>
          <w:szCs w:val="24"/>
        </w:rPr>
        <w:t xml:space="preserve"> infants</w:t>
      </w:r>
      <w:r w:rsidR="00040AF1">
        <w:rPr>
          <w:rFonts w:ascii="Times New Roman" w:hAnsi="Times New Roman" w:cs="Times New Roman"/>
          <w:sz w:val="24"/>
          <w:szCs w:val="24"/>
        </w:rPr>
        <w:t xml:space="preserve"> </w:t>
      </w:r>
      <w:r w:rsidR="00E25B80">
        <w:rPr>
          <w:rFonts w:ascii="Times New Roman" w:hAnsi="Times New Roman" w:cs="Times New Roman"/>
          <w:sz w:val="24"/>
          <w:szCs w:val="24"/>
        </w:rPr>
        <w:t>when the effect of test trial type on infants’ looking behavior</w:t>
      </w:r>
      <w:r w:rsidR="007643F7">
        <w:rPr>
          <w:rFonts w:ascii="Times New Roman" w:hAnsi="Times New Roman" w:cs="Times New Roman"/>
          <w:sz w:val="24"/>
          <w:szCs w:val="24"/>
        </w:rPr>
        <w:t xml:space="preserve"> was plotted separately for the younger</w:t>
      </w:r>
      <w:r w:rsidR="00122EFD">
        <w:rPr>
          <w:rFonts w:ascii="Times New Roman" w:hAnsi="Times New Roman" w:cs="Times New Roman"/>
          <w:sz w:val="24"/>
          <w:szCs w:val="24"/>
        </w:rPr>
        <w:t xml:space="preserve"> (&lt;=18.06)</w:t>
      </w:r>
      <w:r w:rsidR="007643F7">
        <w:rPr>
          <w:rFonts w:ascii="Times New Roman" w:hAnsi="Times New Roman" w:cs="Times New Roman"/>
          <w:sz w:val="24"/>
          <w:szCs w:val="24"/>
        </w:rPr>
        <w:t xml:space="preserve"> and older infants </w:t>
      </w:r>
      <w:r w:rsidR="00122EFD">
        <w:rPr>
          <w:rFonts w:ascii="Times New Roman" w:hAnsi="Times New Roman" w:cs="Times New Roman"/>
          <w:sz w:val="24"/>
          <w:szCs w:val="24"/>
        </w:rPr>
        <w:t>(&gt;18.06)</w:t>
      </w:r>
      <w:r w:rsidR="00AE6C90">
        <w:rPr>
          <w:rFonts w:ascii="Times New Roman" w:hAnsi="Times New Roman" w:cs="Times New Roman"/>
          <w:sz w:val="24"/>
          <w:szCs w:val="24"/>
        </w:rPr>
        <w:t xml:space="preserve"> in Figure 17. </w:t>
      </w:r>
      <w:r w:rsidR="0075620C" w:rsidRPr="00386BD6">
        <w:rPr>
          <w:rFonts w:ascii="Times New Roman" w:hAnsi="Times New Roman" w:cs="Times New Roman"/>
          <w:sz w:val="24"/>
          <w:szCs w:val="24"/>
        </w:rPr>
        <w:t>This</w:t>
      </w:r>
      <w:r w:rsidR="0075620C">
        <w:rPr>
          <w:rFonts w:ascii="Times New Roman" w:hAnsi="Times New Roman" w:cs="Times New Roman"/>
          <w:sz w:val="24"/>
          <w:szCs w:val="24"/>
        </w:rPr>
        <w:t xml:space="preserve"> conclusion</w:t>
      </w:r>
      <w:r w:rsidR="00CA1AD9" w:rsidRPr="00386BD6">
        <w:rPr>
          <w:rFonts w:ascii="Times New Roman" w:hAnsi="Times New Roman" w:cs="Times New Roman"/>
          <w:sz w:val="24"/>
          <w:szCs w:val="24"/>
        </w:rPr>
        <w:t xml:space="preserve"> is based on the fact that the distribution of looking times to the four test events for the older infants, but not the younger infants, is</w:t>
      </w:r>
      <w:r w:rsidR="00A934B7">
        <w:rPr>
          <w:rFonts w:ascii="Times New Roman" w:hAnsi="Times New Roman" w:cs="Times New Roman"/>
          <w:sz w:val="24"/>
          <w:szCs w:val="24"/>
        </w:rPr>
        <w:t xml:space="preserve"> qualitatively</w:t>
      </w:r>
      <w:r w:rsidR="00CA1AD9" w:rsidRPr="00386BD6">
        <w:rPr>
          <w:rFonts w:ascii="Times New Roman" w:hAnsi="Times New Roman" w:cs="Times New Roman"/>
          <w:sz w:val="24"/>
          <w:szCs w:val="24"/>
        </w:rPr>
        <w:t xml:space="preserve"> consistent with the predicted looking times</w:t>
      </w:r>
      <w:r w:rsidR="003319BB">
        <w:rPr>
          <w:rFonts w:ascii="Times New Roman" w:hAnsi="Times New Roman" w:cs="Times New Roman"/>
          <w:sz w:val="24"/>
          <w:szCs w:val="24"/>
        </w:rPr>
        <w:t xml:space="preserve"> of infants</w:t>
      </w:r>
      <w:r w:rsidR="00CA1AD9" w:rsidRPr="00386BD6">
        <w:rPr>
          <w:rFonts w:ascii="Times New Roman" w:hAnsi="Times New Roman" w:cs="Times New Roman"/>
          <w:sz w:val="24"/>
          <w:szCs w:val="24"/>
        </w:rPr>
        <w:t xml:space="preserve"> </w:t>
      </w:r>
      <w:r w:rsidR="00301C53">
        <w:rPr>
          <w:rFonts w:ascii="Times New Roman" w:hAnsi="Times New Roman" w:cs="Times New Roman"/>
          <w:sz w:val="24"/>
          <w:szCs w:val="24"/>
        </w:rPr>
        <w:t xml:space="preserve">who are sensitive to the </w:t>
      </w:r>
      <w:r w:rsidR="00CA1AD9" w:rsidRPr="00386BD6">
        <w:rPr>
          <w:rFonts w:ascii="Times New Roman" w:hAnsi="Times New Roman" w:cs="Times New Roman"/>
          <w:sz w:val="24"/>
          <w:szCs w:val="24"/>
        </w:rPr>
        <w:t xml:space="preserve">Markov condition and Markov-equivalence classes. </w:t>
      </w:r>
    </w:p>
    <w:p w14:paraId="1FFE5AE3" w14:textId="6F19DF45" w:rsidR="008F3909" w:rsidRDefault="00CA1AD9" w:rsidP="00C7016D">
      <w:pPr>
        <w:spacing w:line="480" w:lineRule="auto"/>
        <w:ind w:firstLine="720"/>
        <w:contextualSpacing/>
        <w:rPr>
          <w:rFonts w:ascii="Times New Roman" w:hAnsi="Times New Roman" w:cs="Times New Roman"/>
          <w:sz w:val="24"/>
          <w:szCs w:val="24"/>
        </w:rPr>
      </w:pPr>
      <w:r w:rsidRPr="00386BD6">
        <w:rPr>
          <w:rFonts w:ascii="Times New Roman" w:hAnsi="Times New Roman" w:cs="Times New Roman"/>
          <w:sz w:val="24"/>
          <w:szCs w:val="24"/>
        </w:rPr>
        <w:t>The second analysis</w:t>
      </w:r>
      <w:r w:rsidR="00BF71E3">
        <w:rPr>
          <w:rFonts w:ascii="Times New Roman" w:hAnsi="Times New Roman" w:cs="Times New Roman"/>
          <w:sz w:val="24"/>
          <w:szCs w:val="24"/>
        </w:rPr>
        <w:t xml:space="preserve"> </w:t>
      </w:r>
      <w:r w:rsidRPr="00386BD6">
        <w:rPr>
          <w:rFonts w:ascii="Times New Roman" w:hAnsi="Times New Roman" w:cs="Times New Roman"/>
          <w:sz w:val="24"/>
          <w:szCs w:val="24"/>
        </w:rPr>
        <w:t>was undertaken because previous research has indicated that</w:t>
      </w:r>
      <w:r w:rsidR="001F0D38">
        <w:rPr>
          <w:rFonts w:ascii="Times New Roman" w:hAnsi="Times New Roman" w:cs="Times New Roman"/>
          <w:sz w:val="24"/>
          <w:szCs w:val="24"/>
        </w:rPr>
        <w:t xml:space="preserve"> it is sometimes the case that </w:t>
      </w:r>
      <w:r w:rsidRPr="00386BD6">
        <w:rPr>
          <w:rFonts w:ascii="Times New Roman" w:hAnsi="Times New Roman" w:cs="Times New Roman"/>
          <w:sz w:val="24"/>
          <w:szCs w:val="24"/>
        </w:rPr>
        <w:t xml:space="preserve">infants who require fewer trials to habituate tend to perform better on </w:t>
      </w:r>
      <w:r w:rsidR="007E273C">
        <w:rPr>
          <w:rFonts w:ascii="Times New Roman" w:hAnsi="Times New Roman" w:cs="Times New Roman"/>
          <w:sz w:val="24"/>
          <w:szCs w:val="24"/>
        </w:rPr>
        <w:t>certain</w:t>
      </w:r>
      <w:r w:rsidRPr="00386BD6">
        <w:rPr>
          <w:rFonts w:ascii="Times New Roman" w:hAnsi="Times New Roman" w:cs="Times New Roman"/>
          <w:sz w:val="24"/>
          <w:szCs w:val="24"/>
        </w:rPr>
        <w:t xml:space="preserve"> cognitive tasks than do infants who require more trials (e.g., Baillargeon, 1987); that is, it is conceivable that "fast habituators,</w:t>
      </w:r>
      <w:r w:rsidR="00EC28BF">
        <w:rPr>
          <w:rFonts w:ascii="Times New Roman" w:hAnsi="Times New Roman" w:cs="Times New Roman"/>
          <w:sz w:val="24"/>
          <w:szCs w:val="24"/>
        </w:rPr>
        <w:t>”</w:t>
      </w:r>
      <w:r w:rsidRPr="00386BD6">
        <w:rPr>
          <w:rFonts w:ascii="Times New Roman" w:hAnsi="Times New Roman" w:cs="Times New Roman"/>
          <w:sz w:val="24"/>
          <w:szCs w:val="24"/>
        </w:rPr>
        <w:t xml:space="preserve"> but not "slow habituators,"</w:t>
      </w:r>
      <w:r w:rsidR="00C63228">
        <w:rPr>
          <w:rFonts w:ascii="Times New Roman" w:hAnsi="Times New Roman" w:cs="Times New Roman"/>
          <w:sz w:val="24"/>
          <w:szCs w:val="24"/>
        </w:rPr>
        <w:t xml:space="preserve"> in the age range tested</w:t>
      </w:r>
      <w:r w:rsidRPr="00386BD6">
        <w:rPr>
          <w:rFonts w:ascii="Times New Roman" w:hAnsi="Times New Roman" w:cs="Times New Roman"/>
          <w:sz w:val="24"/>
          <w:szCs w:val="24"/>
        </w:rPr>
        <w:t xml:space="preserve"> </w:t>
      </w:r>
      <w:r w:rsidR="007E273C">
        <w:rPr>
          <w:rFonts w:ascii="Times New Roman" w:hAnsi="Times New Roman" w:cs="Times New Roman"/>
          <w:sz w:val="24"/>
          <w:szCs w:val="24"/>
        </w:rPr>
        <w:t>showed sensitivity to the Markov condition and Markov-equivalence classes</w:t>
      </w:r>
      <w:r w:rsidRPr="00386BD6">
        <w:rPr>
          <w:rFonts w:ascii="Times New Roman" w:hAnsi="Times New Roman" w:cs="Times New Roman"/>
          <w:sz w:val="24"/>
          <w:szCs w:val="24"/>
        </w:rPr>
        <w:t>.</w:t>
      </w:r>
    </w:p>
    <w:p w14:paraId="64E15D28" w14:textId="38D273DD" w:rsidR="001D7199" w:rsidRDefault="008F3909"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Finally, both analyses were undertaken</w:t>
      </w:r>
      <w:r w:rsidR="00CA1AD9" w:rsidRPr="00386BD6">
        <w:rPr>
          <w:rFonts w:ascii="Times New Roman" w:hAnsi="Times New Roman" w:cs="Times New Roman"/>
          <w:sz w:val="24"/>
          <w:szCs w:val="24"/>
        </w:rPr>
        <w:t xml:space="preserve"> </w:t>
      </w:r>
      <w:r>
        <w:rPr>
          <w:rFonts w:ascii="Times New Roman" w:hAnsi="Times New Roman" w:cs="Times New Roman"/>
          <w:sz w:val="24"/>
          <w:szCs w:val="24"/>
        </w:rPr>
        <w:t xml:space="preserve">to </w:t>
      </w:r>
      <w:r w:rsidR="00CA1AD9" w:rsidRPr="00386BD6">
        <w:rPr>
          <w:rFonts w:ascii="Times New Roman" w:hAnsi="Times New Roman" w:cs="Times New Roman"/>
          <w:sz w:val="24"/>
          <w:szCs w:val="24"/>
        </w:rPr>
        <w:t xml:space="preserve">determine whether, like adults in Experimenters 1-4, differences existed in the proportion of </w:t>
      </w:r>
      <w:r w:rsidR="00CD103B">
        <w:rPr>
          <w:rFonts w:ascii="Times New Roman" w:hAnsi="Times New Roman" w:cs="Times New Roman"/>
          <w:sz w:val="24"/>
          <w:szCs w:val="24"/>
        </w:rPr>
        <w:t xml:space="preserve">younger and older </w:t>
      </w:r>
      <w:r w:rsidR="00CA1AD9" w:rsidRPr="00386BD6">
        <w:rPr>
          <w:rFonts w:ascii="Times New Roman" w:hAnsi="Times New Roman" w:cs="Times New Roman"/>
          <w:sz w:val="24"/>
          <w:szCs w:val="24"/>
        </w:rPr>
        <w:t>infants</w:t>
      </w:r>
      <w:r w:rsidR="00CD103B">
        <w:rPr>
          <w:rFonts w:ascii="Times New Roman" w:hAnsi="Times New Roman" w:cs="Times New Roman"/>
          <w:sz w:val="24"/>
          <w:szCs w:val="24"/>
        </w:rPr>
        <w:t xml:space="preserve"> and fast and slow habituators</w:t>
      </w:r>
      <w:r w:rsidR="00CA1AD9" w:rsidRPr="00386BD6">
        <w:rPr>
          <w:rFonts w:ascii="Times New Roman" w:hAnsi="Times New Roman" w:cs="Times New Roman"/>
          <w:sz w:val="24"/>
          <w:szCs w:val="24"/>
        </w:rPr>
        <w:t xml:space="preserve"> who processed the events in terms of the Markov condition, low-level perceptual features, or other cues </w:t>
      </w:r>
      <w:r w:rsidR="00470FE5">
        <w:rPr>
          <w:rFonts w:ascii="Times New Roman" w:hAnsi="Times New Roman" w:cs="Times New Roman"/>
          <w:sz w:val="24"/>
          <w:szCs w:val="24"/>
        </w:rPr>
        <w:t>(whose predicted looking-time distributions were inconsistent with</w:t>
      </w:r>
      <w:r w:rsidR="0003447E">
        <w:rPr>
          <w:rFonts w:ascii="Times New Roman" w:hAnsi="Times New Roman" w:cs="Times New Roman"/>
          <w:sz w:val="24"/>
          <w:szCs w:val="24"/>
        </w:rPr>
        <w:t xml:space="preserve"> that if infants processed the events perceptually or in terms of the Markov condition)</w:t>
      </w:r>
      <w:r w:rsidR="00CA1AD9" w:rsidRPr="00386BD6">
        <w:rPr>
          <w:rFonts w:ascii="Times New Roman" w:hAnsi="Times New Roman" w:cs="Times New Roman"/>
          <w:sz w:val="24"/>
          <w:szCs w:val="24"/>
        </w:rPr>
        <w:t>. The median-split age analysis is reported first and is followed by the habituation-rate analysis.</w:t>
      </w:r>
    </w:p>
    <w:p w14:paraId="7CB3B36F" w14:textId="5627FA21" w:rsidR="002F658F" w:rsidRDefault="002F658F"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Note that i</w:t>
      </w:r>
      <w:r w:rsidRPr="00BF2F64">
        <w:rPr>
          <w:rFonts w:ascii="Times New Roman" w:hAnsi="Times New Roman" w:cs="Times New Roman"/>
          <w:sz w:val="24"/>
          <w:szCs w:val="24"/>
        </w:rPr>
        <w:t>nfants' looking times to the posttest event were not included</w:t>
      </w:r>
      <w:r>
        <w:rPr>
          <w:rFonts w:ascii="Times New Roman" w:hAnsi="Times New Roman" w:cs="Times New Roman"/>
          <w:sz w:val="24"/>
          <w:szCs w:val="24"/>
        </w:rPr>
        <w:t xml:space="preserve"> in any of the subsequent individual-difference analyses</w:t>
      </w:r>
      <w:r w:rsidRPr="00BF2F64">
        <w:rPr>
          <w:rFonts w:ascii="Times New Roman" w:hAnsi="Times New Roman" w:cs="Times New Roman"/>
          <w:sz w:val="24"/>
          <w:szCs w:val="24"/>
        </w:rPr>
        <w:t xml:space="preserve"> because </w:t>
      </w:r>
      <w:r w:rsidR="007811FB">
        <w:rPr>
          <w:rFonts w:ascii="Times New Roman" w:hAnsi="Times New Roman" w:cs="Times New Roman"/>
          <w:sz w:val="24"/>
          <w:szCs w:val="24"/>
        </w:rPr>
        <w:t xml:space="preserve">the analysis above indicated that infants were fully alert during the experiment despite the fact that </w:t>
      </w:r>
      <w:r w:rsidR="00FC0629">
        <w:rPr>
          <w:rFonts w:ascii="Times New Roman" w:hAnsi="Times New Roman" w:cs="Times New Roman"/>
          <w:sz w:val="24"/>
          <w:szCs w:val="24"/>
        </w:rPr>
        <w:t>their</w:t>
      </w:r>
      <w:r w:rsidR="007811FB">
        <w:rPr>
          <w:rFonts w:ascii="Times New Roman" w:hAnsi="Times New Roman" w:cs="Times New Roman"/>
          <w:sz w:val="24"/>
          <w:szCs w:val="24"/>
        </w:rPr>
        <w:t xml:space="preserve"> looking times to the four test events were equivalent. </w:t>
      </w:r>
      <w:r>
        <w:rPr>
          <w:rFonts w:ascii="Times New Roman" w:hAnsi="Times New Roman" w:cs="Times New Roman"/>
          <w:sz w:val="24"/>
          <w:szCs w:val="24"/>
        </w:rPr>
        <w:t>These looking times were also not included</w:t>
      </w:r>
      <w:r w:rsidRPr="00BF2F64">
        <w:rPr>
          <w:rFonts w:ascii="Times New Roman" w:hAnsi="Times New Roman" w:cs="Times New Roman"/>
          <w:sz w:val="24"/>
          <w:szCs w:val="24"/>
        </w:rPr>
        <w:t xml:space="preserve"> because the aim </w:t>
      </w:r>
      <w:r>
        <w:rPr>
          <w:rFonts w:ascii="Times New Roman" w:hAnsi="Times New Roman" w:cs="Times New Roman"/>
          <w:sz w:val="24"/>
          <w:szCs w:val="24"/>
        </w:rPr>
        <w:t xml:space="preserve">of this section </w:t>
      </w:r>
      <w:r w:rsidRPr="00BF2F64">
        <w:rPr>
          <w:rFonts w:ascii="Times New Roman" w:hAnsi="Times New Roman" w:cs="Times New Roman"/>
          <w:sz w:val="24"/>
          <w:szCs w:val="24"/>
        </w:rPr>
        <w:t xml:space="preserve">was </w:t>
      </w:r>
      <w:r w:rsidRPr="00BF2F64">
        <w:rPr>
          <w:rFonts w:ascii="Times New Roman" w:hAnsi="Times New Roman" w:cs="Times New Roman"/>
          <w:sz w:val="24"/>
          <w:szCs w:val="24"/>
        </w:rPr>
        <w:lastRenderedPageBreak/>
        <w:t>to determine whether</w:t>
      </w:r>
      <w:r>
        <w:rPr>
          <w:rFonts w:ascii="Times New Roman" w:hAnsi="Times New Roman" w:cs="Times New Roman"/>
          <w:sz w:val="24"/>
          <w:szCs w:val="24"/>
        </w:rPr>
        <w:t xml:space="preserve"> the individual-difference variables of</w:t>
      </w:r>
      <w:r w:rsidRPr="00BF2F64">
        <w:rPr>
          <w:rFonts w:ascii="Times New Roman" w:hAnsi="Times New Roman" w:cs="Times New Roman"/>
          <w:sz w:val="24"/>
          <w:szCs w:val="24"/>
        </w:rPr>
        <w:t xml:space="preserve"> age and habituation rate influenced infants' looking behavior to the four test events but not to the posttest event.</w:t>
      </w:r>
    </w:p>
    <w:p w14:paraId="20D8335A" w14:textId="4800B42C" w:rsidR="00323540" w:rsidRDefault="001D7199" w:rsidP="00C7016D">
      <w:pPr>
        <w:spacing w:line="480" w:lineRule="auto"/>
        <w:ind w:firstLine="720"/>
        <w:contextualSpacing/>
        <w:rPr>
          <w:rFonts w:ascii="Times New Roman" w:hAnsi="Times New Roman" w:cs="Times New Roman"/>
          <w:sz w:val="24"/>
          <w:szCs w:val="24"/>
        </w:rPr>
      </w:pPr>
      <w:proofErr w:type="gramStart"/>
      <w:r>
        <w:rPr>
          <w:rFonts w:ascii="Times New Roman" w:hAnsi="Times New Roman" w:cs="Times New Roman"/>
          <w:b/>
          <w:sz w:val="24"/>
          <w:szCs w:val="24"/>
        </w:rPr>
        <w:t>Median-split Age.</w:t>
      </w:r>
      <w:proofErr w:type="gramEnd"/>
      <w:r>
        <w:rPr>
          <w:rFonts w:ascii="Times New Roman" w:hAnsi="Times New Roman" w:cs="Times New Roman"/>
          <w:b/>
          <w:sz w:val="24"/>
          <w:szCs w:val="24"/>
        </w:rPr>
        <w:t xml:space="preserve"> </w:t>
      </w:r>
      <w:r w:rsidR="0095617D">
        <w:rPr>
          <w:rFonts w:ascii="Times New Roman" w:hAnsi="Times New Roman" w:cs="Times New Roman"/>
          <w:sz w:val="24"/>
          <w:szCs w:val="24"/>
        </w:rPr>
        <w:t>Although the</w:t>
      </w:r>
      <w:r w:rsidRPr="0095617D">
        <w:rPr>
          <w:rFonts w:ascii="Times New Roman" w:hAnsi="Times New Roman" w:cs="Times New Roman"/>
          <w:sz w:val="24"/>
          <w:szCs w:val="24"/>
        </w:rPr>
        <w:t xml:space="preserve"> main analysis reported above did not yield a main effect of test trial order when age </w:t>
      </w:r>
      <w:r w:rsidR="00FC0629">
        <w:rPr>
          <w:rFonts w:ascii="Times New Roman" w:hAnsi="Times New Roman" w:cs="Times New Roman"/>
          <w:sz w:val="24"/>
          <w:szCs w:val="24"/>
        </w:rPr>
        <w:t>was included as a covariate</w:t>
      </w:r>
      <w:r w:rsidRPr="0095617D">
        <w:rPr>
          <w:rFonts w:ascii="Times New Roman" w:hAnsi="Times New Roman" w:cs="Times New Roman"/>
          <w:sz w:val="24"/>
          <w:szCs w:val="24"/>
        </w:rPr>
        <w:t xml:space="preserve">, a median split was used nonetheless to examine the effect of </w:t>
      </w:r>
      <w:r w:rsidR="0095617D">
        <w:rPr>
          <w:rFonts w:ascii="Times New Roman" w:hAnsi="Times New Roman" w:cs="Times New Roman"/>
          <w:sz w:val="24"/>
          <w:szCs w:val="24"/>
        </w:rPr>
        <w:t>age</w:t>
      </w:r>
      <w:r w:rsidRPr="0095617D">
        <w:rPr>
          <w:rFonts w:ascii="Times New Roman" w:hAnsi="Times New Roman" w:cs="Times New Roman"/>
          <w:sz w:val="24"/>
          <w:szCs w:val="24"/>
        </w:rPr>
        <w:t xml:space="preserve"> on infants' looking behavior to the four test events</w:t>
      </w:r>
      <w:r w:rsidR="00786B82">
        <w:rPr>
          <w:rFonts w:ascii="Times New Roman" w:hAnsi="Times New Roman" w:cs="Times New Roman"/>
          <w:sz w:val="24"/>
          <w:szCs w:val="24"/>
        </w:rPr>
        <w:t xml:space="preserve">; that is, to determine whether </w:t>
      </w:r>
      <w:r w:rsidR="008D16B9">
        <w:rPr>
          <w:rFonts w:ascii="Times New Roman" w:hAnsi="Times New Roman" w:cs="Times New Roman"/>
          <w:sz w:val="24"/>
          <w:szCs w:val="24"/>
        </w:rPr>
        <w:t>the older (or younger) infants were more likely to process the events in terms of the Markov condition</w:t>
      </w:r>
      <w:r w:rsidRPr="0095617D">
        <w:rPr>
          <w:rFonts w:ascii="Times New Roman" w:hAnsi="Times New Roman" w:cs="Times New Roman"/>
          <w:sz w:val="24"/>
          <w:szCs w:val="24"/>
        </w:rPr>
        <w:t>. The mean looking times to the four test event</w:t>
      </w:r>
      <w:r w:rsidR="0095617D">
        <w:rPr>
          <w:rFonts w:ascii="Times New Roman" w:hAnsi="Times New Roman" w:cs="Times New Roman"/>
          <w:sz w:val="24"/>
          <w:szCs w:val="24"/>
        </w:rPr>
        <w:t>s</w:t>
      </w:r>
      <w:r w:rsidRPr="0095617D">
        <w:rPr>
          <w:rFonts w:ascii="Times New Roman" w:hAnsi="Times New Roman" w:cs="Times New Roman"/>
          <w:sz w:val="24"/>
          <w:szCs w:val="24"/>
        </w:rPr>
        <w:t xml:space="preserve">, as a function of median-split age, is shown below in Figure </w:t>
      </w:r>
      <w:r w:rsidR="0095617D">
        <w:rPr>
          <w:rFonts w:ascii="Times New Roman" w:hAnsi="Times New Roman" w:cs="Times New Roman"/>
          <w:sz w:val="24"/>
          <w:szCs w:val="24"/>
        </w:rPr>
        <w:t>17</w:t>
      </w:r>
      <w:r w:rsidRPr="0095617D">
        <w:rPr>
          <w:rFonts w:ascii="Times New Roman" w:hAnsi="Times New Roman" w:cs="Times New Roman"/>
          <w:sz w:val="24"/>
          <w:szCs w:val="24"/>
        </w:rPr>
        <w:t xml:space="preserve">. </w:t>
      </w:r>
    </w:p>
    <w:p w14:paraId="7E230553" w14:textId="77777777" w:rsidR="00E824AB" w:rsidRDefault="00E824AB" w:rsidP="00C7016D">
      <w:pPr>
        <w:keepNext/>
        <w:spacing w:line="480" w:lineRule="auto"/>
        <w:contextualSpacing/>
      </w:pPr>
      <w:r>
        <w:rPr>
          <w:noProof/>
        </w:rPr>
        <w:drawing>
          <wp:inline distT="0" distB="0" distL="0" distR="0" wp14:anchorId="475C0863" wp14:editId="729FBEE5">
            <wp:extent cx="6003235" cy="415873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median_split_age_main_figure.png"/>
                    <pic:cNvPicPr/>
                  </pic:nvPicPr>
                  <pic:blipFill>
                    <a:blip r:embed="rId27">
                      <a:extLst>
                        <a:ext uri="{28A0092B-C50C-407E-A947-70E740481C1C}">
                          <a14:useLocalDpi xmlns:a14="http://schemas.microsoft.com/office/drawing/2010/main" val="0"/>
                        </a:ext>
                      </a:extLst>
                    </a:blip>
                    <a:stretch>
                      <a:fillRect/>
                    </a:stretch>
                  </pic:blipFill>
                  <pic:spPr>
                    <a:xfrm>
                      <a:off x="0" y="0"/>
                      <a:ext cx="6001257" cy="4157360"/>
                    </a:xfrm>
                    <a:prstGeom prst="rect">
                      <a:avLst/>
                    </a:prstGeom>
                  </pic:spPr>
                </pic:pic>
              </a:graphicData>
            </a:graphic>
          </wp:inline>
        </w:drawing>
      </w:r>
    </w:p>
    <w:p w14:paraId="20903DE9" w14:textId="0B3D9455" w:rsidR="00E824AB" w:rsidRPr="00E824AB" w:rsidRDefault="00E824AB" w:rsidP="00C7016D">
      <w:pPr>
        <w:pStyle w:val="Caption"/>
        <w:rPr>
          <w:rFonts w:ascii="Times New Roman" w:hAnsi="Times New Roman" w:cs="Times New Roman"/>
          <w:b w:val="0"/>
          <w:color w:val="auto"/>
          <w:sz w:val="24"/>
          <w:szCs w:val="24"/>
        </w:rPr>
      </w:pPr>
      <w:proofErr w:type="gramStart"/>
      <w:r w:rsidRPr="00E824AB">
        <w:rPr>
          <w:rFonts w:ascii="Times New Roman" w:hAnsi="Times New Roman" w:cs="Times New Roman"/>
          <w:b w:val="0"/>
          <w:color w:val="auto"/>
          <w:sz w:val="24"/>
          <w:szCs w:val="24"/>
        </w:rPr>
        <w:t>Fig. 17.</w:t>
      </w:r>
      <w:proofErr w:type="gramEnd"/>
      <w:r w:rsidRPr="00E824AB">
        <w:rPr>
          <w:rFonts w:ascii="Times New Roman" w:hAnsi="Times New Roman" w:cs="Times New Roman"/>
          <w:b w:val="0"/>
          <w:color w:val="auto"/>
          <w:sz w:val="24"/>
          <w:szCs w:val="24"/>
        </w:rPr>
        <w:t xml:space="preserve"> Mean looking times to the four test events for the “younger” and “older” infants.</w:t>
      </w:r>
    </w:p>
    <w:p w14:paraId="59963AC0" w14:textId="5EF1D270" w:rsidR="00482BB0" w:rsidRDefault="001D7199" w:rsidP="00C7016D">
      <w:pPr>
        <w:spacing w:line="480" w:lineRule="auto"/>
        <w:contextualSpacing/>
        <w:rPr>
          <w:rFonts w:ascii="Times New Roman" w:hAnsi="Times New Roman" w:cs="Times New Roman"/>
          <w:sz w:val="24"/>
          <w:szCs w:val="24"/>
        </w:rPr>
      </w:pPr>
      <w:r w:rsidRPr="0095617D">
        <w:rPr>
          <w:rFonts w:ascii="Times New Roman" w:hAnsi="Times New Roman" w:cs="Times New Roman"/>
          <w:sz w:val="24"/>
          <w:szCs w:val="24"/>
        </w:rPr>
        <w:t>A 4(test trial: GBGR, GRGB, GBRG, GRBG) x 2(age: Younger [&lt;= 18.06] vs Older [&gt;18.06])</w:t>
      </w:r>
      <w:r w:rsidR="00AC64F0">
        <w:rPr>
          <w:rFonts w:ascii="Times New Roman" w:hAnsi="Times New Roman" w:cs="Times New Roman"/>
          <w:sz w:val="24"/>
          <w:szCs w:val="24"/>
        </w:rPr>
        <w:t xml:space="preserve"> mixed-effects repeated measure ANOVA</w:t>
      </w:r>
      <w:r w:rsidRPr="0095617D">
        <w:rPr>
          <w:rFonts w:ascii="Times New Roman" w:hAnsi="Times New Roman" w:cs="Times New Roman"/>
          <w:sz w:val="24"/>
          <w:szCs w:val="24"/>
        </w:rPr>
        <w:t xml:space="preserve"> was conducted </w:t>
      </w:r>
      <w:r w:rsidR="00EC561A">
        <w:rPr>
          <w:rFonts w:ascii="Times New Roman" w:hAnsi="Times New Roman" w:cs="Times New Roman"/>
          <w:sz w:val="24"/>
          <w:szCs w:val="24"/>
        </w:rPr>
        <w:t>in which</w:t>
      </w:r>
      <w:r w:rsidRPr="0095617D">
        <w:rPr>
          <w:rFonts w:ascii="Times New Roman" w:hAnsi="Times New Roman" w:cs="Times New Roman"/>
          <w:sz w:val="24"/>
          <w:szCs w:val="24"/>
        </w:rPr>
        <w:t xml:space="preserve"> </w:t>
      </w:r>
      <w:r w:rsidR="00EC561A">
        <w:rPr>
          <w:rFonts w:ascii="Times New Roman" w:hAnsi="Times New Roman" w:cs="Times New Roman"/>
          <w:sz w:val="24"/>
          <w:szCs w:val="24"/>
        </w:rPr>
        <w:t>t</w:t>
      </w:r>
      <w:r w:rsidRPr="0095617D">
        <w:rPr>
          <w:rFonts w:ascii="Times New Roman" w:hAnsi="Times New Roman" w:cs="Times New Roman"/>
          <w:sz w:val="24"/>
          <w:szCs w:val="24"/>
        </w:rPr>
        <w:t xml:space="preserve">est trial was included as a </w:t>
      </w:r>
      <w:r w:rsidRPr="0095617D">
        <w:rPr>
          <w:rFonts w:ascii="Times New Roman" w:hAnsi="Times New Roman" w:cs="Times New Roman"/>
          <w:sz w:val="24"/>
          <w:szCs w:val="24"/>
        </w:rPr>
        <w:lastRenderedPageBreak/>
        <w:t xml:space="preserve">within-subjects factor, median-split age was included as a between-subjects factor, and subject ID was included as the random-effects factor. The results indicated that there was no main effect of age </w:t>
      </w:r>
      <w:proofErr w:type="gramStart"/>
      <w:r w:rsidRPr="00EC561A">
        <w:rPr>
          <w:rFonts w:ascii="Times New Roman" w:hAnsi="Times New Roman" w:cs="Times New Roman"/>
          <w:i/>
          <w:sz w:val="24"/>
          <w:szCs w:val="24"/>
        </w:rPr>
        <w:t>F</w:t>
      </w:r>
      <w:r w:rsidRPr="0095617D">
        <w:rPr>
          <w:rFonts w:ascii="Times New Roman" w:hAnsi="Times New Roman" w:cs="Times New Roman"/>
          <w:sz w:val="24"/>
          <w:szCs w:val="24"/>
        </w:rPr>
        <w:t>(</w:t>
      </w:r>
      <w:proofErr w:type="gramEnd"/>
      <w:r w:rsidRPr="0095617D">
        <w:rPr>
          <w:rFonts w:ascii="Times New Roman" w:hAnsi="Times New Roman" w:cs="Times New Roman"/>
          <w:sz w:val="24"/>
          <w:szCs w:val="24"/>
        </w:rPr>
        <w:t>1,23)</w:t>
      </w:r>
      <w:r w:rsidR="00EC561A">
        <w:rPr>
          <w:rFonts w:ascii="Times New Roman" w:hAnsi="Times New Roman" w:cs="Times New Roman"/>
          <w:sz w:val="24"/>
          <w:szCs w:val="24"/>
        </w:rPr>
        <w:t xml:space="preserve"> </w:t>
      </w:r>
      <w:r w:rsidRPr="0095617D">
        <w:rPr>
          <w:rFonts w:ascii="Times New Roman" w:hAnsi="Times New Roman" w:cs="Times New Roman"/>
          <w:sz w:val="24"/>
          <w:szCs w:val="24"/>
        </w:rPr>
        <w:t>=</w:t>
      </w:r>
      <w:r w:rsidR="00EC561A">
        <w:rPr>
          <w:rFonts w:ascii="Times New Roman" w:hAnsi="Times New Roman" w:cs="Times New Roman"/>
          <w:sz w:val="24"/>
          <w:szCs w:val="24"/>
        </w:rPr>
        <w:t xml:space="preserve"> </w:t>
      </w:r>
      <w:r w:rsidRPr="0095617D">
        <w:rPr>
          <w:rFonts w:ascii="Times New Roman" w:hAnsi="Times New Roman" w:cs="Times New Roman"/>
          <w:sz w:val="24"/>
          <w:szCs w:val="24"/>
        </w:rPr>
        <w:t xml:space="preserve">1.02, </w:t>
      </w:r>
      <w:r w:rsidRPr="00C7667E">
        <w:rPr>
          <w:rFonts w:ascii="Times New Roman" w:hAnsi="Times New Roman" w:cs="Times New Roman"/>
          <w:i/>
          <w:sz w:val="24"/>
          <w:szCs w:val="24"/>
        </w:rPr>
        <w:t>p</w:t>
      </w:r>
      <w:r w:rsidRPr="0095617D">
        <w:rPr>
          <w:rFonts w:ascii="Times New Roman" w:hAnsi="Times New Roman" w:cs="Times New Roman"/>
          <w:sz w:val="24"/>
          <w:szCs w:val="24"/>
        </w:rPr>
        <w:t xml:space="preserve"> = 0.32,</w:t>
      </w:r>
      <w:r w:rsidR="00C247C5">
        <w:rPr>
          <w:rFonts w:ascii="Times New Roman" w:hAnsi="Times New Roman" w:cs="Times New Roman"/>
          <w:sz w:val="24"/>
          <w:szCs w:val="24"/>
        </w:rPr>
        <w:t xml:space="preserve"> </w:t>
      </w:r>
      <w:r w:rsidR="00C247C5" w:rsidRPr="00F324D0">
        <w:rPr>
          <w:rFonts w:ascii="Times New Roman" w:hAnsi="Times New Roman" w:cs="Times New Roman"/>
          <w:i/>
          <w:sz w:val="24"/>
          <w:szCs w:val="24"/>
        </w:rPr>
        <w:t>η</w:t>
      </w:r>
      <w:r w:rsidR="00C247C5" w:rsidRPr="006957D9">
        <w:rPr>
          <w:rFonts w:ascii="Times New Roman" w:hAnsi="Times New Roman" w:cs="Times New Roman"/>
          <w:i/>
          <w:sz w:val="24"/>
          <w:szCs w:val="24"/>
          <w:vertAlign w:val="subscript"/>
        </w:rPr>
        <w:t>p</w:t>
      </w:r>
      <w:r w:rsidR="00C247C5" w:rsidRPr="006957D9">
        <w:rPr>
          <w:rFonts w:ascii="Times New Roman" w:hAnsi="Times New Roman" w:cs="Times New Roman"/>
          <w:i/>
          <w:sz w:val="24"/>
          <w:szCs w:val="24"/>
          <w:vertAlign w:val="superscript"/>
        </w:rPr>
        <w:t>2</w:t>
      </w:r>
      <w:r w:rsidRPr="0095617D">
        <w:rPr>
          <w:rFonts w:ascii="Times New Roman" w:hAnsi="Times New Roman" w:cs="Times New Roman"/>
          <w:sz w:val="24"/>
          <w:szCs w:val="24"/>
        </w:rPr>
        <w:t xml:space="preserve"> = 0.02, no main effect of test trial order </w:t>
      </w:r>
      <w:r w:rsidRPr="00C247C5">
        <w:rPr>
          <w:rFonts w:ascii="Times New Roman" w:hAnsi="Times New Roman" w:cs="Times New Roman"/>
          <w:i/>
          <w:sz w:val="24"/>
          <w:szCs w:val="24"/>
        </w:rPr>
        <w:t>F</w:t>
      </w:r>
      <w:r w:rsidRPr="0095617D">
        <w:rPr>
          <w:rFonts w:ascii="Times New Roman" w:hAnsi="Times New Roman" w:cs="Times New Roman"/>
          <w:sz w:val="24"/>
          <w:szCs w:val="24"/>
        </w:rPr>
        <w:t>(3,69)</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 xml:space="preserve">0.64, </w:t>
      </w:r>
      <w:r w:rsidRPr="00C247C5">
        <w:rPr>
          <w:rFonts w:ascii="Times New Roman" w:hAnsi="Times New Roman" w:cs="Times New Roman"/>
          <w:i/>
          <w:sz w:val="24"/>
          <w:szCs w:val="24"/>
        </w:rPr>
        <w:t>p</w:t>
      </w:r>
      <w:r w:rsidRPr="0095617D">
        <w:rPr>
          <w:rFonts w:ascii="Times New Roman" w:hAnsi="Times New Roman" w:cs="Times New Roman"/>
          <w:sz w:val="24"/>
          <w:szCs w:val="24"/>
        </w:rPr>
        <w:t xml:space="preserve"> = 0.59, </w:t>
      </w:r>
      <w:r w:rsidR="00C247C5" w:rsidRPr="00F324D0">
        <w:rPr>
          <w:rFonts w:ascii="Times New Roman" w:hAnsi="Times New Roman" w:cs="Times New Roman"/>
          <w:i/>
          <w:sz w:val="24"/>
          <w:szCs w:val="24"/>
        </w:rPr>
        <w:t>η</w:t>
      </w:r>
      <w:r w:rsidR="00C247C5" w:rsidRPr="006957D9">
        <w:rPr>
          <w:rFonts w:ascii="Times New Roman" w:hAnsi="Times New Roman" w:cs="Times New Roman"/>
          <w:i/>
          <w:sz w:val="24"/>
          <w:szCs w:val="24"/>
          <w:vertAlign w:val="subscript"/>
        </w:rPr>
        <w:t>p</w:t>
      </w:r>
      <w:r w:rsidR="00C247C5" w:rsidRPr="006957D9">
        <w:rPr>
          <w:rFonts w:ascii="Times New Roman" w:hAnsi="Times New Roman" w:cs="Times New Roman"/>
          <w:i/>
          <w:sz w:val="24"/>
          <w:szCs w:val="24"/>
          <w:vertAlign w:val="superscript"/>
        </w:rPr>
        <w:t>2</w:t>
      </w:r>
      <w:r w:rsidR="008C3592">
        <w:rPr>
          <w:rFonts w:ascii="Times New Roman" w:hAnsi="Times New Roman" w:cs="Times New Roman"/>
          <w:i/>
          <w:sz w:val="24"/>
          <w:szCs w:val="24"/>
          <w:vertAlign w:val="superscript"/>
        </w:rPr>
        <w:t xml:space="preserve"> </w:t>
      </w:r>
      <w:r w:rsidRPr="0095617D">
        <w:rPr>
          <w:rFonts w:ascii="Times New Roman" w:hAnsi="Times New Roman" w:cs="Times New Roman"/>
          <w:sz w:val="24"/>
          <w:szCs w:val="24"/>
        </w:rPr>
        <w:t xml:space="preserve">= 0.02, and no interaction between the two categorical predictors, </w:t>
      </w:r>
      <w:r w:rsidRPr="00C247C5">
        <w:rPr>
          <w:rFonts w:ascii="Times New Roman" w:hAnsi="Times New Roman" w:cs="Times New Roman"/>
          <w:i/>
          <w:sz w:val="24"/>
          <w:szCs w:val="24"/>
        </w:rPr>
        <w:t>F</w:t>
      </w:r>
      <w:r w:rsidRPr="0095617D">
        <w:rPr>
          <w:rFonts w:ascii="Times New Roman" w:hAnsi="Times New Roman" w:cs="Times New Roman"/>
          <w:sz w:val="24"/>
          <w:szCs w:val="24"/>
        </w:rPr>
        <w:t>(3,69)</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w:t>
      </w:r>
      <w:r w:rsidR="00C247C5">
        <w:rPr>
          <w:rFonts w:ascii="Times New Roman" w:hAnsi="Times New Roman" w:cs="Times New Roman"/>
          <w:sz w:val="24"/>
          <w:szCs w:val="24"/>
        </w:rPr>
        <w:t xml:space="preserve"> </w:t>
      </w:r>
      <w:r w:rsidRPr="0095617D">
        <w:rPr>
          <w:rFonts w:ascii="Times New Roman" w:hAnsi="Times New Roman" w:cs="Times New Roman"/>
          <w:sz w:val="24"/>
          <w:szCs w:val="24"/>
        </w:rPr>
        <w:t xml:space="preserve">0.42, </w:t>
      </w:r>
      <w:r w:rsidRPr="00C247C5">
        <w:rPr>
          <w:rFonts w:ascii="Times New Roman" w:hAnsi="Times New Roman" w:cs="Times New Roman"/>
          <w:i/>
          <w:sz w:val="24"/>
          <w:szCs w:val="24"/>
        </w:rPr>
        <w:t>p</w:t>
      </w:r>
      <w:r w:rsidRPr="0095617D">
        <w:rPr>
          <w:rFonts w:ascii="Times New Roman" w:hAnsi="Times New Roman" w:cs="Times New Roman"/>
          <w:sz w:val="24"/>
          <w:szCs w:val="24"/>
        </w:rPr>
        <w:t xml:space="preserve"> = 0.74, </w:t>
      </w:r>
      <w:r w:rsidR="00C247C5" w:rsidRPr="00F324D0">
        <w:rPr>
          <w:rFonts w:ascii="Times New Roman" w:hAnsi="Times New Roman" w:cs="Times New Roman"/>
          <w:i/>
          <w:sz w:val="24"/>
          <w:szCs w:val="24"/>
        </w:rPr>
        <w:t>η</w:t>
      </w:r>
      <w:r w:rsidR="00C247C5" w:rsidRPr="006957D9">
        <w:rPr>
          <w:rFonts w:ascii="Times New Roman" w:hAnsi="Times New Roman" w:cs="Times New Roman"/>
          <w:i/>
          <w:sz w:val="24"/>
          <w:szCs w:val="24"/>
          <w:vertAlign w:val="subscript"/>
        </w:rPr>
        <w:t>p</w:t>
      </w:r>
      <w:r w:rsidR="00C247C5" w:rsidRPr="006957D9">
        <w:rPr>
          <w:rFonts w:ascii="Times New Roman" w:hAnsi="Times New Roman" w:cs="Times New Roman"/>
          <w:i/>
          <w:sz w:val="24"/>
          <w:szCs w:val="24"/>
          <w:vertAlign w:val="superscript"/>
        </w:rPr>
        <w:t>2</w:t>
      </w:r>
      <w:r w:rsidRPr="0095617D">
        <w:rPr>
          <w:rFonts w:ascii="Times New Roman" w:hAnsi="Times New Roman" w:cs="Times New Roman"/>
          <w:sz w:val="24"/>
          <w:szCs w:val="24"/>
        </w:rPr>
        <w:t xml:space="preserve"> = 0.01. Thus, the older and younger infants looked equally long at the test events. Despite these null results, it is possible that differences existed in the proportion of younger and older infants who attended to the Markov condition, low-level perceptual features, or other cues. This issue was examined </w:t>
      </w:r>
      <w:r w:rsidR="00513394">
        <w:rPr>
          <w:rFonts w:ascii="Times New Roman" w:hAnsi="Times New Roman" w:cs="Times New Roman"/>
          <w:sz w:val="24"/>
          <w:szCs w:val="24"/>
        </w:rPr>
        <w:t xml:space="preserve">separately for the younger and older infants. </w:t>
      </w:r>
    </w:p>
    <w:p w14:paraId="5FF97555" w14:textId="4F76B9D2" w:rsidR="00B8009B" w:rsidRDefault="00482BB0" w:rsidP="00C7016D">
      <w:pPr>
        <w:spacing w:line="480" w:lineRule="auto"/>
        <w:ind w:firstLine="720"/>
        <w:contextualSpacing/>
        <w:rPr>
          <w:rFonts w:ascii="Times New Roman" w:hAnsi="Times New Roman" w:cs="Times New Roman"/>
          <w:sz w:val="24"/>
          <w:szCs w:val="24"/>
        </w:rPr>
      </w:pPr>
      <w:proofErr w:type="gramStart"/>
      <w:r>
        <w:rPr>
          <w:rFonts w:ascii="Times New Roman" w:hAnsi="Times New Roman" w:cs="Times New Roman"/>
          <w:b/>
          <w:sz w:val="24"/>
          <w:szCs w:val="24"/>
        </w:rPr>
        <w:t>Younger Infants.</w:t>
      </w:r>
      <w:proofErr w:type="gramEnd"/>
      <w:r w:rsidR="002A3730">
        <w:rPr>
          <w:rFonts w:ascii="Times New Roman" w:hAnsi="Times New Roman" w:cs="Times New Roman"/>
          <w:b/>
          <w:sz w:val="24"/>
          <w:szCs w:val="24"/>
        </w:rPr>
        <w:t xml:space="preserve"> </w:t>
      </w:r>
      <w:r w:rsidR="002A3730" w:rsidRPr="002A3730">
        <w:rPr>
          <w:rFonts w:ascii="Times New Roman" w:hAnsi="Times New Roman" w:cs="Times New Roman"/>
          <w:sz w:val="24"/>
          <w:szCs w:val="24"/>
        </w:rPr>
        <w:t xml:space="preserve">Figure 18 shows the looking times for the </w:t>
      </w:r>
      <w:r w:rsidR="00F20D4E">
        <w:rPr>
          <w:rFonts w:ascii="Times New Roman" w:hAnsi="Times New Roman" w:cs="Times New Roman"/>
          <w:sz w:val="24"/>
          <w:szCs w:val="24"/>
        </w:rPr>
        <w:t>younger infants</w:t>
      </w:r>
      <w:r w:rsidR="002A3730" w:rsidRPr="002A3730">
        <w:rPr>
          <w:rFonts w:ascii="Times New Roman" w:hAnsi="Times New Roman" w:cs="Times New Roman"/>
          <w:sz w:val="24"/>
          <w:szCs w:val="24"/>
        </w:rPr>
        <w:t xml:space="preserve"> (N = 13).</w:t>
      </w:r>
      <w:r>
        <w:rPr>
          <w:rFonts w:ascii="Times New Roman" w:hAnsi="Times New Roman" w:cs="Times New Roman"/>
          <w:b/>
          <w:sz w:val="24"/>
          <w:szCs w:val="24"/>
        </w:rPr>
        <w:t xml:space="preserve"> </w:t>
      </w:r>
      <w:r w:rsidRPr="00482BB0">
        <w:rPr>
          <w:rFonts w:ascii="Times New Roman" w:hAnsi="Times New Roman" w:cs="Times New Roman"/>
          <w:sz w:val="24"/>
          <w:szCs w:val="24"/>
        </w:rPr>
        <w:t xml:space="preserve">An analysis of individual differences indicated that the proportion of younger infants who were classified as Markov processors did not differ reliably from that for infants classified as Perceptual or Other processors, </w:t>
      </w:r>
      <w:r w:rsidR="00CA6314">
        <w:rPr>
          <w:rFonts w:ascii="Times New Roman" w:hAnsi="Times New Roman" w:cs="Times New Roman"/>
          <w:sz w:val="24"/>
          <w:szCs w:val="24"/>
        </w:rPr>
        <w:t>χ</w:t>
      </w:r>
      <w:r w:rsidR="00CA6314">
        <w:rPr>
          <w:rFonts w:ascii="Times New Roman" w:hAnsi="Times New Roman" w:cs="Times New Roman"/>
          <w:sz w:val="24"/>
          <w:szCs w:val="24"/>
          <w:vertAlign w:val="superscript"/>
        </w:rPr>
        <w:t>2</w:t>
      </w:r>
      <w:r w:rsidR="00CA6314">
        <w:rPr>
          <w:rFonts w:ascii="Times New Roman" w:hAnsi="Times New Roman" w:cs="Times New Roman"/>
          <w:sz w:val="24"/>
          <w:szCs w:val="24"/>
        </w:rPr>
        <w:t xml:space="preserve"> </w:t>
      </w:r>
      <w:r w:rsidRPr="00482BB0">
        <w:rPr>
          <w:rFonts w:ascii="Times New Roman" w:hAnsi="Times New Roman" w:cs="Times New Roman"/>
          <w:sz w:val="24"/>
          <w:szCs w:val="24"/>
        </w:rPr>
        <w:t xml:space="preserve">= 2.92, </w:t>
      </w:r>
      <w:r w:rsidRPr="00CA6314">
        <w:rPr>
          <w:rFonts w:ascii="Times New Roman" w:hAnsi="Times New Roman" w:cs="Times New Roman"/>
          <w:i/>
          <w:sz w:val="24"/>
          <w:szCs w:val="24"/>
        </w:rPr>
        <w:t>p</w:t>
      </w:r>
      <w:r w:rsidRPr="00482BB0">
        <w:rPr>
          <w:rFonts w:ascii="Times New Roman" w:hAnsi="Times New Roman" w:cs="Times New Roman"/>
          <w:sz w:val="24"/>
          <w:szCs w:val="24"/>
        </w:rPr>
        <w:t xml:space="preserve"> = 0.27. This analysis indicates that there were no reliable individual differences among "younger" infants in the extent to which they processed the events in terms of low-level perceptual cues, the Markov condition, or other features and cues. </w:t>
      </w:r>
    </w:p>
    <w:p w14:paraId="31B5798C" w14:textId="77777777" w:rsidR="004E5C18" w:rsidRDefault="004E5C18" w:rsidP="00C7016D">
      <w:pPr>
        <w:keepNext/>
        <w:spacing w:line="480" w:lineRule="auto"/>
        <w:contextualSpacing/>
      </w:pPr>
      <w:r>
        <w:rPr>
          <w:noProof/>
        </w:rPr>
        <w:lastRenderedPageBreak/>
        <w:drawing>
          <wp:inline distT="0" distB="0" distL="0" distR="0" wp14:anchorId="00AB1D67" wp14:editId="69C21C47">
            <wp:extent cx="5877256" cy="4071068"/>
            <wp:effectExtent l="0" t="0" r="9525" b="571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younger_infant_individual differences.png"/>
                    <pic:cNvPicPr/>
                  </pic:nvPicPr>
                  <pic:blipFill>
                    <a:blip r:embed="rId28">
                      <a:extLst>
                        <a:ext uri="{28A0092B-C50C-407E-A947-70E740481C1C}">
                          <a14:useLocalDpi xmlns:a14="http://schemas.microsoft.com/office/drawing/2010/main" val="0"/>
                        </a:ext>
                      </a:extLst>
                    </a:blip>
                    <a:stretch>
                      <a:fillRect/>
                    </a:stretch>
                  </pic:blipFill>
                  <pic:spPr>
                    <a:xfrm>
                      <a:off x="0" y="0"/>
                      <a:ext cx="5906601" cy="4091395"/>
                    </a:xfrm>
                    <a:prstGeom prst="rect">
                      <a:avLst/>
                    </a:prstGeom>
                  </pic:spPr>
                </pic:pic>
              </a:graphicData>
            </a:graphic>
          </wp:inline>
        </w:drawing>
      </w:r>
    </w:p>
    <w:p w14:paraId="56C3CF9F" w14:textId="09BD20E5" w:rsidR="004E5C18" w:rsidRDefault="004E5C18" w:rsidP="00C7016D">
      <w:pPr>
        <w:pStyle w:val="Caption"/>
        <w:rPr>
          <w:rFonts w:ascii="Times New Roman" w:hAnsi="Times New Roman" w:cs="Times New Roman"/>
          <w:b w:val="0"/>
          <w:color w:val="auto"/>
          <w:sz w:val="24"/>
          <w:szCs w:val="24"/>
        </w:rPr>
      </w:pPr>
      <w:proofErr w:type="gramStart"/>
      <w:r w:rsidRPr="004E5C18">
        <w:rPr>
          <w:rFonts w:ascii="Times New Roman" w:hAnsi="Times New Roman" w:cs="Times New Roman"/>
          <w:b w:val="0"/>
          <w:color w:val="auto"/>
          <w:sz w:val="24"/>
          <w:szCs w:val="24"/>
        </w:rPr>
        <w:t>Fig. 18.</w:t>
      </w:r>
      <w:proofErr w:type="gramEnd"/>
      <w:r w:rsidRPr="004E5C18">
        <w:rPr>
          <w:rFonts w:ascii="Times New Roman" w:hAnsi="Times New Roman" w:cs="Times New Roman"/>
          <w:b w:val="0"/>
          <w:color w:val="auto"/>
          <w:sz w:val="24"/>
          <w:szCs w:val="24"/>
        </w:rPr>
        <w:t xml:space="preserve"> Mean looking times to the four test events for the 13 “younger” infants.</w:t>
      </w:r>
    </w:p>
    <w:p w14:paraId="64EA2B20" w14:textId="77777777" w:rsidR="004E5C18" w:rsidRPr="004E5C18" w:rsidRDefault="004E5C18" w:rsidP="00C7016D"/>
    <w:p w14:paraId="017C8DA2" w14:textId="7D174696" w:rsidR="00287708" w:rsidRPr="00F20D4E" w:rsidRDefault="00205D40" w:rsidP="00C7016D">
      <w:pPr>
        <w:spacing w:line="480" w:lineRule="auto"/>
        <w:contextualSpacing/>
        <w:rPr>
          <w:rFonts w:ascii="Times New Roman" w:hAnsi="Times New Roman"/>
          <w:sz w:val="24"/>
          <w:szCs w:val="24"/>
        </w:rPr>
      </w:pPr>
      <w:proofErr w:type="gramStart"/>
      <w:r w:rsidRPr="0067461C">
        <w:rPr>
          <w:rFonts w:ascii="Times New Roman" w:hAnsi="Times New Roman"/>
          <w:b/>
          <w:sz w:val="24"/>
          <w:szCs w:val="24"/>
        </w:rPr>
        <w:t>Older Infants.</w:t>
      </w:r>
      <w:proofErr w:type="gramEnd"/>
      <w:r w:rsidR="0067461C">
        <w:rPr>
          <w:rFonts w:ascii="Times New Roman" w:hAnsi="Times New Roman"/>
          <w:b/>
          <w:sz w:val="24"/>
          <w:szCs w:val="24"/>
        </w:rPr>
        <w:t xml:space="preserve"> </w:t>
      </w:r>
      <w:r w:rsidR="00567076" w:rsidRPr="002A3730">
        <w:rPr>
          <w:rFonts w:ascii="Times New Roman" w:hAnsi="Times New Roman" w:cs="Times New Roman"/>
          <w:sz w:val="24"/>
          <w:szCs w:val="24"/>
        </w:rPr>
        <w:t>Figure 1</w:t>
      </w:r>
      <w:r w:rsidR="00567076">
        <w:rPr>
          <w:rFonts w:ascii="Times New Roman" w:hAnsi="Times New Roman" w:cs="Times New Roman"/>
          <w:sz w:val="24"/>
          <w:szCs w:val="24"/>
        </w:rPr>
        <w:t>9</w:t>
      </w:r>
      <w:r w:rsidR="00567076" w:rsidRPr="002A3730">
        <w:rPr>
          <w:rFonts w:ascii="Times New Roman" w:hAnsi="Times New Roman" w:cs="Times New Roman"/>
          <w:sz w:val="24"/>
          <w:szCs w:val="24"/>
        </w:rPr>
        <w:t xml:space="preserve"> shows the looking times for the </w:t>
      </w:r>
      <w:r w:rsidR="00567076">
        <w:rPr>
          <w:rFonts w:ascii="Times New Roman" w:hAnsi="Times New Roman" w:cs="Times New Roman"/>
          <w:sz w:val="24"/>
          <w:szCs w:val="24"/>
        </w:rPr>
        <w:t>older infants</w:t>
      </w:r>
      <w:r w:rsidR="00567076" w:rsidRPr="002A3730">
        <w:rPr>
          <w:rFonts w:ascii="Times New Roman" w:hAnsi="Times New Roman" w:cs="Times New Roman"/>
          <w:sz w:val="24"/>
          <w:szCs w:val="24"/>
        </w:rPr>
        <w:t xml:space="preserve"> (N = 1</w:t>
      </w:r>
      <w:r w:rsidR="00567076">
        <w:rPr>
          <w:rFonts w:ascii="Times New Roman" w:hAnsi="Times New Roman" w:cs="Times New Roman"/>
          <w:sz w:val="24"/>
          <w:szCs w:val="24"/>
        </w:rPr>
        <w:t>2</w:t>
      </w:r>
      <w:r w:rsidR="00567076" w:rsidRPr="002A3730">
        <w:rPr>
          <w:rFonts w:ascii="Times New Roman" w:hAnsi="Times New Roman" w:cs="Times New Roman"/>
          <w:sz w:val="24"/>
          <w:szCs w:val="24"/>
        </w:rPr>
        <w:t>).</w:t>
      </w:r>
      <w:r w:rsidR="00567076">
        <w:rPr>
          <w:rFonts w:ascii="Times New Roman" w:hAnsi="Times New Roman" w:cs="Times New Roman"/>
          <w:b/>
          <w:sz w:val="24"/>
          <w:szCs w:val="24"/>
        </w:rPr>
        <w:t xml:space="preserve"> </w:t>
      </w:r>
      <w:r w:rsidR="00F20D4E" w:rsidRPr="00F20D4E">
        <w:rPr>
          <w:rFonts w:ascii="Times New Roman" w:hAnsi="Times New Roman"/>
          <w:sz w:val="24"/>
          <w:szCs w:val="24"/>
        </w:rPr>
        <w:t>Similar to the analysis presented above with younger infants, an analysis of individual differences revealed that the proportion of older infants</w:t>
      </w:r>
      <w:r w:rsidR="00567076">
        <w:rPr>
          <w:rFonts w:ascii="Times New Roman" w:hAnsi="Times New Roman"/>
          <w:sz w:val="24"/>
          <w:szCs w:val="24"/>
        </w:rPr>
        <w:t xml:space="preserve"> </w:t>
      </w:r>
      <w:r w:rsidR="00F20D4E" w:rsidRPr="00F20D4E">
        <w:rPr>
          <w:rFonts w:ascii="Times New Roman" w:hAnsi="Times New Roman"/>
          <w:sz w:val="24"/>
          <w:szCs w:val="24"/>
        </w:rPr>
        <w:t xml:space="preserve">who were classified as Markov processors did not differ reliably from that for infants classified as Perceptual or Other processors, </w:t>
      </w:r>
      <w:r w:rsidR="00F20D4E">
        <w:rPr>
          <w:rFonts w:ascii="Times New Roman" w:hAnsi="Times New Roman" w:cs="Times New Roman"/>
          <w:sz w:val="24"/>
          <w:szCs w:val="24"/>
        </w:rPr>
        <w:t>χ</w:t>
      </w:r>
      <w:r w:rsidR="00F20D4E">
        <w:rPr>
          <w:rFonts w:ascii="Times New Roman" w:hAnsi="Times New Roman" w:cs="Times New Roman"/>
          <w:sz w:val="24"/>
          <w:szCs w:val="24"/>
          <w:vertAlign w:val="superscript"/>
        </w:rPr>
        <w:t>2</w:t>
      </w:r>
      <w:r w:rsidR="00F20D4E" w:rsidRPr="00F20D4E">
        <w:rPr>
          <w:rFonts w:ascii="Times New Roman" w:hAnsi="Times New Roman"/>
          <w:sz w:val="24"/>
          <w:szCs w:val="24"/>
        </w:rPr>
        <w:t xml:space="preserve"> = 0.5, p = 0.94. Thus, similar to the analysis</w:t>
      </w:r>
      <w:r w:rsidR="00873E70">
        <w:rPr>
          <w:rFonts w:ascii="Times New Roman" w:hAnsi="Times New Roman"/>
          <w:sz w:val="24"/>
          <w:szCs w:val="24"/>
        </w:rPr>
        <w:t xml:space="preserve"> reported</w:t>
      </w:r>
      <w:r w:rsidR="00F20D4E" w:rsidRPr="00F20D4E">
        <w:rPr>
          <w:rFonts w:ascii="Times New Roman" w:hAnsi="Times New Roman"/>
          <w:sz w:val="24"/>
          <w:szCs w:val="24"/>
        </w:rPr>
        <w:t xml:space="preserve"> above with younger infants, this analysis indicates that there were no reliable individual differences in the extent to which older infants were classified as Markov processors, Perceptual processors, or </w:t>
      </w:r>
      <w:proofErr w:type="gramStart"/>
      <w:r w:rsidR="00F20D4E" w:rsidRPr="00F20D4E">
        <w:rPr>
          <w:rFonts w:ascii="Times New Roman" w:hAnsi="Times New Roman"/>
          <w:sz w:val="24"/>
          <w:szCs w:val="24"/>
        </w:rPr>
        <w:t>Other</w:t>
      </w:r>
      <w:proofErr w:type="gramEnd"/>
      <w:r w:rsidR="00F20D4E" w:rsidRPr="00F20D4E">
        <w:rPr>
          <w:rFonts w:ascii="Times New Roman" w:hAnsi="Times New Roman"/>
          <w:sz w:val="24"/>
          <w:szCs w:val="24"/>
        </w:rPr>
        <w:t xml:space="preserve"> processors</w:t>
      </w:r>
      <w:r w:rsidR="005609FB">
        <w:rPr>
          <w:rFonts w:ascii="Times New Roman" w:hAnsi="Times New Roman"/>
          <w:sz w:val="24"/>
          <w:szCs w:val="24"/>
        </w:rPr>
        <w:t xml:space="preserve">. </w:t>
      </w:r>
    </w:p>
    <w:p w14:paraId="408C88A4" w14:textId="77777777" w:rsidR="004E5C18" w:rsidRDefault="00464F5C" w:rsidP="00C7016D">
      <w:pPr>
        <w:keepNext/>
        <w:spacing w:line="480" w:lineRule="auto"/>
        <w:contextualSpacing/>
        <w:jc w:val="center"/>
      </w:pPr>
      <w:r>
        <w:rPr>
          <w:rFonts w:ascii="Times New Roman" w:hAnsi="Times New Roman" w:cs="Times New Roman"/>
          <w:sz w:val="24"/>
          <w:szCs w:val="24"/>
        </w:rPr>
        <w:lastRenderedPageBreak/>
        <w:t xml:space="preserve">           </w:t>
      </w:r>
      <w:r w:rsidR="004E5C18">
        <w:rPr>
          <w:noProof/>
        </w:rPr>
        <w:drawing>
          <wp:inline distT="0" distB="0" distL="0" distR="0" wp14:anchorId="2AF11FD1" wp14:editId="7DF6033A">
            <wp:extent cx="6461403" cy="4476585"/>
            <wp:effectExtent l="0" t="0" r="0" b="63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older_infant_individual differences.png"/>
                    <pic:cNvPicPr/>
                  </pic:nvPicPr>
                  <pic:blipFill>
                    <a:blip r:embed="rId29">
                      <a:extLst>
                        <a:ext uri="{28A0092B-C50C-407E-A947-70E740481C1C}">
                          <a14:useLocalDpi xmlns:a14="http://schemas.microsoft.com/office/drawing/2010/main" val="0"/>
                        </a:ext>
                      </a:extLst>
                    </a:blip>
                    <a:stretch>
                      <a:fillRect/>
                    </a:stretch>
                  </pic:blipFill>
                  <pic:spPr>
                    <a:xfrm>
                      <a:off x="0" y="0"/>
                      <a:ext cx="6464409" cy="4478668"/>
                    </a:xfrm>
                    <a:prstGeom prst="rect">
                      <a:avLst/>
                    </a:prstGeom>
                  </pic:spPr>
                </pic:pic>
              </a:graphicData>
            </a:graphic>
          </wp:inline>
        </w:drawing>
      </w:r>
    </w:p>
    <w:p w14:paraId="6A62D916" w14:textId="0161659C" w:rsidR="004E5C18" w:rsidRDefault="004E5C18" w:rsidP="00C7016D">
      <w:pPr>
        <w:pStyle w:val="Caption"/>
        <w:rPr>
          <w:rFonts w:ascii="Times New Roman" w:hAnsi="Times New Roman" w:cs="Times New Roman"/>
          <w:b w:val="0"/>
          <w:color w:val="auto"/>
          <w:sz w:val="24"/>
          <w:szCs w:val="24"/>
        </w:rPr>
      </w:pPr>
      <w:proofErr w:type="gramStart"/>
      <w:r w:rsidRPr="004E5C18">
        <w:rPr>
          <w:rFonts w:ascii="Times New Roman" w:hAnsi="Times New Roman" w:cs="Times New Roman"/>
          <w:b w:val="0"/>
          <w:color w:val="auto"/>
          <w:sz w:val="24"/>
          <w:szCs w:val="24"/>
        </w:rPr>
        <w:t>Fig. 19.</w:t>
      </w:r>
      <w:proofErr w:type="gramEnd"/>
      <w:r w:rsidRPr="004E5C18">
        <w:rPr>
          <w:rFonts w:ascii="Times New Roman" w:hAnsi="Times New Roman" w:cs="Times New Roman"/>
          <w:b w:val="0"/>
          <w:color w:val="auto"/>
          <w:sz w:val="24"/>
          <w:szCs w:val="24"/>
        </w:rPr>
        <w:t xml:space="preserve"> </w:t>
      </w:r>
      <w:proofErr w:type="gramStart"/>
      <w:r w:rsidRPr="004E5C18">
        <w:rPr>
          <w:rFonts w:ascii="Times New Roman" w:hAnsi="Times New Roman" w:cs="Times New Roman"/>
          <w:b w:val="0"/>
          <w:color w:val="auto"/>
          <w:sz w:val="24"/>
          <w:szCs w:val="24"/>
        </w:rPr>
        <w:t>Looking times to the four test events for the 12 “older” infants.</w:t>
      </w:r>
      <w:proofErr w:type="gramEnd"/>
    </w:p>
    <w:p w14:paraId="5A6B3CE8" w14:textId="77777777" w:rsidR="004E5C18" w:rsidRPr="004E5C18" w:rsidRDefault="004E5C18" w:rsidP="00C7016D"/>
    <w:p w14:paraId="75E4FC42" w14:textId="6A28F6AF" w:rsidR="0054183B" w:rsidRDefault="00DE5CEA" w:rsidP="00C7016D">
      <w:pPr>
        <w:spacing w:line="480" w:lineRule="auto"/>
        <w:contextualSpacing/>
        <w:jc w:val="center"/>
        <w:rPr>
          <w:rFonts w:ascii="Times New Roman" w:hAnsi="Times New Roman" w:cs="Times New Roman"/>
          <w:sz w:val="24"/>
          <w:szCs w:val="24"/>
        </w:rPr>
      </w:pPr>
      <w:proofErr w:type="gramStart"/>
      <w:r w:rsidRPr="00DE5CEA">
        <w:rPr>
          <w:rFonts w:ascii="Times New Roman" w:hAnsi="Times New Roman" w:cs="Times New Roman"/>
          <w:b/>
          <w:sz w:val="24"/>
          <w:szCs w:val="24"/>
        </w:rPr>
        <w:t>Habituation Rate.</w:t>
      </w:r>
      <w:proofErr w:type="gramEnd"/>
      <w:r>
        <w:rPr>
          <w:rFonts w:ascii="Times New Roman" w:hAnsi="Times New Roman" w:cs="Times New Roman"/>
          <w:b/>
          <w:sz w:val="24"/>
          <w:szCs w:val="24"/>
        </w:rPr>
        <w:t xml:space="preserve"> </w:t>
      </w:r>
      <w:r w:rsidR="007F6084" w:rsidRPr="007F6084">
        <w:rPr>
          <w:rFonts w:ascii="Times New Roman" w:hAnsi="Times New Roman" w:cs="Times New Roman"/>
          <w:sz w:val="24"/>
          <w:szCs w:val="24"/>
        </w:rPr>
        <w:t>To examine the effect of habituation rate on infants' looking behavior to the four test events, a 4(test trial: GBGR, GRGB, GBRG, GRBG) x 2(Habituation rate: fast</w:t>
      </w:r>
      <w:r w:rsidR="00604642">
        <w:rPr>
          <w:rFonts w:ascii="Times New Roman" w:hAnsi="Times New Roman" w:cs="Times New Roman"/>
          <w:sz w:val="24"/>
          <w:szCs w:val="24"/>
        </w:rPr>
        <w:t xml:space="preserve"> [</w:t>
      </w:r>
      <w:r w:rsidR="00666231">
        <w:rPr>
          <w:rFonts w:ascii="Times New Roman" w:hAnsi="Times New Roman" w:cs="Times New Roman"/>
          <w:sz w:val="24"/>
          <w:szCs w:val="24"/>
        </w:rPr>
        <w:t>&lt;=5 trials]</w:t>
      </w:r>
      <w:r w:rsidR="007F6084" w:rsidRPr="007F6084">
        <w:rPr>
          <w:rFonts w:ascii="Times New Roman" w:hAnsi="Times New Roman" w:cs="Times New Roman"/>
          <w:sz w:val="24"/>
          <w:szCs w:val="24"/>
        </w:rPr>
        <w:t xml:space="preserve"> vs slow habituators</w:t>
      </w:r>
      <w:r w:rsidR="00666231">
        <w:rPr>
          <w:rFonts w:ascii="Times New Roman" w:hAnsi="Times New Roman" w:cs="Times New Roman"/>
          <w:sz w:val="24"/>
          <w:szCs w:val="24"/>
        </w:rPr>
        <w:t xml:space="preserve"> [&gt;</w:t>
      </w:r>
      <w:r w:rsidR="00D56ECF">
        <w:rPr>
          <w:rFonts w:ascii="Times New Roman" w:hAnsi="Times New Roman" w:cs="Times New Roman"/>
          <w:sz w:val="24"/>
          <w:szCs w:val="24"/>
        </w:rPr>
        <w:t>5 trials]</w:t>
      </w:r>
      <w:r w:rsidR="007F6084" w:rsidRPr="007F6084">
        <w:rPr>
          <w:rFonts w:ascii="Times New Roman" w:hAnsi="Times New Roman" w:cs="Times New Roman"/>
          <w:sz w:val="24"/>
          <w:szCs w:val="24"/>
        </w:rPr>
        <w:t>)</w:t>
      </w:r>
      <w:r w:rsidR="003A165B">
        <w:rPr>
          <w:rFonts w:ascii="Times New Roman" w:hAnsi="Times New Roman" w:cs="Times New Roman"/>
          <w:sz w:val="24"/>
          <w:szCs w:val="24"/>
        </w:rPr>
        <w:t xml:space="preserve"> mixed-effects repeated-measures ANOVA</w:t>
      </w:r>
      <w:r w:rsidR="007F6084" w:rsidRPr="007F6084">
        <w:rPr>
          <w:rFonts w:ascii="Times New Roman" w:hAnsi="Times New Roman" w:cs="Times New Roman"/>
          <w:sz w:val="24"/>
          <w:szCs w:val="24"/>
        </w:rPr>
        <w:t xml:space="preserve"> was conducted. Test trial was included as a within-subjects factor, median-split </w:t>
      </w:r>
      <w:r w:rsidR="003A165B">
        <w:rPr>
          <w:rFonts w:ascii="Times New Roman" w:hAnsi="Times New Roman" w:cs="Times New Roman"/>
          <w:sz w:val="24"/>
          <w:szCs w:val="24"/>
        </w:rPr>
        <w:t>habituation rate</w:t>
      </w:r>
      <w:r w:rsidR="007F6084" w:rsidRPr="007F6084">
        <w:rPr>
          <w:rFonts w:ascii="Times New Roman" w:hAnsi="Times New Roman" w:cs="Times New Roman"/>
          <w:sz w:val="24"/>
          <w:szCs w:val="24"/>
        </w:rPr>
        <w:t xml:space="preserve"> was included as a between-subjects factor, and subject ID was included as the random-effects factor. The results indicated that there was no main effect of habituation rate </w:t>
      </w:r>
      <w:proofErr w:type="gramStart"/>
      <w:r w:rsidR="007F6084" w:rsidRPr="00CC2E80">
        <w:rPr>
          <w:rFonts w:ascii="Times New Roman" w:hAnsi="Times New Roman" w:cs="Times New Roman"/>
          <w:i/>
          <w:sz w:val="24"/>
          <w:szCs w:val="24"/>
        </w:rPr>
        <w:t>F</w:t>
      </w:r>
      <w:r w:rsidR="007F6084" w:rsidRPr="007F6084">
        <w:rPr>
          <w:rFonts w:ascii="Times New Roman" w:hAnsi="Times New Roman" w:cs="Times New Roman"/>
          <w:sz w:val="24"/>
          <w:szCs w:val="24"/>
        </w:rPr>
        <w:t>(</w:t>
      </w:r>
      <w:proofErr w:type="gramEnd"/>
      <w:r w:rsidR="007F6084" w:rsidRPr="007F6084">
        <w:rPr>
          <w:rFonts w:ascii="Times New Roman" w:hAnsi="Times New Roman" w:cs="Times New Roman"/>
          <w:sz w:val="24"/>
          <w:szCs w:val="24"/>
        </w:rPr>
        <w:t xml:space="preserve">1,23) = 0.003, </w:t>
      </w:r>
      <w:r w:rsidR="007F6084" w:rsidRPr="00CC2E80">
        <w:rPr>
          <w:rFonts w:ascii="Times New Roman" w:hAnsi="Times New Roman" w:cs="Times New Roman"/>
          <w:i/>
          <w:sz w:val="24"/>
          <w:szCs w:val="24"/>
        </w:rPr>
        <w:t>p</w:t>
      </w:r>
      <w:r w:rsidR="007F6084" w:rsidRPr="007F6084">
        <w:rPr>
          <w:rFonts w:ascii="Times New Roman" w:hAnsi="Times New Roman" w:cs="Times New Roman"/>
          <w:sz w:val="24"/>
          <w:szCs w:val="24"/>
        </w:rPr>
        <w:t xml:space="preserve"> = 0.96, </w:t>
      </w:r>
      <w:r w:rsidR="008C3592" w:rsidRPr="00F324D0">
        <w:rPr>
          <w:rFonts w:ascii="Times New Roman" w:hAnsi="Times New Roman" w:cs="Times New Roman"/>
          <w:i/>
          <w:sz w:val="24"/>
          <w:szCs w:val="24"/>
        </w:rPr>
        <w:t>η</w:t>
      </w:r>
      <w:r w:rsidR="008C3592" w:rsidRPr="006957D9">
        <w:rPr>
          <w:rFonts w:ascii="Times New Roman" w:hAnsi="Times New Roman" w:cs="Times New Roman"/>
          <w:i/>
          <w:sz w:val="24"/>
          <w:szCs w:val="24"/>
          <w:vertAlign w:val="subscript"/>
        </w:rPr>
        <w:t>p</w:t>
      </w:r>
      <w:r w:rsidR="008C3592" w:rsidRPr="006957D9">
        <w:rPr>
          <w:rFonts w:ascii="Times New Roman" w:hAnsi="Times New Roman" w:cs="Times New Roman"/>
          <w:i/>
          <w:sz w:val="24"/>
          <w:szCs w:val="24"/>
          <w:vertAlign w:val="superscript"/>
        </w:rPr>
        <w:t>2</w:t>
      </w:r>
      <w:r w:rsidR="007F6084" w:rsidRPr="007F6084">
        <w:rPr>
          <w:rFonts w:ascii="Times New Roman" w:hAnsi="Times New Roman" w:cs="Times New Roman"/>
          <w:sz w:val="24"/>
          <w:szCs w:val="24"/>
        </w:rPr>
        <w:t xml:space="preserve"> = 0.00005, no main effect of test trial </w:t>
      </w:r>
      <w:r w:rsidR="007F6084" w:rsidRPr="008C3592">
        <w:rPr>
          <w:rFonts w:ascii="Times New Roman" w:hAnsi="Times New Roman" w:cs="Times New Roman"/>
          <w:i/>
          <w:sz w:val="24"/>
          <w:szCs w:val="24"/>
        </w:rPr>
        <w:t>F</w:t>
      </w:r>
      <w:r w:rsidR="007F6084" w:rsidRPr="007F6084">
        <w:rPr>
          <w:rFonts w:ascii="Times New Roman" w:hAnsi="Times New Roman" w:cs="Times New Roman"/>
          <w:sz w:val="24"/>
          <w:szCs w:val="24"/>
        </w:rPr>
        <w:t xml:space="preserve">(3,69) = 0.64, </w:t>
      </w:r>
      <w:r w:rsidR="007F6084" w:rsidRPr="008C3592">
        <w:rPr>
          <w:rFonts w:ascii="Times New Roman" w:hAnsi="Times New Roman" w:cs="Times New Roman"/>
          <w:i/>
          <w:sz w:val="24"/>
          <w:szCs w:val="24"/>
        </w:rPr>
        <w:t>p</w:t>
      </w:r>
      <w:r w:rsidR="007F6084" w:rsidRPr="007F6084">
        <w:rPr>
          <w:rFonts w:ascii="Times New Roman" w:hAnsi="Times New Roman" w:cs="Times New Roman"/>
          <w:sz w:val="24"/>
          <w:szCs w:val="24"/>
        </w:rPr>
        <w:t xml:space="preserve"> = 0.59, </w:t>
      </w:r>
      <w:r w:rsidR="008C3592" w:rsidRPr="00F324D0">
        <w:rPr>
          <w:rFonts w:ascii="Times New Roman" w:hAnsi="Times New Roman" w:cs="Times New Roman"/>
          <w:i/>
          <w:sz w:val="24"/>
          <w:szCs w:val="24"/>
        </w:rPr>
        <w:t>η</w:t>
      </w:r>
      <w:r w:rsidR="008C3592" w:rsidRPr="006957D9">
        <w:rPr>
          <w:rFonts w:ascii="Times New Roman" w:hAnsi="Times New Roman" w:cs="Times New Roman"/>
          <w:i/>
          <w:sz w:val="24"/>
          <w:szCs w:val="24"/>
          <w:vertAlign w:val="subscript"/>
        </w:rPr>
        <w:t>p</w:t>
      </w:r>
      <w:r w:rsidR="008C3592" w:rsidRPr="006957D9">
        <w:rPr>
          <w:rFonts w:ascii="Times New Roman" w:hAnsi="Times New Roman" w:cs="Times New Roman"/>
          <w:i/>
          <w:sz w:val="24"/>
          <w:szCs w:val="24"/>
          <w:vertAlign w:val="superscript"/>
        </w:rPr>
        <w:t>2</w:t>
      </w:r>
      <w:r w:rsidR="007F6084" w:rsidRPr="007F6084">
        <w:rPr>
          <w:rFonts w:ascii="Times New Roman" w:hAnsi="Times New Roman" w:cs="Times New Roman"/>
          <w:sz w:val="24"/>
          <w:szCs w:val="24"/>
        </w:rPr>
        <w:t xml:space="preserve"> = 0.016, and no interaction </w:t>
      </w:r>
      <w:r w:rsidR="007F6084" w:rsidRPr="007F6084">
        <w:rPr>
          <w:rFonts w:ascii="Times New Roman" w:hAnsi="Times New Roman" w:cs="Times New Roman"/>
          <w:sz w:val="24"/>
          <w:szCs w:val="24"/>
        </w:rPr>
        <w:lastRenderedPageBreak/>
        <w:t xml:space="preserve">between the two factors </w:t>
      </w:r>
      <w:r w:rsidR="007F6084" w:rsidRPr="008C3592">
        <w:rPr>
          <w:rFonts w:ascii="Times New Roman" w:hAnsi="Times New Roman" w:cs="Times New Roman"/>
          <w:i/>
          <w:sz w:val="24"/>
          <w:szCs w:val="24"/>
        </w:rPr>
        <w:t>F</w:t>
      </w:r>
      <w:r w:rsidR="007F6084" w:rsidRPr="007F6084">
        <w:rPr>
          <w:rFonts w:ascii="Times New Roman" w:hAnsi="Times New Roman" w:cs="Times New Roman"/>
          <w:sz w:val="24"/>
          <w:szCs w:val="24"/>
        </w:rPr>
        <w:t xml:space="preserve">(3,69) = 0.28, </w:t>
      </w:r>
      <w:r w:rsidR="007F6084" w:rsidRPr="008C3592">
        <w:rPr>
          <w:rFonts w:ascii="Times New Roman" w:hAnsi="Times New Roman" w:cs="Times New Roman"/>
          <w:i/>
          <w:sz w:val="24"/>
          <w:szCs w:val="24"/>
        </w:rPr>
        <w:t>p</w:t>
      </w:r>
      <w:r w:rsidR="007F6084" w:rsidRPr="007F6084">
        <w:rPr>
          <w:rFonts w:ascii="Times New Roman" w:hAnsi="Times New Roman" w:cs="Times New Roman"/>
          <w:sz w:val="24"/>
          <w:szCs w:val="24"/>
        </w:rPr>
        <w:t xml:space="preserve"> = 0.84, </w:t>
      </w:r>
      <w:r w:rsidR="008C3592" w:rsidRPr="00F324D0">
        <w:rPr>
          <w:rFonts w:ascii="Times New Roman" w:hAnsi="Times New Roman" w:cs="Times New Roman"/>
          <w:i/>
          <w:sz w:val="24"/>
          <w:szCs w:val="24"/>
        </w:rPr>
        <w:t>η</w:t>
      </w:r>
      <w:r w:rsidR="008C3592" w:rsidRPr="006957D9">
        <w:rPr>
          <w:rFonts w:ascii="Times New Roman" w:hAnsi="Times New Roman" w:cs="Times New Roman"/>
          <w:i/>
          <w:sz w:val="24"/>
          <w:szCs w:val="24"/>
          <w:vertAlign w:val="subscript"/>
        </w:rPr>
        <w:t>p</w:t>
      </w:r>
      <w:r w:rsidR="008C3592" w:rsidRPr="006957D9">
        <w:rPr>
          <w:rFonts w:ascii="Times New Roman" w:hAnsi="Times New Roman" w:cs="Times New Roman"/>
          <w:i/>
          <w:sz w:val="24"/>
          <w:szCs w:val="24"/>
          <w:vertAlign w:val="superscript"/>
        </w:rPr>
        <w:t>2</w:t>
      </w:r>
      <w:r w:rsidR="008C3592">
        <w:rPr>
          <w:rFonts w:ascii="Times New Roman" w:hAnsi="Times New Roman" w:cs="Times New Roman"/>
          <w:i/>
          <w:sz w:val="24"/>
          <w:szCs w:val="24"/>
          <w:vertAlign w:val="superscript"/>
        </w:rPr>
        <w:t xml:space="preserve"> </w:t>
      </w:r>
      <w:r w:rsidR="007F6084" w:rsidRPr="007F6084">
        <w:rPr>
          <w:rFonts w:ascii="Times New Roman" w:hAnsi="Times New Roman" w:cs="Times New Roman"/>
          <w:sz w:val="24"/>
          <w:szCs w:val="24"/>
        </w:rPr>
        <w:t xml:space="preserve">= 0.007. </w:t>
      </w:r>
      <w:r w:rsidR="00AE5F61">
        <w:rPr>
          <w:rFonts w:ascii="Times New Roman" w:hAnsi="Times New Roman" w:cs="Times New Roman"/>
          <w:sz w:val="24"/>
          <w:szCs w:val="24"/>
        </w:rPr>
        <w:t xml:space="preserve">Despite the fact that </w:t>
      </w:r>
      <w:r w:rsidR="007F6084" w:rsidRPr="007F6084">
        <w:rPr>
          <w:rFonts w:ascii="Times New Roman" w:hAnsi="Times New Roman" w:cs="Times New Roman"/>
          <w:sz w:val="24"/>
          <w:szCs w:val="24"/>
        </w:rPr>
        <w:t xml:space="preserve">the fast and slow habituators did not differ in their looking behavior to the four test events, </w:t>
      </w:r>
      <w:r w:rsidR="00AE5F61">
        <w:rPr>
          <w:rFonts w:ascii="Times New Roman" w:hAnsi="Times New Roman" w:cs="Times New Roman"/>
          <w:sz w:val="24"/>
          <w:szCs w:val="24"/>
        </w:rPr>
        <w:t>it is possible that</w:t>
      </w:r>
      <w:r w:rsidR="007F6084" w:rsidRPr="007F6084">
        <w:rPr>
          <w:rFonts w:ascii="Times New Roman" w:hAnsi="Times New Roman" w:cs="Times New Roman"/>
          <w:sz w:val="24"/>
          <w:szCs w:val="24"/>
        </w:rPr>
        <w:t xml:space="preserve"> differences existed in the proportion of fast and slow habituators who attended to the Markov condition, low-level perceptual features, or other cues.</w:t>
      </w:r>
      <w:r w:rsidR="00B05FA5">
        <w:rPr>
          <w:rFonts w:ascii="Times New Roman" w:hAnsi="Times New Roman" w:cs="Times New Roman"/>
          <w:sz w:val="24"/>
          <w:szCs w:val="24"/>
        </w:rPr>
        <w:t xml:space="preserve"> </w:t>
      </w:r>
      <w:r w:rsidR="00B05FA5" w:rsidRPr="0095617D">
        <w:rPr>
          <w:rFonts w:ascii="Times New Roman" w:hAnsi="Times New Roman" w:cs="Times New Roman"/>
          <w:sz w:val="24"/>
          <w:szCs w:val="24"/>
        </w:rPr>
        <w:t>The mean looking times to the four test event</w:t>
      </w:r>
      <w:r w:rsidR="00B05FA5">
        <w:rPr>
          <w:rFonts w:ascii="Times New Roman" w:hAnsi="Times New Roman" w:cs="Times New Roman"/>
          <w:sz w:val="24"/>
          <w:szCs w:val="24"/>
        </w:rPr>
        <w:t>s</w:t>
      </w:r>
      <w:r w:rsidR="00B05FA5" w:rsidRPr="0095617D">
        <w:rPr>
          <w:rFonts w:ascii="Times New Roman" w:hAnsi="Times New Roman" w:cs="Times New Roman"/>
          <w:sz w:val="24"/>
          <w:szCs w:val="24"/>
        </w:rPr>
        <w:t xml:space="preserve">, as a function of median-split </w:t>
      </w:r>
      <w:r w:rsidR="00B05FA5">
        <w:rPr>
          <w:rFonts w:ascii="Times New Roman" w:hAnsi="Times New Roman" w:cs="Times New Roman"/>
          <w:sz w:val="24"/>
          <w:szCs w:val="24"/>
        </w:rPr>
        <w:t>habituation rate</w:t>
      </w:r>
      <w:r w:rsidR="00B05FA5" w:rsidRPr="0095617D">
        <w:rPr>
          <w:rFonts w:ascii="Times New Roman" w:hAnsi="Times New Roman" w:cs="Times New Roman"/>
          <w:sz w:val="24"/>
          <w:szCs w:val="24"/>
        </w:rPr>
        <w:t xml:space="preserve">, is shown below in Figure </w:t>
      </w:r>
      <w:r w:rsidR="00B05FA5">
        <w:rPr>
          <w:rFonts w:ascii="Times New Roman" w:hAnsi="Times New Roman" w:cs="Times New Roman"/>
          <w:sz w:val="24"/>
          <w:szCs w:val="24"/>
        </w:rPr>
        <w:t>20</w:t>
      </w:r>
      <w:r w:rsidR="00B05FA5" w:rsidRPr="0095617D">
        <w:rPr>
          <w:rFonts w:ascii="Times New Roman" w:hAnsi="Times New Roman" w:cs="Times New Roman"/>
          <w:sz w:val="24"/>
          <w:szCs w:val="24"/>
        </w:rPr>
        <w:t>.</w:t>
      </w:r>
    </w:p>
    <w:p w14:paraId="5EAD7DA9" w14:textId="77777777" w:rsidR="00F11BC7" w:rsidRDefault="00F11BC7" w:rsidP="00C7016D">
      <w:pPr>
        <w:keepNext/>
        <w:spacing w:line="480" w:lineRule="auto"/>
        <w:contextualSpacing/>
      </w:pPr>
      <w:r>
        <w:rPr>
          <w:noProof/>
        </w:rPr>
        <w:drawing>
          <wp:inline distT="0" distB="0" distL="0" distR="0" wp14:anchorId="5E02FDCA" wp14:editId="2A4535B7">
            <wp:extent cx="6178164" cy="4425088"/>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median_split_habituation_main_figure.png"/>
                    <pic:cNvPicPr/>
                  </pic:nvPicPr>
                  <pic:blipFill>
                    <a:blip r:embed="rId30">
                      <a:extLst>
                        <a:ext uri="{28A0092B-C50C-407E-A947-70E740481C1C}">
                          <a14:useLocalDpi xmlns:a14="http://schemas.microsoft.com/office/drawing/2010/main" val="0"/>
                        </a:ext>
                      </a:extLst>
                    </a:blip>
                    <a:stretch>
                      <a:fillRect/>
                    </a:stretch>
                  </pic:blipFill>
                  <pic:spPr>
                    <a:xfrm>
                      <a:off x="0" y="0"/>
                      <a:ext cx="6185630" cy="4430435"/>
                    </a:xfrm>
                    <a:prstGeom prst="rect">
                      <a:avLst/>
                    </a:prstGeom>
                  </pic:spPr>
                </pic:pic>
              </a:graphicData>
            </a:graphic>
          </wp:inline>
        </w:drawing>
      </w:r>
    </w:p>
    <w:p w14:paraId="40BAA25F" w14:textId="7E437E93" w:rsidR="00F11BC7" w:rsidRDefault="00F11BC7" w:rsidP="00C7016D">
      <w:pPr>
        <w:pStyle w:val="Caption"/>
        <w:rPr>
          <w:rFonts w:ascii="Times New Roman" w:hAnsi="Times New Roman" w:cs="Times New Roman"/>
          <w:b w:val="0"/>
          <w:color w:val="auto"/>
          <w:sz w:val="24"/>
          <w:szCs w:val="24"/>
        </w:rPr>
      </w:pPr>
      <w:proofErr w:type="gramStart"/>
      <w:r w:rsidRPr="00F11BC7">
        <w:rPr>
          <w:rFonts w:ascii="Times New Roman" w:hAnsi="Times New Roman" w:cs="Times New Roman"/>
          <w:b w:val="0"/>
          <w:color w:val="auto"/>
          <w:sz w:val="24"/>
          <w:szCs w:val="24"/>
        </w:rPr>
        <w:t>Fig. 20.</w:t>
      </w:r>
      <w:proofErr w:type="gramEnd"/>
      <w:r w:rsidRPr="00F11BC7">
        <w:rPr>
          <w:rFonts w:ascii="Times New Roman" w:hAnsi="Times New Roman" w:cs="Times New Roman"/>
          <w:b w:val="0"/>
          <w:color w:val="auto"/>
          <w:sz w:val="24"/>
          <w:szCs w:val="24"/>
        </w:rPr>
        <w:t xml:space="preserve"> </w:t>
      </w:r>
      <w:proofErr w:type="gramStart"/>
      <w:r w:rsidRPr="00F11BC7">
        <w:rPr>
          <w:rFonts w:ascii="Times New Roman" w:hAnsi="Times New Roman" w:cs="Times New Roman"/>
          <w:b w:val="0"/>
          <w:color w:val="auto"/>
          <w:sz w:val="24"/>
          <w:szCs w:val="24"/>
        </w:rPr>
        <w:t>Looking times to the four test events for the “fast” and “slow” habituators.</w:t>
      </w:r>
      <w:proofErr w:type="gramEnd"/>
    </w:p>
    <w:p w14:paraId="34FCA758" w14:textId="77777777" w:rsidR="00F11BC7" w:rsidRPr="00F11BC7" w:rsidRDefault="00F11BC7" w:rsidP="00C7016D"/>
    <w:p w14:paraId="61808568" w14:textId="31211EF5" w:rsidR="008E5DD6" w:rsidRDefault="008E5DD6" w:rsidP="00C7016D">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Slow Habituators. </w:t>
      </w:r>
      <w:r w:rsidR="00E94BAD" w:rsidRPr="002A3730">
        <w:rPr>
          <w:rFonts w:ascii="Times New Roman" w:hAnsi="Times New Roman" w:cs="Times New Roman"/>
          <w:sz w:val="24"/>
          <w:szCs w:val="24"/>
        </w:rPr>
        <w:t xml:space="preserve">Figure </w:t>
      </w:r>
      <w:r w:rsidR="00E94BAD">
        <w:rPr>
          <w:rFonts w:ascii="Times New Roman" w:hAnsi="Times New Roman" w:cs="Times New Roman"/>
          <w:sz w:val="24"/>
          <w:szCs w:val="24"/>
        </w:rPr>
        <w:t>2</w:t>
      </w:r>
      <w:r w:rsidR="000D66DC">
        <w:rPr>
          <w:rFonts w:ascii="Times New Roman" w:hAnsi="Times New Roman" w:cs="Times New Roman"/>
          <w:sz w:val="24"/>
          <w:szCs w:val="24"/>
        </w:rPr>
        <w:t>1</w:t>
      </w:r>
      <w:r w:rsidR="00E94BAD" w:rsidRPr="002A3730">
        <w:rPr>
          <w:rFonts w:ascii="Times New Roman" w:hAnsi="Times New Roman" w:cs="Times New Roman"/>
          <w:sz w:val="24"/>
          <w:szCs w:val="24"/>
        </w:rPr>
        <w:t xml:space="preserve"> shows the looking times for the </w:t>
      </w:r>
      <w:r w:rsidR="00E94BAD">
        <w:rPr>
          <w:rFonts w:ascii="Times New Roman" w:hAnsi="Times New Roman" w:cs="Times New Roman"/>
          <w:sz w:val="24"/>
          <w:szCs w:val="24"/>
        </w:rPr>
        <w:t>slow habituators</w:t>
      </w:r>
      <w:r w:rsidR="00E94BAD" w:rsidRPr="002A3730">
        <w:rPr>
          <w:rFonts w:ascii="Times New Roman" w:hAnsi="Times New Roman" w:cs="Times New Roman"/>
          <w:sz w:val="24"/>
          <w:szCs w:val="24"/>
        </w:rPr>
        <w:t xml:space="preserve"> (N = 1</w:t>
      </w:r>
      <w:r w:rsidR="00E94BAD">
        <w:rPr>
          <w:rFonts w:ascii="Times New Roman" w:hAnsi="Times New Roman" w:cs="Times New Roman"/>
          <w:sz w:val="24"/>
          <w:szCs w:val="24"/>
        </w:rPr>
        <w:t>2</w:t>
      </w:r>
      <w:r w:rsidR="00E94BAD" w:rsidRPr="002A3730">
        <w:rPr>
          <w:rFonts w:ascii="Times New Roman" w:hAnsi="Times New Roman" w:cs="Times New Roman"/>
          <w:sz w:val="24"/>
          <w:szCs w:val="24"/>
        </w:rPr>
        <w:t>)</w:t>
      </w:r>
      <w:r w:rsidR="007F21EA">
        <w:rPr>
          <w:rFonts w:ascii="Times New Roman" w:hAnsi="Times New Roman" w:cs="Times New Roman"/>
          <w:sz w:val="24"/>
          <w:szCs w:val="24"/>
        </w:rPr>
        <w:t xml:space="preserve">. </w:t>
      </w:r>
      <w:r w:rsidRPr="00B770D9">
        <w:rPr>
          <w:rFonts w:ascii="Times New Roman" w:hAnsi="Times New Roman" w:cs="Times New Roman"/>
          <w:sz w:val="24"/>
          <w:szCs w:val="24"/>
        </w:rPr>
        <w:t xml:space="preserve">An analysis of individual differences indicated that the proportion of slow habituators who were classified as Markov processors did not differ reliably from that for slow habituators who were </w:t>
      </w:r>
      <w:r w:rsidRPr="00B770D9">
        <w:rPr>
          <w:rFonts w:ascii="Times New Roman" w:hAnsi="Times New Roman" w:cs="Times New Roman"/>
          <w:sz w:val="24"/>
          <w:szCs w:val="24"/>
        </w:rPr>
        <w:lastRenderedPageBreak/>
        <w:t xml:space="preserve">classified as Perceptual or Other processors, </w:t>
      </w:r>
      <w:r w:rsidR="00B770D9">
        <w:rPr>
          <w:rFonts w:ascii="Times New Roman" w:hAnsi="Times New Roman" w:cs="Times New Roman"/>
          <w:sz w:val="24"/>
          <w:szCs w:val="24"/>
        </w:rPr>
        <w:t>χ</w:t>
      </w:r>
      <w:r w:rsidR="00B770D9">
        <w:rPr>
          <w:rFonts w:ascii="Times New Roman" w:hAnsi="Times New Roman" w:cs="Times New Roman"/>
          <w:sz w:val="24"/>
          <w:szCs w:val="24"/>
          <w:vertAlign w:val="superscript"/>
        </w:rPr>
        <w:t>2</w:t>
      </w:r>
      <w:r w:rsidRPr="00B770D9">
        <w:rPr>
          <w:rFonts w:ascii="Times New Roman" w:hAnsi="Times New Roman" w:cs="Times New Roman"/>
          <w:sz w:val="24"/>
          <w:szCs w:val="24"/>
        </w:rPr>
        <w:t xml:space="preserve"> = </w:t>
      </w:r>
      <w:r w:rsidR="005E18CD">
        <w:rPr>
          <w:rFonts w:ascii="Times New Roman" w:hAnsi="Times New Roman" w:cs="Times New Roman"/>
          <w:sz w:val="24"/>
          <w:szCs w:val="24"/>
        </w:rPr>
        <w:t>2</w:t>
      </w:r>
      <w:r w:rsidRPr="00B770D9">
        <w:rPr>
          <w:rFonts w:ascii="Times New Roman" w:hAnsi="Times New Roman" w:cs="Times New Roman"/>
          <w:sz w:val="24"/>
          <w:szCs w:val="24"/>
        </w:rPr>
        <w:t xml:space="preserve">, </w:t>
      </w:r>
      <w:r w:rsidRPr="00B770D9">
        <w:rPr>
          <w:rFonts w:ascii="Times New Roman" w:hAnsi="Times New Roman" w:cs="Times New Roman"/>
          <w:i/>
          <w:sz w:val="24"/>
          <w:szCs w:val="24"/>
        </w:rPr>
        <w:t>p</w:t>
      </w:r>
      <w:r w:rsidRPr="00B770D9">
        <w:rPr>
          <w:rFonts w:ascii="Times New Roman" w:hAnsi="Times New Roman" w:cs="Times New Roman"/>
          <w:sz w:val="24"/>
          <w:szCs w:val="24"/>
        </w:rPr>
        <w:t xml:space="preserve"> = 0.</w:t>
      </w:r>
      <w:r w:rsidR="005E18CD">
        <w:rPr>
          <w:rFonts w:ascii="Times New Roman" w:hAnsi="Times New Roman" w:cs="Times New Roman"/>
          <w:sz w:val="24"/>
          <w:szCs w:val="24"/>
        </w:rPr>
        <w:t>42</w:t>
      </w:r>
      <w:r w:rsidRPr="00B770D9">
        <w:rPr>
          <w:rFonts w:ascii="Times New Roman" w:hAnsi="Times New Roman" w:cs="Times New Roman"/>
          <w:sz w:val="24"/>
          <w:szCs w:val="24"/>
        </w:rPr>
        <w:t>. This analysis indicates that the slow habituators were as likely to process the events in terms of the Markov condition and Markov-equivalence classes as they were to process the events in terms of low-level perceptual features and other cues.</w:t>
      </w:r>
    </w:p>
    <w:p w14:paraId="0ACB5118" w14:textId="77777777" w:rsidR="00965BA1" w:rsidRDefault="00965BA1" w:rsidP="00C7016D">
      <w:pPr>
        <w:keepNext/>
        <w:spacing w:line="480" w:lineRule="auto"/>
        <w:contextualSpacing/>
      </w:pPr>
      <w:r>
        <w:rPr>
          <w:noProof/>
        </w:rPr>
        <w:drawing>
          <wp:inline distT="0" distB="0" distL="0" distR="0" wp14:anchorId="437401B4" wp14:editId="19A4CEB7">
            <wp:extent cx="6439151" cy="4611756"/>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slow_habituators_individual differences.png"/>
                    <pic:cNvPicPr/>
                  </pic:nvPicPr>
                  <pic:blipFill>
                    <a:blip r:embed="rId31">
                      <a:extLst>
                        <a:ext uri="{28A0092B-C50C-407E-A947-70E740481C1C}">
                          <a14:useLocalDpi xmlns:a14="http://schemas.microsoft.com/office/drawing/2010/main" val="0"/>
                        </a:ext>
                      </a:extLst>
                    </a:blip>
                    <a:stretch>
                      <a:fillRect/>
                    </a:stretch>
                  </pic:blipFill>
                  <pic:spPr>
                    <a:xfrm>
                      <a:off x="0" y="0"/>
                      <a:ext cx="6447486" cy="4617726"/>
                    </a:xfrm>
                    <a:prstGeom prst="rect">
                      <a:avLst/>
                    </a:prstGeom>
                  </pic:spPr>
                </pic:pic>
              </a:graphicData>
            </a:graphic>
          </wp:inline>
        </w:drawing>
      </w:r>
    </w:p>
    <w:p w14:paraId="34F2CC27" w14:textId="3CFAF212" w:rsidR="00965BA1" w:rsidRPr="007702EB" w:rsidRDefault="00965BA1" w:rsidP="00C7016D">
      <w:pPr>
        <w:pStyle w:val="Caption"/>
        <w:rPr>
          <w:rFonts w:ascii="Times New Roman" w:hAnsi="Times New Roman" w:cs="Times New Roman"/>
          <w:b w:val="0"/>
          <w:color w:val="auto"/>
          <w:sz w:val="24"/>
          <w:szCs w:val="24"/>
        </w:rPr>
      </w:pPr>
      <w:proofErr w:type="gramStart"/>
      <w:r w:rsidRPr="007702EB">
        <w:rPr>
          <w:rFonts w:ascii="Times New Roman" w:hAnsi="Times New Roman" w:cs="Times New Roman"/>
          <w:b w:val="0"/>
          <w:color w:val="auto"/>
          <w:sz w:val="24"/>
          <w:szCs w:val="24"/>
        </w:rPr>
        <w:t>Fig. 21.</w:t>
      </w:r>
      <w:proofErr w:type="gramEnd"/>
      <w:r w:rsidRPr="007702EB">
        <w:rPr>
          <w:rFonts w:ascii="Times New Roman" w:hAnsi="Times New Roman" w:cs="Times New Roman"/>
          <w:color w:val="auto"/>
          <w:sz w:val="24"/>
          <w:szCs w:val="24"/>
        </w:rPr>
        <w:t xml:space="preserve"> </w:t>
      </w:r>
      <w:r w:rsidRPr="007702EB">
        <w:rPr>
          <w:rFonts w:ascii="Times New Roman" w:hAnsi="Times New Roman" w:cs="Times New Roman"/>
          <w:b w:val="0"/>
          <w:color w:val="auto"/>
          <w:sz w:val="24"/>
          <w:szCs w:val="24"/>
        </w:rPr>
        <w:t xml:space="preserve">Looking times to the four test events for the 12 </w:t>
      </w:r>
      <w:r w:rsidR="007702EB">
        <w:rPr>
          <w:rFonts w:ascii="Times New Roman" w:hAnsi="Times New Roman" w:cs="Times New Roman"/>
          <w:b w:val="0"/>
          <w:color w:val="auto"/>
          <w:sz w:val="24"/>
          <w:szCs w:val="24"/>
        </w:rPr>
        <w:t>“</w:t>
      </w:r>
      <w:r w:rsidR="000F0975">
        <w:rPr>
          <w:rFonts w:ascii="Times New Roman" w:hAnsi="Times New Roman" w:cs="Times New Roman"/>
          <w:b w:val="0"/>
          <w:color w:val="auto"/>
          <w:sz w:val="24"/>
          <w:szCs w:val="24"/>
        </w:rPr>
        <w:t>slow</w:t>
      </w:r>
      <w:r w:rsidR="007702EB">
        <w:rPr>
          <w:rFonts w:ascii="Times New Roman" w:hAnsi="Times New Roman" w:cs="Times New Roman"/>
          <w:b w:val="0"/>
          <w:color w:val="auto"/>
          <w:sz w:val="24"/>
          <w:szCs w:val="24"/>
        </w:rPr>
        <w:t>”</w:t>
      </w:r>
      <w:r w:rsidRPr="007702EB">
        <w:rPr>
          <w:rFonts w:ascii="Times New Roman" w:hAnsi="Times New Roman" w:cs="Times New Roman"/>
          <w:b w:val="0"/>
          <w:color w:val="auto"/>
          <w:sz w:val="24"/>
          <w:szCs w:val="24"/>
        </w:rPr>
        <w:t xml:space="preserve"> </w:t>
      </w:r>
      <w:proofErr w:type="gramStart"/>
      <w:r w:rsidRPr="007702EB">
        <w:rPr>
          <w:rFonts w:ascii="Times New Roman" w:hAnsi="Times New Roman" w:cs="Times New Roman"/>
          <w:b w:val="0"/>
          <w:color w:val="auto"/>
          <w:sz w:val="24"/>
          <w:szCs w:val="24"/>
        </w:rPr>
        <w:t>habituators</w:t>
      </w:r>
      <w:proofErr w:type="gramEnd"/>
      <w:r w:rsidRPr="007702EB">
        <w:rPr>
          <w:rFonts w:ascii="Times New Roman" w:hAnsi="Times New Roman" w:cs="Times New Roman"/>
          <w:b w:val="0"/>
          <w:color w:val="auto"/>
          <w:sz w:val="24"/>
          <w:szCs w:val="24"/>
        </w:rPr>
        <w:t xml:space="preserve"> infants.</w:t>
      </w:r>
    </w:p>
    <w:p w14:paraId="6A2A4B0E" w14:textId="77777777" w:rsidR="00965BA1" w:rsidRPr="00965BA1" w:rsidRDefault="00965BA1" w:rsidP="00C7016D"/>
    <w:p w14:paraId="694895E2" w14:textId="26C9122F" w:rsidR="00074474" w:rsidRDefault="00074474" w:rsidP="00C7016D">
      <w:pPr>
        <w:spacing w:line="480" w:lineRule="auto"/>
        <w:contextualSpacing/>
        <w:rPr>
          <w:rFonts w:ascii="Times New Roman" w:hAnsi="Times New Roman" w:cs="Times New Roman"/>
          <w:sz w:val="24"/>
          <w:szCs w:val="24"/>
        </w:rPr>
      </w:pPr>
      <w:proofErr w:type="gramStart"/>
      <w:r>
        <w:rPr>
          <w:rFonts w:ascii="Times New Roman" w:hAnsi="Times New Roman" w:cs="Times New Roman"/>
          <w:b/>
          <w:sz w:val="24"/>
          <w:szCs w:val="24"/>
        </w:rPr>
        <w:t>Fast Habituators.</w:t>
      </w:r>
      <w:proofErr w:type="gramEnd"/>
      <w:r>
        <w:rPr>
          <w:rFonts w:ascii="Times New Roman" w:hAnsi="Times New Roman" w:cs="Times New Roman"/>
          <w:b/>
          <w:sz w:val="24"/>
          <w:szCs w:val="24"/>
        </w:rPr>
        <w:t xml:space="preserve"> </w:t>
      </w:r>
      <w:r w:rsidR="00E94BAD" w:rsidRPr="002A3730">
        <w:rPr>
          <w:rFonts w:ascii="Times New Roman" w:hAnsi="Times New Roman" w:cs="Times New Roman"/>
          <w:sz w:val="24"/>
          <w:szCs w:val="24"/>
        </w:rPr>
        <w:t xml:space="preserve">Figure </w:t>
      </w:r>
      <w:r w:rsidR="00E94BAD">
        <w:rPr>
          <w:rFonts w:ascii="Times New Roman" w:hAnsi="Times New Roman" w:cs="Times New Roman"/>
          <w:sz w:val="24"/>
          <w:szCs w:val="24"/>
        </w:rPr>
        <w:t>2</w:t>
      </w:r>
      <w:r w:rsidR="000D66DC">
        <w:rPr>
          <w:rFonts w:ascii="Times New Roman" w:hAnsi="Times New Roman" w:cs="Times New Roman"/>
          <w:sz w:val="24"/>
          <w:szCs w:val="24"/>
        </w:rPr>
        <w:t>2</w:t>
      </w:r>
      <w:r w:rsidR="00E94BAD" w:rsidRPr="002A3730">
        <w:rPr>
          <w:rFonts w:ascii="Times New Roman" w:hAnsi="Times New Roman" w:cs="Times New Roman"/>
          <w:sz w:val="24"/>
          <w:szCs w:val="24"/>
        </w:rPr>
        <w:t xml:space="preserve"> shows the looking times for the </w:t>
      </w:r>
      <w:r w:rsidR="00E94BAD">
        <w:rPr>
          <w:rFonts w:ascii="Times New Roman" w:hAnsi="Times New Roman" w:cs="Times New Roman"/>
          <w:sz w:val="24"/>
          <w:szCs w:val="24"/>
        </w:rPr>
        <w:t>fast infants</w:t>
      </w:r>
      <w:r w:rsidR="00E94BAD" w:rsidRPr="002A3730">
        <w:rPr>
          <w:rFonts w:ascii="Times New Roman" w:hAnsi="Times New Roman" w:cs="Times New Roman"/>
          <w:sz w:val="24"/>
          <w:szCs w:val="24"/>
        </w:rPr>
        <w:t xml:space="preserve"> (N = 1</w:t>
      </w:r>
      <w:r w:rsidR="00E94BAD">
        <w:rPr>
          <w:rFonts w:ascii="Times New Roman" w:hAnsi="Times New Roman" w:cs="Times New Roman"/>
          <w:sz w:val="24"/>
          <w:szCs w:val="24"/>
        </w:rPr>
        <w:t>2</w:t>
      </w:r>
      <w:r w:rsidR="00E94BAD" w:rsidRPr="002A3730">
        <w:rPr>
          <w:rFonts w:ascii="Times New Roman" w:hAnsi="Times New Roman" w:cs="Times New Roman"/>
          <w:sz w:val="24"/>
          <w:szCs w:val="24"/>
        </w:rPr>
        <w:t>)</w:t>
      </w:r>
      <w:r w:rsidR="007F21EA">
        <w:rPr>
          <w:rFonts w:ascii="Times New Roman" w:hAnsi="Times New Roman" w:cs="Times New Roman"/>
          <w:sz w:val="24"/>
          <w:szCs w:val="24"/>
        </w:rPr>
        <w:t xml:space="preserve">. </w:t>
      </w:r>
      <w:r w:rsidRPr="00074474">
        <w:rPr>
          <w:rFonts w:ascii="Times New Roman" w:hAnsi="Times New Roman" w:cs="Times New Roman"/>
          <w:sz w:val="24"/>
          <w:szCs w:val="24"/>
        </w:rPr>
        <w:t xml:space="preserve">Similarly, an analysis of individual differences indicated that the proportion of fast habituators who were classified as Markov processors did not differ reliably from that for </w:t>
      </w:r>
      <w:r w:rsidR="00E82C32">
        <w:rPr>
          <w:rFonts w:ascii="Times New Roman" w:hAnsi="Times New Roman" w:cs="Times New Roman"/>
          <w:sz w:val="24"/>
          <w:szCs w:val="24"/>
        </w:rPr>
        <w:t>fast</w:t>
      </w:r>
      <w:r w:rsidRPr="00074474">
        <w:rPr>
          <w:rFonts w:ascii="Times New Roman" w:hAnsi="Times New Roman" w:cs="Times New Roman"/>
          <w:sz w:val="24"/>
          <w:szCs w:val="24"/>
        </w:rPr>
        <w:t xml:space="preserve"> habituators who were classified as Perceptual or Other processors, </w:t>
      </w:r>
      <w:r w:rsidR="0071167F">
        <w:rPr>
          <w:rFonts w:ascii="Times New Roman" w:hAnsi="Times New Roman" w:cs="Times New Roman"/>
          <w:sz w:val="24"/>
          <w:szCs w:val="24"/>
        </w:rPr>
        <w:t>χ</w:t>
      </w:r>
      <w:r w:rsidR="0071167F">
        <w:rPr>
          <w:rFonts w:ascii="Times New Roman" w:hAnsi="Times New Roman" w:cs="Times New Roman"/>
          <w:sz w:val="24"/>
          <w:szCs w:val="24"/>
          <w:vertAlign w:val="superscript"/>
        </w:rPr>
        <w:t>2</w:t>
      </w:r>
      <w:r w:rsidRPr="00074474">
        <w:rPr>
          <w:rFonts w:ascii="Times New Roman" w:hAnsi="Times New Roman" w:cs="Times New Roman"/>
          <w:sz w:val="24"/>
          <w:szCs w:val="24"/>
        </w:rPr>
        <w:t xml:space="preserve"> = 2, </w:t>
      </w:r>
      <w:r w:rsidRPr="0071167F">
        <w:rPr>
          <w:rFonts w:ascii="Times New Roman" w:hAnsi="Times New Roman" w:cs="Times New Roman"/>
          <w:i/>
          <w:sz w:val="24"/>
          <w:szCs w:val="24"/>
        </w:rPr>
        <w:t>p</w:t>
      </w:r>
      <w:r w:rsidRPr="00074474">
        <w:rPr>
          <w:rFonts w:ascii="Times New Roman" w:hAnsi="Times New Roman" w:cs="Times New Roman"/>
          <w:sz w:val="24"/>
          <w:szCs w:val="24"/>
        </w:rPr>
        <w:t xml:space="preserve"> = 0.48. This analysis indicates that the fast </w:t>
      </w:r>
      <w:r w:rsidRPr="00074474">
        <w:rPr>
          <w:rFonts w:ascii="Times New Roman" w:hAnsi="Times New Roman" w:cs="Times New Roman"/>
          <w:sz w:val="24"/>
          <w:szCs w:val="24"/>
        </w:rPr>
        <w:lastRenderedPageBreak/>
        <w:t>habituators were as likely to process the events in terms of the Markov condition and Markov-equivalence classes as they were to process the events in terms of low-level perceptual features and other cues.</w:t>
      </w:r>
    </w:p>
    <w:p w14:paraId="1BBB239A" w14:textId="77777777" w:rsidR="000F0975" w:rsidRDefault="000F0975" w:rsidP="00C7016D">
      <w:pPr>
        <w:keepNext/>
        <w:spacing w:line="480" w:lineRule="auto"/>
        <w:contextualSpacing/>
      </w:pPr>
      <w:r>
        <w:rPr>
          <w:noProof/>
        </w:rPr>
        <w:drawing>
          <wp:inline distT="0" distB="0" distL="0" distR="0" wp14:anchorId="26DA016E" wp14:editId="009E357E">
            <wp:extent cx="6561577" cy="4699221"/>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fast_habituators_individual differences.png"/>
                    <pic:cNvPicPr/>
                  </pic:nvPicPr>
                  <pic:blipFill>
                    <a:blip r:embed="rId32">
                      <a:extLst>
                        <a:ext uri="{28A0092B-C50C-407E-A947-70E740481C1C}">
                          <a14:useLocalDpi xmlns:a14="http://schemas.microsoft.com/office/drawing/2010/main" val="0"/>
                        </a:ext>
                      </a:extLst>
                    </a:blip>
                    <a:stretch>
                      <a:fillRect/>
                    </a:stretch>
                  </pic:blipFill>
                  <pic:spPr>
                    <a:xfrm>
                      <a:off x="0" y="0"/>
                      <a:ext cx="6565734" cy="4702198"/>
                    </a:xfrm>
                    <a:prstGeom prst="rect">
                      <a:avLst/>
                    </a:prstGeom>
                  </pic:spPr>
                </pic:pic>
              </a:graphicData>
            </a:graphic>
          </wp:inline>
        </w:drawing>
      </w:r>
    </w:p>
    <w:p w14:paraId="7CC3FA42" w14:textId="696EBCB8" w:rsidR="000F0975" w:rsidRPr="007702EB" w:rsidRDefault="000F0975" w:rsidP="00C7016D">
      <w:pPr>
        <w:pStyle w:val="Caption"/>
        <w:rPr>
          <w:rFonts w:ascii="Times New Roman" w:hAnsi="Times New Roman" w:cs="Times New Roman"/>
          <w:b w:val="0"/>
          <w:color w:val="auto"/>
          <w:sz w:val="24"/>
          <w:szCs w:val="24"/>
        </w:rPr>
      </w:pPr>
      <w:proofErr w:type="gramStart"/>
      <w:r w:rsidRPr="007702EB">
        <w:rPr>
          <w:rFonts w:ascii="Times New Roman" w:hAnsi="Times New Roman" w:cs="Times New Roman"/>
          <w:b w:val="0"/>
          <w:color w:val="auto"/>
          <w:sz w:val="24"/>
          <w:szCs w:val="24"/>
        </w:rPr>
        <w:t>Fig. 2</w:t>
      </w:r>
      <w:r>
        <w:rPr>
          <w:rFonts w:ascii="Times New Roman" w:hAnsi="Times New Roman" w:cs="Times New Roman"/>
          <w:b w:val="0"/>
          <w:color w:val="auto"/>
          <w:sz w:val="24"/>
          <w:szCs w:val="24"/>
        </w:rPr>
        <w:t>2</w:t>
      </w:r>
      <w:r w:rsidRPr="007702EB">
        <w:rPr>
          <w:rFonts w:ascii="Times New Roman" w:hAnsi="Times New Roman" w:cs="Times New Roman"/>
          <w:b w:val="0"/>
          <w:color w:val="auto"/>
          <w:sz w:val="24"/>
          <w:szCs w:val="24"/>
        </w:rPr>
        <w:t>.</w:t>
      </w:r>
      <w:proofErr w:type="gramEnd"/>
      <w:r w:rsidRPr="007702EB">
        <w:rPr>
          <w:rFonts w:ascii="Times New Roman" w:hAnsi="Times New Roman" w:cs="Times New Roman"/>
          <w:color w:val="auto"/>
          <w:sz w:val="24"/>
          <w:szCs w:val="24"/>
        </w:rPr>
        <w:t xml:space="preserve"> </w:t>
      </w:r>
      <w:r w:rsidRPr="007702EB">
        <w:rPr>
          <w:rFonts w:ascii="Times New Roman" w:hAnsi="Times New Roman" w:cs="Times New Roman"/>
          <w:b w:val="0"/>
          <w:color w:val="auto"/>
          <w:sz w:val="24"/>
          <w:szCs w:val="24"/>
        </w:rPr>
        <w:t>Looking times to the four test events for the 1</w:t>
      </w:r>
      <w:r>
        <w:rPr>
          <w:rFonts w:ascii="Times New Roman" w:hAnsi="Times New Roman" w:cs="Times New Roman"/>
          <w:b w:val="0"/>
          <w:color w:val="auto"/>
          <w:sz w:val="24"/>
          <w:szCs w:val="24"/>
        </w:rPr>
        <w:t>3</w:t>
      </w:r>
      <w:r w:rsidRPr="007702E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Pr="007702EB">
        <w:rPr>
          <w:rFonts w:ascii="Times New Roman" w:hAnsi="Times New Roman" w:cs="Times New Roman"/>
          <w:b w:val="0"/>
          <w:color w:val="auto"/>
          <w:sz w:val="24"/>
          <w:szCs w:val="24"/>
        </w:rPr>
        <w:t>fast</w:t>
      </w:r>
      <w:r>
        <w:rPr>
          <w:rFonts w:ascii="Times New Roman" w:hAnsi="Times New Roman" w:cs="Times New Roman"/>
          <w:b w:val="0"/>
          <w:color w:val="auto"/>
          <w:sz w:val="24"/>
          <w:szCs w:val="24"/>
        </w:rPr>
        <w:t>”</w:t>
      </w:r>
      <w:r w:rsidRPr="007702EB">
        <w:rPr>
          <w:rFonts w:ascii="Times New Roman" w:hAnsi="Times New Roman" w:cs="Times New Roman"/>
          <w:b w:val="0"/>
          <w:color w:val="auto"/>
          <w:sz w:val="24"/>
          <w:szCs w:val="24"/>
        </w:rPr>
        <w:t xml:space="preserve"> </w:t>
      </w:r>
      <w:proofErr w:type="gramStart"/>
      <w:r w:rsidRPr="007702EB">
        <w:rPr>
          <w:rFonts w:ascii="Times New Roman" w:hAnsi="Times New Roman" w:cs="Times New Roman"/>
          <w:b w:val="0"/>
          <w:color w:val="auto"/>
          <w:sz w:val="24"/>
          <w:szCs w:val="24"/>
        </w:rPr>
        <w:t>habituators</w:t>
      </w:r>
      <w:proofErr w:type="gramEnd"/>
      <w:r w:rsidRPr="007702EB">
        <w:rPr>
          <w:rFonts w:ascii="Times New Roman" w:hAnsi="Times New Roman" w:cs="Times New Roman"/>
          <w:b w:val="0"/>
          <w:color w:val="auto"/>
          <w:sz w:val="24"/>
          <w:szCs w:val="24"/>
        </w:rPr>
        <w:t xml:space="preserve"> infants.</w:t>
      </w:r>
    </w:p>
    <w:p w14:paraId="776390E0" w14:textId="7EA85B15" w:rsidR="0054183B" w:rsidRPr="00582E51" w:rsidRDefault="00582E51" w:rsidP="00864C18">
      <w:pPr>
        <w:pStyle w:val="Heading2"/>
      </w:pPr>
      <w:bookmarkStart w:id="227" w:name="_Toc522727429"/>
      <w:r>
        <w:t>Discussion</w:t>
      </w:r>
      <w:bookmarkEnd w:id="227"/>
    </w:p>
    <w:p w14:paraId="0FA5E3D5" w14:textId="5FB36739" w:rsidR="0054183B" w:rsidRDefault="008146D4" w:rsidP="00C7016D">
      <w:pPr>
        <w:spacing w:line="480" w:lineRule="auto"/>
        <w:ind w:firstLine="720"/>
        <w:contextualSpacing/>
        <w:rPr>
          <w:rFonts w:ascii="Times New Roman" w:hAnsi="Times New Roman" w:cs="Times New Roman"/>
          <w:sz w:val="24"/>
          <w:szCs w:val="24"/>
        </w:rPr>
      </w:pPr>
      <w:r w:rsidRPr="008146D4">
        <w:rPr>
          <w:rFonts w:ascii="Times New Roman" w:hAnsi="Times New Roman" w:cs="Times New Roman"/>
          <w:sz w:val="24"/>
          <w:szCs w:val="24"/>
        </w:rPr>
        <w:t>Experiment 5 was designed to examine whether infants between the ages of 18 and 22 months were sensitive to the Markov condition and Markov equivalence classes.  The results revealed that</w:t>
      </w:r>
      <w:r w:rsidR="00DB6F2B">
        <w:rPr>
          <w:rFonts w:ascii="Times New Roman" w:hAnsi="Times New Roman" w:cs="Times New Roman"/>
          <w:sz w:val="24"/>
          <w:szCs w:val="24"/>
        </w:rPr>
        <w:t xml:space="preserve"> </w:t>
      </w:r>
      <w:r w:rsidRPr="008146D4">
        <w:rPr>
          <w:rFonts w:ascii="Times New Roman" w:hAnsi="Times New Roman" w:cs="Times New Roman"/>
          <w:sz w:val="24"/>
          <w:szCs w:val="24"/>
        </w:rPr>
        <w:t xml:space="preserve">infants in the present experiment </w:t>
      </w:r>
      <w:r w:rsidR="00DB6F2B">
        <w:rPr>
          <w:rFonts w:ascii="Times New Roman" w:hAnsi="Times New Roman" w:cs="Times New Roman"/>
          <w:sz w:val="24"/>
          <w:szCs w:val="24"/>
        </w:rPr>
        <w:t>did not show sensitivity to the Markov condition and Markov-equivalence classes</w:t>
      </w:r>
      <w:r w:rsidRPr="008146D4">
        <w:rPr>
          <w:rFonts w:ascii="Times New Roman" w:hAnsi="Times New Roman" w:cs="Times New Roman"/>
          <w:sz w:val="24"/>
          <w:szCs w:val="24"/>
        </w:rPr>
        <w:t xml:space="preserve">. The results </w:t>
      </w:r>
      <w:r w:rsidR="00E6240B">
        <w:rPr>
          <w:rFonts w:ascii="Times New Roman" w:hAnsi="Times New Roman" w:cs="Times New Roman"/>
          <w:sz w:val="24"/>
          <w:szCs w:val="24"/>
        </w:rPr>
        <w:t xml:space="preserve">of the </w:t>
      </w:r>
      <w:r w:rsidRPr="008146D4">
        <w:rPr>
          <w:rFonts w:ascii="Times New Roman" w:hAnsi="Times New Roman" w:cs="Times New Roman"/>
          <w:sz w:val="24"/>
          <w:szCs w:val="24"/>
        </w:rPr>
        <w:t>individual</w:t>
      </w:r>
      <w:r w:rsidR="00E6240B">
        <w:rPr>
          <w:rFonts w:ascii="Times New Roman" w:hAnsi="Times New Roman" w:cs="Times New Roman"/>
          <w:sz w:val="24"/>
          <w:szCs w:val="24"/>
        </w:rPr>
        <w:t>-d</w:t>
      </w:r>
      <w:r w:rsidRPr="008146D4">
        <w:rPr>
          <w:rFonts w:ascii="Times New Roman" w:hAnsi="Times New Roman" w:cs="Times New Roman"/>
          <w:sz w:val="24"/>
          <w:szCs w:val="24"/>
        </w:rPr>
        <w:t>ifference analyses also revealed that younger and older infants</w:t>
      </w:r>
      <w:r w:rsidR="00350194">
        <w:rPr>
          <w:rFonts w:ascii="Times New Roman" w:hAnsi="Times New Roman" w:cs="Times New Roman"/>
          <w:sz w:val="24"/>
          <w:szCs w:val="24"/>
        </w:rPr>
        <w:t xml:space="preserve"> as well as</w:t>
      </w:r>
      <w:r w:rsidRPr="008146D4">
        <w:rPr>
          <w:rFonts w:ascii="Times New Roman" w:hAnsi="Times New Roman" w:cs="Times New Roman"/>
          <w:sz w:val="24"/>
          <w:szCs w:val="24"/>
        </w:rPr>
        <w:t xml:space="preserve"> fast and slow habituators</w:t>
      </w:r>
      <w:r w:rsidR="008C4161">
        <w:rPr>
          <w:rFonts w:ascii="Times New Roman" w:hAnsi="Times New Roman" w:cs="Times New Roman"/>
          <w:sz w:val="24"/>
          <w:szCs w:val="24"/>
        </w:rPr>
        <w:t xml:space="preserve"> differed</w:t>
      </w:r>
      <w:r w:rsidRPr="008146D4">
        <w:rPr>
          <w:rFonts w:ascii="Times New Roman" w:hAnsi="Times New Roman" w:cs="Times New Roman"/>
          <w:sz w:val="24"/>
          <w:szCs w:val="24"/>
        </w:rPr>
        <w:t xml:space="preserve"> neither in their </w:t>
      </w:r>
      <w:r w:rsidRPr="008146D4">
        <w:rPr>
          <w:rFonts w:ascii="Times New Roman" w:hAnsi="Times New Roman" w:cs="Times New Roman"/>
          <w:sz w:val="24"/>
          <w:szCs w:val="24"/>
        </w:rPr>
        <w:lastRenderedPageBreak/>
        <w:t xml:space="preserve">sensitivity to the Markov condition and Markov-equivalence classes nor did they differ in the extent to which they processed the test events in terms of the Markov condition, perceptual features, or other cues. Given that adults show sensitivity to the Markov condition and Markov-equivalence classes under some conditions </w:t>
      </w:r>
      <w:r w:rsidR="00257C3A">
        <w:rPr>
          <w:rFonts w:ascii="Times New Roman" w:hAnsi="Times New Roman" w:cs="Times New Roman"/>
          <w:sz w:val="24"/>
          <w:szCs w:val="24"/>
        </w:rPr>
        <w:t>(</w:t>
      </w:r>
      <w:r w:rsidRPr="008146D4">
        <w:rPr>
          <w:rFonts w:ascii="Times New Roman" w:hAnsi="Times New Roman" w:cs="Times New Roman"/>
          <w:sz w:val="24"/>
          <w:szCs w:val="24"/>
        </w:rPr>
        <w:t xml:space="preserve">e.g., Experiment 1), </w:t>
      </w:r>
      <w:r w:rsidR="00227BA1">
        <w:rPr>
          <w:rFonts w:ascii="Times New Roman" w:hAnsi="Times New Roman" w:cs="Times New Roman"/>
          <w:sz w:val="24"/>
          <w:szCs w:val="24"/>
        </w:rPr>
        <w:t>the results of Experiment 5</w:t>
      </w:r>
      <w:r w:rsidRPr="008146D4">
        <w:rPr>
          <w:rFonts w:ascii="Times New Roman" w:hAnsi="Times New Roman" w:cs="Times New Roman"/>
          <w:sz w:val="24"/>
          <w:szCs w:val="24"/>
        </w:rPr>
        <w:t xml:space="preserve"> indicate that it is not </w:t>
      </w:r>
      <w:r w:rsidR="00F26053" w:rsidRPr="008146D4">
        <w:rPr>
          <w:rFonts w:ascii="Times New Roman" w:hAnsi="Times New Roman" w:cs="Times New Roman"/>
          <w:sz w:val="24"/>
          <w:szCs w:val="24"/>
        </w:rPr>
        <w:t>until after</w:t>
      </w:r>
      <w:r w:rsidRPr="008146D4">
        <w:rPr>
          <w:rFonts w:ascii="Times New Roman" w:hAnsi="Times New Roman" w:cs="Times New Roman"/>
          <w:sz w:val="24"/>
          <w:szCs w:val="24"/>
        </w:rPr>
        <w:t xml:space="preserve"> 22 months of age that infants develop </w:t>
      </w:r>
      <w:r w:rsidR="00E61FDA" w:rsidRPr="008146D4">
        <w:rPr>
          <w:rFonts w:ascii="Times New Roman" w:hAnsi="Times New Roman" w:cs="Times New Roman"/>
          <w:sz w:val="24"/>
          <w:szCs w:val="24"/>
        </w:rPr>
        <w:t>sensitivity</w:t>
      </w:r>
      <w:r w:rsidRPr="008146D4">
        <w:rPr>
          <w:rFonts w:ascii="Times New Roman" w:hAnsi="Times New Roman" w:cs="Times New Roman"/>
          <w:sz w:val="24"/>
          <w:szCs w:val="24"/>
        </w:rPr>
        <w:t xml:space="preserve"> to the Markov condition and Markov equivalence classes</w:t>
      </w:r>
      <w:r w:rsidR="00227BA1">
        <w:rPr>
          <w:rFonts w:ascii="Times New Roman" w:hAnsi="Times New Roman" w:cs="Times New Roman"/>
          <w:sz w:val="24"/>
          <w:szCs w:val="24"/>
        </w:rPr>
        <w:t xml:space="preserve"> and thus that the ability to represent causal events as CGMs emerges.</w:t>
      </w:r>
      <w:r w:rsidRPr="008146D4">
        <w:rPr>
          <w:rFonts w:ascii="Times New Roman" w:hAnsi="Times New Roman" w:cs="Times New Roman"/>
          <w:sz w:val="24"/>
          <w:szCs w:val="24"/>
        </w:rPr>
        <w:t xml:space="preserve"> The exact age at which infants develop such sensitivity is an issue that should be explored in future research.</w:t>
      </w:r>
    </w:p>
    <w:bookmarkStart w:id="228" w:name="_Toc522727430"/>
    <w:p w14:paraId="11CADB53" w14:textId="3C4385EE" w:rsidR="00D1734F" w:rsidRDefault="00864C18" w:rsidP="009834E9">
      <w:pPr>
        <w:pStyle w:val="Heading1"/>
        <w:jc w:val="center"/>
      </w:pPr>
      <w:r>
        <w:rPr>
          <w:noProof/>
        </w:rPr>
        <mc:AlternateContent>
          <mc:Choice Requires="wps">
            <w:drawing>
              <wp:anchor distT="0" distB="0" distL="114300" distR="114300" simplePos="0" relativeHeight="251664384" behindDoc="0" locked="0" layoutInCell="1" allowOverlap="1" wp14:anchorId="0575C079" wp14:editId="798E3A1F">
                <wp:simplePos x="0" y="0"/>
                <wp:positionH relativeFrom="column">
                  <wp:posOffset>2027583</wp:posOffset>
                </wp:positionH>
                <wp:positionV relativeFrom="paragraph">
                  <wp:posOffset>-108447</wp:posOffset>
                </wp:positionV>
                <wp:extent cx="310100" cy="326004"/>
                <wp:effectExtent l="0" t="0" r="0" b="0"/>
                <wp:wrapNone/>
                <wp:docPr id="431" name="Rectangle 431"/>
                <wp:cNvGraphicFramePr/>
                <a:graphic xmlns:a="http://schemas.openxmlformats.org/drawingml/2006/main">
                  <a:graphicData uri="http://schemas.microsoft.com/office/word/2010/wordprocessingShape">
                    <wps:wsp>
                      <wps:cNvSpPr/>
                      <wps:spPr>
                        <a:xfrm>
                          <a:off x="0" y="0"/>
                          <a:ext cx="310100" cy="3260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1" o:spid="_x0000_s1026" style="position:absolute;margin-left:159.65pt;margin-top:-8.55pt;width:24.4pt;height:2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" fillcolor="white [3212]" stroked="f" strokeweight="2pt"/>
            </w:pict>
          </mc:Fallback>
        </mc:AlternateContent>
      </w:r>
      <w:r w:rsidR="00D1734F">
        <w:t>General Discussion</w:t>
      </w:r>
      <w:bookmarkEnd w:id="228"/>
    </w:p>
    <w:p w14:paraId="008BE488" w14:textId="4154E2FC" w:rsidR="00D1734F" w:rsidRDefault="00A35951" w:rsidP="00C7016D">
      <w:pPr>
        <w:spacing w:line="480" w:lineRule="auto"/>
        <w:ind w:firstLine="720"/>
        <w:contextualSpacing/>
        <w:rPr>
          <w:rFonts w:ascii="Times New Roman" w:hAnsi="Times New Roman" w:cs="Times New Roman"/>
          <w:sz w:val="24"/>
          <w:szCs w:val="24"/>
        </w:rPr>
      </w:pPr>
      <w:r w:rsidRPr="00A35951">
        <w:rPr>
          <w:rFonts w:ascii="Times New Roman" w:hAnsi="Times New Roman" w:cs="Times New Roman"/>
          <w:sz w:val="24"/>
          <w:szCs w:val="24"/>
        </w:rPr>
        <w:t>The main goals of the experiments presented here were to determine on what basis infa</w:t>
      </w:r>
      <w:r>
        <w:rPr>
          <w:rFonts w:ascii="Times New Roman" w:hAnsi="Times New Roman" w:cs="Times New Roman"/>
          <w:sz w:val="24"/>
          <w:szCs w:val="24"/>
        </w:rPr>
        <w:t xml:space="preserve">nts and adults process complex </w:t>
      </w:r>
      <w:r w:rsidRPr="00A35951">
        <w:rPr>
          <w:rFonts w:ascii="Times New Roman" w:hAnsi="Times New Roman" w:cs="Times New Roman"/>
          <w:sz w:val="24"/>
          <w:szCs w:val="24"/>
        </w:rPr>
        <w:t>launching event sequences that consist of four objects and to determine whether both groups represent such sequences as CGMs based on their sensitivity to the Markov condition and Markov-e</w:t>
      </w:r>
      <w:r>
        <w:rPr>
          <w:rFonts w:ascii="Times New Roman" w:hAnsi="Times New Roman" w:cs="Times New Roman"/>
          <w:sz w:val="24"/>
          <w:szCs w:val="24"/>
        </w:rPr>
        <w:t xml:space="preserve">quivalence classes or based on </w:t>
      </w:r>
      <w:r w:rsidRPr="00A35951">
        <w:rPr>
          <w:rFonts w:ascii="Times New Roman" w:hAnsi="Times New Roman" w:cs="Times New Roman"/>
          <w:sz w:val="24"/>
          <w:szCs w:val="24"/>
        </w:rPr>
        <w:t>low-level perceptual features and cues. The results from Experiment 1 suggested that</w:t>
      </w:r>
      <w:r>
        <w:rPr>
          <w:rFonts w:ascii="Times New Roman" w:hAnsi="Times New Roman" w:cs="Times New Roman"/>
          <w:sz w:val="24"/>
          <w:szCs w:val="24"/>
        </w:rPr>
        <w:t xml:space="preserve"> although adults are sensitive </w:t>
      </w:r>
      <w:r w:rsidRPr="00A35951">
        <w:rPr>
          <w:rFonts w:ascii="Times New Roman" w:hAnsi="Times New Roman" w:cs="Times New Roman"/>
          <w:sz w:val="24"/>
          <w:szCs w:val="24"/>
        </w:rPr>
        <w:t>to the Markov condition and Markov-equivalence classes, such sensitivity was limited</w:t>
      </w:r>
      <w:r>
        <w:rPr>
          <w:rFonts w:ascii="Times New Roman" w:hAnsi="Times New Roman" w:cs="Times New Roman"/>
          <w:sz w:val="24"/>
          <w:szCs w:val="24"/>
        </w:rPr>
        <w:t xml:space="preserve"> and appears to be driven by a </w:t>
      </w:r>
      <w:r w:rsidRPr="00A35951">
        <w:rPr>
          <w:rFonts w:ascii="Times New Roman" w:hAnsi="Times New Roman" w:cs="Times New Roman"/>
          <w:sz w:val="24"/>
          <w:szCs w:val="24"/>
        </w:rPr>
        <w:t>small subset of subjects: adults showed sensitivity to the Markov condition and ev</w:t>
      </w:r>
      <w:r>
        <w:rPr>
          <w:rFonts w:ascii="Times New Roman" w:hAnsi="Times New Roman" w:cs="Times New Roman"/>
          <w:sz w:val="24"/>
          <w:szCs w:val="24"/>
        </w:rPr>
        <w:t>idence that they formed Markov-</w:t>
      </w:r>
      <w:r w:rsidRPr="00A35951">
        <w:rPr>
          <w:rFonts w:ascii="Times New Roman" w:hAnsi="Times New Roman" w:cs="Times New Roman"/>
          <w:sz w:val="24"/>
          <w:szCs w:val="24"/>
        </w:rPr>
        <w:t>equivalence classes when they were asked to provide causal comparisons but not w</w:t>
      </w:r>
      <w:r>
        <w:rPr>
          <w:rFonts w:ascii="Times New Roman" w:hAnsi="Times New Roman" w:cs="Times New Roman"/>
          <w:sz w:val="24"/>
          <w:szCs w:val="24"/>
        </w:rPr>
        <w:t xml:space="preserve">hen they were asked to provide </w:t>
      </w:r>
      <w:r w:rsidRPr="00A35951">
        <w:rPr>
          <w:rFonts w:ascii="Times New Roman" w:hAnsi="Times New Roman" w:cs="Times New Roman"/>
          <w:sz w:val="24"/>
          <w:szCs w:val="24"/>
        </w:rPr>
        <w:t>perceptual comparisons. Experiment 2 extended these results to show that sensitivi</w:t>
      </w:r>
      <w:r>
        <w:rPr>
          <w:rFonts w:ascii="Times New Roman" w:hAnsi="Times New Roman" w:cs="Times New Roman"/>
          <w:sz w:val="24"/>
          <w:szCs w:val="24"/>
        </w:rPr>
        <w:t xml:space="preserve">ty to the Markov condition and </w:t>
      </w:r>
      <w:r w:rsidRPr="00A35951">
        <w:rPr>
          <w:rFonts w:ascii="Times New Roman" w:hAnsi="Times New Roman" w:cs="Times New Roman"/>
          <w:sz w:val="24"/>
          <w:szCs w:val="24"/>
        </w:rPr>
        <w:t xml:space="preserve">Markov-equivalence classes did not hold in the presence of salient perceptual manipulations: adults perceived </w:t>
      </w:r>
      <w:r w:rsidR="006E3627" w:rsidRPr="00A35951">
        <w:rPr>
          <w:rFonts w:ascii="Times New Roman" w:hAnsi="Times New Roman" w:cs="Times New Roman"/>
          <w:sz w:val="24"/>
          <w:szCs w:val="24"/>
        </w:rPr>
        <w:t>test events</w:t>
      </w:r>
      <w:r w:rsidRPr="00A35951">
        <w:rPr>
          <w:rFonts w:ascii="Times New Roman" w:hAnsi="Times New Roman" w:cs="Times New Roman"/>
          <w:sz w:val="24"/>
          <w:szCs w:val="24"/>
        </w:rPr>
        <w:t xml:space="preserve"> that included a novel spatial gap to be more inconsistent with the initial t</w:t>
      </w:r>
      <w:r>
        <w:rPr>
          <w:rFonts w:ascii="Times New Roman" w:hAnsi="Times New Roman" w:cs="Times New Roman"/>
          <w:sz w:val="24"/>
          <w:szCs w:val="24"/>
        </w:rPr>
        <w:t xml:space="preserve">raining event than test events </w:t>
      </w:r>
      <w:r w:rsidRPr="00A35951">
        <w:rPr>
          <w:rFonts w:ascii="Times New Roman" w:hAnsi="Times New Roman" w:cs="Times New Roman"/>
          <w:sz w:val="24"/>
          <w:szCs w:val="24"/>
        </w:rPr>
        <w:t>that violated the Markov condition that was instantiated in the initial training event. Critically,</w:t>
      </w:r>
      <w:r>
        <w:rPr>
          <w:rFonts w:ascii="Times New Roman" w:hAnsi="Times New Roman" w:cs="Times New Roman"/>
          <w:sz w:val="24"/>
          <w:szCs w:val="24"/>
        </w:rPr>
        <w:t xml:space="preserve"> compared to </w:t>
      </w:r>
      <w:r w:rsidRPr="00A35951">
        <w:rPr>
          <w:rFonts w:ascii="Times New Roman" w:hAnsi="Times New Roman" w:cs="Times New Roman"/>
          <w:sz w:val="24"/>
          <w:szCs w:val="24"/>
        </w:rPr>
        <w:t xml:space="preserve">Experiment 1 in which a small proportion of subjects were shown </w:t>
      </w:r>
      <w:r w:rsidRPr="00A35951">
        <w:rPr>
          <w:rFonts w:ascii="Times New Roman" w:hAnsi="Times New Roman" w:cs="Times New Roman"/>
          <w:sz w:val="24"/>
          <w:szCs w:val="24"/>
        </w:rPr>
        <w:lastRenderedPageBreak/>
        <w:t>to have processed t</w:t>
      </w:r>
      <w:r>
        <w:rPr>
          <w:rFonts w:ascii="Times New Roman" w:hAnsi="Times New Roman" w:cs="Times New Roman"/>
          <w:sz w:val="24"/>
          <w:szCs w:val="24"/>
        </w:rPr>
        <w:t>he Markov condition and Markov-</w:t>
      </w:r>
      <w:r w:rsidRPr="00A35951">
        <w:rPr>
          <w:rFonts w:ascii="Times New Roman" w:hAnsi="Times New Roman" w:cs="Times New Roman"/>
          <w:sz w:val="24"/>
          <w:szCs w:val="24"/>
        </w:rPr>
        <w:t>equivalence classes, only one adult processed the Markov condition and Markov-equivalence classes in Experiment 2.</w:t>
      </w:r>
    </w:p>
    <w:p w14:paraId="4C46F298" w14:textId="0B4B210A" w:rsidR="00A35951" w:rsidRDefault="00A35951" w:rsidP="00C7016D">
      <w:pPr>
        <w:spacing w:line="480" w:lineRule="auto"/>
        <w:ind w:firstLine="720"/>
        <w:contextualSpacing/>
        <w:rPr>
          <w:rFonts w:ascii="Times New Roman" w:hAnsi="Times New Roman" w:cs="Times New Roman"/>
          <w:sz w:val="24"/>
          <w:szCs w:val="24"/>
        </w:rPr>
      </w:pPr>
      <w:r w:rsidRPr="00A35951">
        <w:rPr>
          <w:rFonts w:ascii="Times New Roman" w:hAnsi="Times New Roman" w:cs="Times New Roman"/>
          <w:sz w:val="24"/>
          <w:szCs w:val="24"/>
        </w:rPr>
        <w:t xml:space="preserve">Experiment 3 clarified the results of Experiment 2 by showing that the reason adults </w:t>
      </w:r>
      <w:r>
        <w:rPr>
          <w:rFonts w:ascii="Times New Roman" w:hAnsi="Times New Roman" w:cs="Times New Roman"/>
          <w:sz w:val="24"/>
          <w:szCs w:val="24"/>
        </w:rPr>
        <w:t xml:space="preserve">perceived test sequences that </w:t>
      </w:r>
      <w:r w:rsidRPr="00A35951">
        <w:rPr>
          <w:rFonts w:ascii="Times New Roman" w:hAnsi="Times New Roman" w:cs="Times New Roman"/>
          <w:sz w:val="24"/>
          <w:szCs w:val="24"/>
        </w:rPr>
        <w:t>incorporated a spatial gap as more inconsistent than sequences without gaps</w:t>
      </w:r>
      <w:r>
        <w:rPr>
          <w:rFonts w:ascii="Times New Roman" w:hAnsi="Times New Roman" w:cs="Times New Roman"/>
          <w:sz w:val="24"/>
          <w:szCs w:val="24"/>
        </w:rPr>
        <w:t xml:space="preserve"> was because these events were </w:t>
      </w:r>
      <w:r w:rsidRPr="00A35951">
        <w:rPr>
          <w:rFonts w:ascii="Times New Roman" w:hAnsi="Times New Roman" w:cs="Times New Roman"/>
          <w:sz w:val="24"/>
          <w:szCs w:val="24"/>
        </w:rPr>
        <w:t>perceptually rather than causally distinct from the initial training event.</w:t>
      </w:r>
      <w:r>
        <w:rPr>
          <w:rFonts w:ascii="Times New Roman" w:hAnsi="Times New Roman" w:cs="Times New Roman"/>
          <w:sz w:val="24"/>
          <w:szCs w:val="24"/>
        </w:rPr>
        <w:t xml:space="preserve"> The results from Experiment 4 </w:t>
      </w:r>
      <w:r w:rsidRPr="00A35951">
        <w:rPr>
          <w:rFonts w:ascii="Times New Roman" w:hAnsi="Times New Roman" w:cs="Times New Roman"/>
          <w:sz w:val="24"/>
          <w:szCs w:val="24"/>
        </w:rPr>
        <w:t>demonstrated that</w:t>
      </w:r>
      <w:r>
        <w:rPr>
          <w:rFonts w:ascii="Times New Roman" w:hAnsi="Times New Roman" w:cs="Times New Roman"/>
          <w:sz w:val="24"/>
          <w:szCs w:val="24"/>
        </w:rPr>
        <w:t xml:space="preserve"> adults were insensitive to, and did not selectively encode, the Markov condition when it was defined over either the shape or color </w:t>
      </w:r>
      <w:r w:rsidRPr="00A35951">
        <w:rPr>
          <w:rFonts w:ascii="Times New Roman" w:hAnsi="Times New Roman" w:cs="Times New Roman"/>
          <w:sz w:val="24"/>
          <w:szCs w:val="24"/>
        </w:rPr>
        <w:t>dimension</w:t>
      </w:r>
      <w:r>
        <w:rPr>
          <w:rFonts w:ascii="Times New Roman" w:hAnsi="Times New Roman" w:cs="Times New Roman"/>
          <w:sz w:val="24"/>
          <w:szCs w:val="24"/>
        </w:rPr>
        <w:t xml:space="preserve">: adults perceived test </w:t>
      </w:r>
      <w:r w:rsidRPr="00A35951">
        <w:rPr>
          <w:rFonts w:ascii="Times New Roman" w:hAnsi="Times New Roman" w:cs="Times New Roman"/>
          <w:sz w:val="24"/>
          <w:szCs w:val="24"/>
        </w:rPr>
        <w:t xml:space="preserve">sequences that included at least one perceptual change from initial training </w:t>
      </w:r>
      <w:r>
        <w:rPr>
          <w:rFonts w:ascii="Times New Roman" w:hAnsi="Times New Roman" w:cs="Times New Roman"/>
          <w:sz w:val="24"/>
          <w:szCs w:val="24"/>
        </w:rPr>
        <w:t xml:space="preserve">as more inconsistent than test </w:t>
      </w:r>
      <w:r w:rsidRPr="00A35951">
        <w:rPr>
          <w:rFonts w:ascii="Times New Roman" w:hAnsi="Times New Roman" w:cs="Times New Roman"/>
          <w:sz w:val="24"/>
          <w:szCs w:val="24"/>
        </w:rPr>
        <w:t xml:space="preserve">sequences that violated the Markov </w:t>
      </w:r>
      <w:r>
        <w:rPr>
          <w:rFonts w:ascii="Times New Roman" w:hAnsi="Times New Roman" w:cs="Times New Roman"/>
          <w:sz w:val="24"/>
          <w:szCs w:val="24"/>
        </w:rPr>
        <w:t>condition in the training event—defined over the shape or color dimension—</w:t>
      </w:r>
      <w:r w:rsidRPr="00A35951">
        <w:rPr>
          <w:rFonts w:ascii="Times New Roman" w:hAnsi="Times New Roman" w:cs="Times New Roman"/>
          <w:sz w:val="24"/>
          <w:szCs w:val="24"/>
        </w:rPr>
        <w:t>which suggested that the representation they</w:t>
      </w:r>
      <w:r>
        <w:rPr>
          <w:rFonts w:ascii="Times New Roman" w:hAnsi="Times New Roman" w:cs="Times New Roman"/>
          <w:sz w:val="24"/>
          <w:szCs w:val="24"/>
        </w:rPr>
        <w:t xml:space="preserve"> </w:t>
      </w:r>
      <w:r w:rsidRPr="00A35951">
        <w:rPr>
          <w:rFonts w:ascii="Times New Roman" w:hAnsi="Times New Roman" w:cs="Times New Roman"/>
          <w:sz w:val="24"/>
          <w:szCs w:val="24"/>
        </w:rPr>
        <w:t xml:space="preserve">formed of the training </w:t>
      </w:r>
      <w:r>
        <w:rPr>
          <w:rFonts w:ascii="Times New Roman" w:hAnsi="Times New Roman" w:cs="Times New Roman"/>
          <w:sz w:val="24"/>
          <w:szCs w:val="24"/>
        </w:rPr>
        <w:t>and generalized to the test sequences</w:t>
      </w:r>
      <w:r w:rsidRPr="00A35951">
        <w:rPr>
          <w:rFonts w:ascii="Times New Roman" w:hAnsi="Times New Roman" w:cs="Times New Roman"/>
          <w:sz w:val="24"/>
          <w:szCs w:val="24"/>
        </w:rPr>
        <w:t xml:space="preserve"> was grounded in low-level perceptual cues. Finally, the results from Experiment 5 indicated that infants between 18 and 22 months of age neither processe</w:t>
      </w:r>
      <w:r>
        <w:rPr>
          <w:rFonts w:ascii="Times New Roman" w:hAnsi="Times New Roman" w:cs="Times New Roman"/>
          <w:sz w:val="24"/>
          <w:szCs w:val="24"/>
        </w:rPr>
        <w:t xml:space="preserve">d four-object three-chain launching sequences </w:t>
      </w:r>
      <w:r w:rsidRPr="00A35951">
        <w:rPr>
          <w:rFonts w:ascii="Times New Roman" w:hAnsi="Times New Roman" w:cs="Times New Roman"/>
          <w:sz w:val="24"/>
          <w:szCs w:val="24"/>
        </w:rPr>
        <w:t>in terms of the Markov condition nor in terms of low</w:t>
      </w:r>
      <w:r>
        <w:rPr>
          <w:rFonts w:ascii="Times New Roman" w:hAnsi="Times New Roman" w:cs="Times New Roman"/>
          <w:sz w:val="24"/>
          <w:szCs w:val="24"/>
        </w:rPr>
        <w:t xml:space="preserve">-level perceptual features and </w:t>
      </w:r>
      <w:r w:rsidRPr="00A35951">
        <w:rPr>
          <w:rFonts w:ascii="Times New Roman" w:hAnsi="Times New Roman" w:cs="Times New Roman"/>
          <w:sz w:val="24"/>
          <w:szCs w:val="24"/>
        </w:rPr>
        <w:t xml:space="preserve">cues. </w:t>
      </w:r>
      <w:r>
        <w:rPr>
          <w:rFonts w:ascii="Times New Roman" w:hAnsi="Times New Roman" w:cs="Times New Roman"/>
          <w:sz w:val="24"/>
          <w:szCs w:val="24"/>
        </w:rPr>
        <w:t>The</w:t>
      </w:r>
      <w:r w:rsidRPr="00A35951">
        <w:rPr>
          <w:rFonts w:ascii="Times New Roman" w:hAnsi="Times New Roman" w:cs="Times New Roman"/>
          <w:sz w:val="24"/>
          <w:szCs w:val="24"/>
        </w:rPr>
        <w:t xml:space="preserve"> results </w:t>
      </w:r>
      <w:r>
        <w:rPr>
          <w:rFonts w:ascii="Times New Roman" w:hAnsi="Times New Roman" w:cs="Times New Roman"/>
          <w:sz w:val="24"/>
          <w:szCs w:val="24"/>
        </w:rPr>
        <w:t>of a separate</w:t>
      </w:r>
      <w:r w:rsidRPr="00A35951">
        <w:rPr>
          <w:rFonts w:ascii="Times New Roman" w:hAnsi="Times New Roman" w:cs="Times New Roman"/>
          <w:sz w:val="24"/>
          <w:szCs w:val="24"/>
        </w:rPr>
        <w:t xml:space="preserve"> individual-difference analyses</w:t>
      </w:r>
      <w:r>
        <w:rPr>
          <w:rFonts w:ascii="Times New Roman" w:hAnsi="Times New Roman" w:cs="Times New Roman"/>
          <w:sz w:val="24"/>
          <w:szCs w:val="24"/>
        </w:rPr>
        <w:t xml:space="preserve"> also indicated  that there were no </w:t>
      </w:r>
      <w:r w:rsidRPr="00A35951">
        <w:rPr>
          <w:rFonts w:ascii="Times New Roman" w:hAnsi="Times New Roman" w:cs="Times New Roman"/>
          <w:sz w:val="24"/>
          <w:szCs w:val="24"/>
        </w:rPr>
        <w:t>individual differences in how infants processed the test events</w:t>
      </w:r>
      <w:r>
        <w:rPr>
          <w:rFonts w:ascii="Times New Roman" w:hAnsi="Times New Roman" w:cs="Times New Roman"/>
          <w:sz w:val="24"/>
          <w:szCs w:val="24"/>
        </w:rPr>
        <w:t>; that is, neither</w:t>
      </w:r>
      <w:r w:rsidRPr="00A35951">
        <w:rPr>
          <w:rFonts w:ascii="Times New Roman" w:hAnsi="Times New Roman" w:cs="Times New Roman"/>
          <w:sz w:val="24"/>
          <w:szCs w:val="24"/>
        </w:rPr>
        <w:t xml:space="preserve"> younger </w:t>
      </w:r>
      <w:r>
        <w:rPr>
          <w:rFonts w:ascii="Times New Roman" w:hAnsi="Times New Roman" w:cs="Times New Roman"/>
          <w:sz w:val="24"/>
          <w:szCs w:val="24"/>
        </w:rPr>
        <w:t>or</w:t>
      </w:r>
      <w:r w:rsidRPr="00A35951">
        <w:rPr>
          <w:rFonts w:ascii="Times New Roman" w:hAnsi="Times New Roman" w:cs="Times New Roman"/>
          <w:sz w:val="24"/>
          <w:szCs w:val="24"/>
        </w:rPr>
        <w:t xml:space="preserve"> older in</w:t>
      </w:r>
      <w:r>
        <w:rPr>
          <w:rFonts w:ascii="Times New Roman" w:hAnsi="Times New Roman" w:cs="Times New Roman"/>
          <w:sz w:val="24"/>
          <w:szCs w:val="24"/>
        </w:rPr>
        <w:t>fants nor fast or slow habituators</w:t>
      </w:r>
      <w:r w:rsidRPr="00A35951">
        <w:rPr>
          <w:rFonts w:ascii="Times New Roman" w:hAnsi="Times New Roman" w:cs="Times New Roman"/>
          <w:sz w:val="24"/>
          <w:szCs w:val="24"/>
        </w:rPr>
        <w:t xml:space="preserve"> processed the events in terms of t</w:t>
      </w:r>
      <w:r>
        <w:rPr>
          <w:rFonts w:ascii="Times New Roman" w:hAnsi="Times New Roman" w:cs="Times New Roman"/>
          <w:sz w:val="24"/>
          <w:szCs w:val="24"/>
        </w:rPr>
        <w:t>he Markov condition and Markov-</w:t>
      </w:r>
      <w:r w:rsidRPr="00A35951">
        <w:rPr>
          <w:rFonts w:ascii="Times New Roman" w:hAnsi="Times New Roman" w:cs="Times New Roman"/>
          <w:sz w:val="24"/>
          <w:szCs w:val="24"/>
        </w:rPr>
        <w:t>equivalence classes or in terms of low-level perceptual features.</w:t>
      </w:r>
    </w:p>
    <w:p w14:paraId="335FBC91" w14:textId="77777777" w:rsidR="0074439E" w:rsidRDefault="00A35951" w:rsidP="00C7016D">
      <w:pPr>
        <w:spacing w:line="480" w:lineRule="auto"/>
        <w:ind w:firstLine="720"/>
        <w:contextualSpacing/>
        <w:rPr>
          <w:rFonts w:ascii="Times New Roman" w:hAnsi="Times New Roman" w:cs="Times New Roman"/>
          <w:sz w:val="24"/>
          <w:szCs w:val="24"/>
        </w:rPr>
      </w:pPr>
      <w:r w:rsidRPr="00A35951">
        <w:rPr>
          <w:rFonts w:ascii="Times New Roman" w:hAnsi="Times New Roman" w:cs="Times New Roman"/>
          <w:sz w:val="24"/>
          <w:szCs w:val="24"/>
        </w:rPr>
        <w:t>Together</w:t>
      </w:r>
      <w:r>
        <w:rPr>
          <w:rFonts w:ascii="Times New Roman" w:hAnsi="Times New Roman" w:cs="Times New Roman"/>
          <w:sz w:val="24"/>
          <w:szCs w:val="24"/>
        </w:rPr>
        <w:t>, these results</w:t>
      </w:r>
      <w:r w:rsidRPr="00A35951">
        <w:rPr>
          <w:rFonts w:ascii="Times New Roman" w:hAnsi="Times New Roman" w:cs="Times New Roman"/>
          <w:sz w:val="24"/>
          <w:szCs w:val="24"/>
        </w:rPr>
        <w:t xml:space="preserve"> illustrate that sensitivity to th</w:t>
      </w:r>
      <w:r>
        <w:rPr>
          <w:rFonts w:ascii="Times New Roman" w:hAnsi="Times New Roman" w:cs="Times New Roman"/>
          <w:sz w:val="24"/>
          <w:szCs w:val="24"/>
        </w:rPr>
        <w:t>e Markov condition and Markov-</w:t>
      </w:r>
      <w:r w:rsidRPr="00A35951">
        <w:rPr>
          <w:rFonts w:ascii="Times New Roman" w:hAnsi="Times New Roman" w:cs="Times New Roman"/>
          <w:sz w:val="24"/>
          <w:szCs w:val="24"/>
        </w:rPr>
        <w:t>equivalence classes may not be as robust as has been thought</w:t>
      </w:r>
      <w:r w:rsidR="00FD5D61">
        <w:rPr>
          <w:rFonts w:ascii="Times New Roman" w:hAnsi="Times New Roman" w:cs="Times New Roman"/>
          <w:sz w:val="24"/>
          <w:szCs w:val="24"/>
        </w:rPr>
        <w:t xml:space="preserve"> and cast doubt on the claim that learners represent causal events as CGMs, which is a fundamental tenet of the Bayesian inference perspective</w:t>
      </w:r>
      <w:r w:rsidRPr="00A35951">
        <w:rPr>
          <w:rFonts w:ascii="Times New Roman" w:hAnsi="Times New Roman" w:cs="Times New Roman"/>
          <w:sz w:val="24"/>
          <w:szCs w:val="24"/>
        </w:rPr>
        <w:t xml:space="preserve"> (cf., Gopnik et al.,</w:t>
      </w:r>
      <w:r>
        <w:rPr>
          <w:rFonts w:ascii="Times New Roman" w:hAnsi="Times New Roman" w:cs="Times New Roman"/>
          <w:sz w:val="24"/>
          <w:szCs w:val="24"/>
        </w:rPr>
        <w:t xml:space="preserve"> 2004; Sobel &amp; Kirkham, 2006). </w:t>
      </w:r>
      <w:r w:rsidR="00921882">
        <w:rPr>
          <w:rFonts w:ascii="Times New Roman" w:hAnsi="Times New Roman" w:cs="Times New Roman"/>
          <w:sz w:val="24"/>
          <w:szCs w:val="24"/>
        </w:rPr>
        <w:t>This conclusion is warranted by</w:t>
      </w:r>
      <w:r w:rsidRPr="00A35951">
        <w:rPr>
          <w:rFonts w:ascii="Times New Roman" w:hAnsi="Times New Roman" w:cs="Times New Roman"/>
          <w:sz w:val="24"/>
          <w:szCs w:val="24"/>
        </w:rPr>
        <w:t xml:space="preserve"> the fact that adults showed</w:t>
      </w:r>
      <w:r w:rsidR="00921882">
        <w:rPr>
          <w:rFonts w:ascii="Times New Roman" w:hAnsi="Times New Roman" w:cs="Times New Roman"/>
          <w:sz w:val="24"/>
          <w:szCs w:val="24"/>
        </w:rPr>
        <w:t xml:space="preserve"> restricted</w:t>
      </w:r>
      <w:r w:rsidRPr="00A35951">
        <w:rPr>
          <w:rFonts w:ascii="Times New Roman" w:hAnsi="Times New Roman" w:cs="Times New Roman"/>
          <w:sz w:val="24"/>
          <w:szCs w:val="24"/>
        </w:rPr>
        <w:t xml:space="preserve"> sensitivity to</w:t>
      </w:r>
      <w:r>
        <w:rPr>
          <w:rFonts w:ascii="Times New Roman" w:hAnsi="Times New Roman" w:cs="Times New Roman"/>
          <w:sz w:val="24"/>
          <w:szCs w:val="24"/>
        </w:rPr>
        <w:t xml:space="preserve"> both features and the fact </w:t>
      </w:r>
      <w:r w:rsidRPr="00A35951">
        <w:rPr>
          <w:rFonts w:ascii="Times New Roman" w:hAnsi="Times New Roman" w:cs="Times New Roman"/>
          <w:sz w:val="24"/>
          <w:szCs w:val="24"/>
        </w:rPr>
        <w:t xml:space="preserve">that </w:t>
      </w:r>
      <w:r w:rsidRPr="00A35951">
        <w:rPr>
          <w:rFonts w:ascii="Times New Roman" w:hAnsi="Times New Roman" w:cs="Times New Roman"/>
          <w:sz w:val="24"/>
          <w:szCs w:val="24"/>
        </w:rPr>
        <w:lastRenderedPageBreak/>
        <w:t xml:space="preserve">infants showed no sensitivity to both features. </w:t>
      </w:r>
      <w:r w:rsidR="00921882">
        <w:rPr>
          <w:rFonts w:ascii="Times New Roman" w:hAnsi="Times New Roman" w:cs="Times New Roman"/>
          <w:sz w:val="24"/>
          <w:szCs w:val="24"/>
        </w:rPr>
        <w:t>The similarities of these results notwithstanding</w:t>
      </w:r>
      <w:r>
        <w:rPr>
          <w:rFonts w:ascii="Times New Roman" w:hAnsi="Times New Roman" w:cs="Times New Roman"/>
          <w:sz w:val="24"/>
          <w:szCs w:val="24"/>
        </w:rPr>
        <w:t xml:space="preserve">, it is </w:t>
      </w:r>
      <w:r w:rsidRPr="00A35951">
        <w:rPr>
          <w:rFonts w:ascii="Times New Roman" w:hAnsi="Times New Roman" w:cs="Times New Roman"/>
          <w:sz w:val="24"/>
          <w:szCs w:val="24"/>
        </w:rPr>
        <w:t>conceivable that these findings emerged for different reasons; that is, the mechanism</w:t>
      </w:r>
      <w:r>
        <w:rPr>
          <w:rFonts w:ascii="Times New Roman" w:hAnsi="Times New Roman" w:cs="Times New Roman"/>
          <w:sz w:val="24"/>
          <w:szCs w:val="24"/>
        </w:rPr>
        <w:t xml:space="preserve"> </w:t>
      </w:r>
      <w:r w:rsidR="001064E6">
        <w:rPr>
          <w:rFonts w:ascii="Times New Roman" w:hAnsi="Times New Roman" w:cs="Times New Roman"/>
          <w:sz w:val="24"/>
          <w:szCs w:val="24"/>
        </w:rPr>
        <w:t xml:space="preserve">or set of mechanisms </w:t>
      </w:r>
      <w:r>
        <w:rPr>
          <w:rFonts w:ascii="Times New Roman" w:hAnsi="Times New Roman" w:cs="Times New Roman"/>
          <w:sz w:val="24"/>
          <w:szCs w:val="24"/>
        </w:rPr>
        <w:t xml:space="preserve">that accounts </w:t>
      </w:r>
      <w:r w:rsidR="001064E6">
        <w:rPr>
          <w:rFonts w:ascii="Times New Roman" w:hAnsi="Times New Roman" w:cs="Times New Roman"/>
          <w:sz w:val="24"/>
          <w:szCs w:val="24"/>
        </w:rPr>
        <w:t>for adults’ restricted sensitivity</w:t>
      </w:r>
      <w:r w:rsidRPr="00A35951">
        <w:rPr>
          <w:rFonts w:ascii="Times New Roman" w:hAnsi="Times New Roman" w:cs="Times New Roman"/>
          <w:sz w:val="24"/>
          <w:szCs w:val="24"/>
        </w:rPr>
        <w:t xml:space="preserve"> to the Markov condition and Markov-equiv</w:t>
      </w:r>
      <w:r>
        <w:rPr>
          <w:rFonts w:ascii="Times New Roman" w:hAnsi="Times New Roman" w:cs="Times New Roman"/>
          <w:sz w:val="24"/>
          <w:szCs w:val="24"/>
        </w:rPr>
        <w:t xml:space="preserve">alence classes may differ from </w:t>
      </w:r>
      <w:r w:rsidRPr="00A35951">
        <w:rPr>
          <w:rFonts w:ascii="Times New Roman" w:hAnsi="Times New Roman" w:cs="Times New Roman"/>
          <w:sz w:val="24"/>
          <w:szCs w:val="24"/>
        </w:rPr>
        <w:t xml:space="preserve">that that accounts for </w:t>
      </w:r>
      <w:r w:rsidR="001064E6">
        <w:rPr>
          <w:rFonts w:ascii="Times New Roman" w:hAnsi="Times New Roman" w:cs="Times New Roman"/>
          <w:sz w:val="24"/>
          <w:szCs w:val="24"/>
        </w:rPr>
        <w:t>infants’ lack of sensitivity to the features</w:t>
      </w:r>
      <w:r>
        <w:rPr>
          <w:rFonts w:ascii="Times New Roman" w:hAnsi="Times New Roman" w:cs="Times New Roman"/>
          <w:sz w:val="24"/>
          <w:szCs w:val="24"/>
        </w:rPr>
        <w:t xml:space="preserve">. The aim </w:t>
      </w:r>
      <w:r w:rsidRPr="00A35951">
        <w:rPr>
          <w:rFonts w:ascii="Times New Roman" w:hAnsi="Times New Roman" w:cs="Times New Roman"/>
          <w:sz w:val="24"/>
          <w:szCs w:val="24"/>
        </w:rPr>
        <w:t>of the next several sections will be to discuss this issue</w:t>
      </w:r>
      <w:r w:rsidR="001064E6">
        <w:rPr>
          <w:rFonts w:ascii="Times New Roman" w:hAnsi="Times New Roman" w:cs="Times New Roman"/>
          <w:sz w:val="24"/>
          <w:szCs w:val="24"/>
        </w:rPr>
        <w:t xml:space="preserve"> in some detail</w:t>
      </w:r>
      <w:r w:rsidRPr="00A35951">
        <w:rPr>
          <w:rFonts w:ascii="Times New Roman" w:hAnsi="Times New Roman" w:cs="Times New Roman"/>
          <w:sz w:val="24"/>
          <w:szCs w:val="24"/>
        </w:rPr>
        <w:t xml:space="preserve"> and to discuss the t</w:t>
      </w:r>
      <w:r>
        <w:rPr>
          <w:rFonts w:ascii="Times New Roman" w:hAnsi="Times New Roman" w:cs="Times New Roman"/>
          <w:sz w:val="24"/>
          <w:szCs w:val="24"/>
        </w:rPr>
        <w:t xml:space="preserve">heoretical implications of the </w:t>
      </w:r>
      <w:r w:rsidRPr="00A35951">
        <w:rPr>
          <w:rFonts w:ascii="Times New Roman" w:hAnsi="Times New Roman" w:cs="Times New Roman"/>
          <w:sz w:val="24"/>
          <w:szCs w:val="24"/>
        </w:rPr>
        <w:t>results for infants and adults. Given that different mechanisms are likely at pl</w:t>
      </w:r>
      <w:r>
        <w:rPr>
          <w:rFonts w:ascii="Times New Roman" w:hAnsi="Times New Roman" w:cs="Times New Roman"/>
          <w:sz w:val="24"/>
          <w:szCs w:val="24"/>
        </w:rPr>
        <w:t xml:space="preserve">ay for infants and adults, the </w:t>
      </w:r>
      <w:r w:rsidRPr="00A35951">
        <w:rPr>
          <w:rFonts w:ascii="Times New Roman" w:hAnsi="Times New Roman" w:cs="Times New Roman"/>
          <w:sz w:val="24"/>
          <w:szCs w:val="24"/>
        </w:rPr>
        <w:t>findings from the adult experiments and infant experiment</w:t>
      </w:r>
      <w:r w:rsidR="001064E6">
        <w:rPr>
          <w:rFonts w:ascii="Times New Roman" w:hAnsi="Times New Roman" w:cs="Times New Roman"/>
          <w:sz w:val="24"/>
          <w:szCs w:val="24"/>
        </w:rPr>
        <w:t>—</w:t>
      </w:r>
      <w:r w:rsidRPr="00A35951">
        <w:rPr>
          <w:rFonts w:ascii="Times New Roman" w:hAnsi="Times New Roman" w:cs="Times New Roman"/>
          <w:sz w:val="24"/>
          <w:szCs w:val="24"/>
        </w:rPr>
        <w:t>as well as their the</w:t>
      </w:r>
      <w:r>
        <w:rPr>
          <w:rFonts w:ascii="Times New Roman" w:hAnsi="Times New Roman" w:cs="Times New Roman"/>
          <w:sz w:val="24"/>
          <w:szCs w:val="24"/>
        </w:rPr>
        <w:t>oretical implications</w:t>
      </w:r>
      <w:r w:rsidR="00C44299">
        <w:rPr>
          <w:rFonts w:ascii="Times New Roman" w:hAnsi="Times New Roman" w:cs="Times New Roman"/>
          <w:sz w:val="24"/>
          <w:szCs w:val="24"/>
        </w:rPr>
        <w:t xml:space="preserve"> and limitations of the adult and infants experiments</w:t>
      </w:r>
      <w:r w:rsidR="001064E6">
        <w:rPr>
          <w:rFonts w:ascii="Times New Roman" w:hAnsi="Times New Roman" w:cs="Times New Roman"/>
          <w:sz w:val="24"/>
          <w:szCs w:val="24"/>
        </w:rPr>
        <w:t>—</w:t>
      </w:r>
      <w:r>
        <w:rPr>
          <w:rFonts w:ascii="Times New Roman" w:hAnsi="Times New Roman" w:cs="Times New Roman"/>
          <w:sz w:val="24"/>
          <w:szCs w:val="24"/>
        </w:rPr>
        <w:t xml:space="preserve">will be </w:t>
      </w:r>
      <w:r w:rsidRPr="00A35951">
        <w:rPr>
          <w:rFonts w:ascii="Times New Roman" w:hAnsi="Times New Roman" w:cs="Times New Roman"/>
          <w:sz w:val="24"/>
          <w:szCs w:val="24"/>
        </w:rPr>
        <w:t xml:space="preserve">discussed </w:t>
      </w:r>
      <w:r w:rsidR="001064E6">
        <w:rPr>
          <w:rFonts w:ascii="Times New Roman" w:hAnsi="Times New Roman" w:cs="Times New Roman"/>
          <w:sz w:val="24"/>
          <w:szCs w:val="24"/>
        </w:rPr>
        <w:t>in separate sections</w:t>
      </w:r>
      <w:r w:rsidRPr="00A35951">
        <w:rPr>
          <w:rFonts w:ascii="Times New Roman" w:hAnsi="Times New Roman" w:cs="Times New Roman"/>
          <w:sz w:val="24"/>
          <w:szCs w:val="24"/>
        </w:rPr>
        <w:t>.</w:t>
      </w:r>
    </w:p>
    <w:p w14:paraId="5C3F2877" w14:textId="3A3D7C5C" w:rsidR="00A35951" w:rsidRDefault="005B2D27" w:rsidP="009834E9">
      <w:pPr>
        <w:pStyle w:val="Heading2"/>
      </w:pPr>
      <w:bookmarkStart w:id="229" w:name="_Toc522727431"/>
      <w:r>
        <w:t xml:space="preserve">Summary of </w:t>
      </w:r>
      <w:r w:rsidR="0074439E">
        <w:t>Adult Experiments</w:t>
      </w:r>
      <w:bookmarkEnd w:id="229"/>
      <w:r w:rsidR="00A35951" w:rsidRPr="00A35951">
        <w:t xml:space="preserve">  </w:t>
      </w:r>
    </w:p>
    <w:p w14:paraId="3D24445F" w14:textId="74A2B360" w:rsidR="0074439E" w:rsidRDefault="0074439E" w:rsidP="00C7016D">
      <w:pPr>
        <w:spacing w:line="480" w:lineRule="auto"/>
        <w:ind w:firstLine="720"/>
        <w:contextualSpacing/>
        <w:rPr>
          <w:rFonts w:ascii="Times New Roman" w:hAnsi="Times New Roman" w:cs="Times New Roman"/>
          <w:sz w:val="24"/>
          <w:szCs w:val="24"/>
        </w:rPr>
      </w:pPr>
      <w:r w:rsidRPr="0074439E">
        <w:rPr>
          <w:rFonts w:ascii="Times New Roman" w:hAnsi="Times New Roman" w:cs="Times New Roman"/>
          <w:sz w:val="24"/>
          <w:szCs w:val="24"/>
        </w:rPr>
        <w:t xml:space="preserve">The results </w:t>
      </w:r>
      <w:r>
        <w:rPr>
          <w:rFonts w:ascii="Times New Roman" w:hAnsi="Times New Roman" w:cs="Times New Roman"/>
          <w:sz w:val="24"/>
          <w:szCs w:val="24"/>
        </w:rPr>
        <w:t>of the adult experiments</w:t>
      </w:r>
      <w:r w:rsidRPr="0074439E">
        <w:rPr>
          <w:rFonts w:ascii="Times New Roman" w:hAnsi="Times New Roman" w:cs="Times New Roman"/>
          <w:sz w:val="24"/>
          <w:szCs w:val="24"/>
        </w:rPr>
        <w:t xml:space="preserve"> have important implications for theories that claim that </w:t>
      </w:r>
      <w:r>
        <w:rPr>
          <w:rFonts w:ascii="Times New Roman" w:hAnsi="Times New Roman" w:cs="Times New Roman"/>
          <w:sz w:val="24"/>
          <w:szCs w:val="24"/>
        </w:rPr>
        <w:t xml:space="preserve">humans represent causal event </w:t>
      </w:r>
      <w:r w:rsidRPr="0074439E">
        <w:rPr>
          <w:rFonts w:ascii="Times New Roman" w:hAnsi="Times New Roman" w:cs="Times New Roman"/>
          <w:sz w:val="24"/>
          <w:szCs w:val="24"/>
        </w:rPr>
        <w:t>as CGMs. One such theory</w:t>
      </w:r>
      <w:r>
        <w:rPr>
          <w:rFonts w:ascii="Times New Roman" w:hAnsi="Times New Roman" w:cs="Times New Roman"/>
          <w:sz w:val="24"/>
          <w:szCs w:val="24"/>
        </w:rPr>
        <w:t xml:space="preserve"> </w:t>
      </w:r>
      <w:r w:rsidRPr="0074439E">
        <w:rPr>
          <w:rFonts w:ascii="Times New Roman" w:hAnsi="Times New Roman" w:cs="Times New Roman"/>
          <w:sz w:val="24"/>
          <w:szCs w:val="24"/>
        </w:rPr>
        <w:t>that makes this claim</w:t>
      </w:r>
      <w:r>
        <w:rPr>
          <w:rFonts w:ascii="Times New Roman" w:hAnsi="Times New Roman" w:cs="Times New Roman"/>
          <w:sz w:val="24"/>
          <w:szCs w:val="24"/>
        </w:rPr>
        <w:t>—which is discussed in detail in Section 3.5 in the Introduction—</w:t>
      </w:r>
      <w:r w:rsidRPr="0074439E">
        <w:rPr>
          <w:rFonts w:ascii="Times New Roman" w:hAnsi="Times New Roman" w:cs="Times New Roman"/>
          <w:sz w:val="24"/>
          <w:szCs w:val="24"/>
        </w:rPr>
        <w:t>is the Bayesian inference accoun</w:t>
      </w:r>
      <w:r>
        <w:rPr>
          <w:rFonts w:ascii="Times New Roman" w:hAnsi="Times New Roman" w:cs="Times New Roman"/>
          <w:sz w:val="24"/>
          <w:szCs w:val="24"/>
        </w:rPr>
        <w:t xml:space="preserve">t (e.g., Gopnik et al., 2004). </w:t>
      </w:r>
      <w:r w:rsidR="003455CB">
        <w:rPr>
          <w:rFonts w:ascii="Times New Roman" w:hAnsi="Times New Roman" w:cs="Times New Roman"/>
          <w:sz w:val="24"/>
          <w:szCs w:val="24"/>
        </w:rPr>
        <w:t>Recall that p</w:t>
      </w:r>
      <w:r w:rsidRPr="0074439E">
        <w:rPr>
          <w:rFonts w:ascii="Times New Roman" w:hAnsi="Times New Roman" w:cs="Times New Roman"/>
          <w:sz w:val="24"/>
          <w:szCs w:val="24"/>
        </w:rPr>
        <w:t>roponents of this perspective maintain that in the same way that humans possess</w:t>
      </w:r>
      <w:r>
        <w:rPr>
          <w:rFonts w:ascii="Times New Roman" w:hAnsi="Times New Roman" w:cs="Times New Roman"/>
          <w:sz w:val="24"/>
          <w:szCs w:val="24"/>
        </w:rPr>
        <w:t xml:space="preserve"> an evolved visual system that </w:t>
      </w:r>
      <w:r w:rsidRPr="0074439E">
        <w:rPr>
          <w:rFonts w:ascii="Times New Roman" w:hAnsi="Times New Roman" w:cs="Times New Roman"/>
          <w:sz w:val="24"/>
          <w:szCs w:val="24"/>
        </w:rPr>
        <w:t>reconstructs the visual environment from two-dimensional retinal input, so humans</w:t>
      </w:r>
      <w:r>
        <w:rPr>
          <w:rFonts w:ascii="Times New Roman" w:hAnsi="Times New Roman" w:cs="Times New Roman"/>
          <w:sz w:val="24"/>
          <w:szCs w:val="24"/>
        </w:rPr>
        <w:t xml:space="preserve"> have an evolved causal system </w:t>
      </w:r>
      <w:r w:rsidRPr="0074439E">
        <w:rPr>
          <w:rFonts w:ascii="Times New Roman" w:hAnsi="Times New Roman" w:cs="Times New Roman"/>
          <w:sz w:val="24"/>
          <w:szCs w:val="24"/>
        </w:rPr>
        <w:t>that reconstructs causal relations in the world as CGMs based on conditional indep</w:t>
      </w:r>
      <w:r>
        <w:rPr>
          <w:rFonts w:ascii="Times New Roman" w:hAnsi="Times New Roman" w:cs="Times New Roman"/>
          <w:sz w:val="24"/>
          <w:szCs w:val="24"/>
        </w:rPr>
        <w:t xml:space="preserve">endence information and causal </w:t>
      </w:r>
      <w:r w:rsidRPr="0074439E">
        <w:rPr>
          <w:rFonts w:ascii="Times New Roman" w:hAnsi="Times New Roman" w:cs="Times New Roman"/>
          <w:sz w:val="24"/>
          <w:szCs w:val="24"/>
        </w:rPr>
        <w:t xml:space="preserve">data.  </w:t>
      </w:r>
      <w:r w:rsidR="0001697F">
        <w:rPr>
          <w:rFonts w:ascii="Times New Roman" w:hAnsi="Times New Roman" w:cs="Times New Roman"/>
          <w:sz w:val="24"/>
          <w:szCs w:val="24"/>
        </w:rPr>
        <w:t>As was discussed in the Introduction, t</w:t>
      </w:r>
      <w:r w:rsidRPr="0074439E">
        <w:rPr>
          <w:rFonts w:ascii="Times New Roman" w:hAnsi="Times New Roman" w:cs="Times New Roman"/>
          <w:sz w:val="24"/>
          <w:szCs w:val="24"/>
        </w:rPr>
        <w:t>he crux of this argument is that learners use a simple form of Bayes' rule to reason over</w:t>
      </w:r>
      <w:r>
        <w:rPr>
          <w:rFonts w:ascii="Times New Roman" w:hAnsi="Times New Roman" w:cs="Times New Roman"/>
          <w:sz w:val="24"/>
          <w:szCs w:val="24"/>
        </w:rPr>
        <w:t xml:space="preserve"> a sample space </w:t>
      </w:r>
      <w:r w:rsidRPr="0074439E">
        <w:rPr>
          <w:rFonts w:ascii="Times New Roman" w:hAnsi="Times New Roman" w:cs="Times New Roman"/>
          <w:sz w:val="24"/>
          <w:szCs w:val="24"/>
        </w:rPr>
        <w:t>that consists of potentially an infinite number of CGM structures and</w:t>
      </w:r>
      <w:r w:rsidR="00164046">
        <w:rPr>
          <w:rFonts w:ascii="Times New Roman" w:hAnsi="Times New Roman" w:cs="Times New Roman"/>
          <w:sz w:val="24"/>
          <w:szCs w:val="24"/>
        </w:rPr>
        <w:t xml:space="preserve"> to</w:t>
      </w:r>
      <w:r w:rsidRPr="0074439E">
        <w:rPr>
          <w:rFonts w:ascii="Times New Roman" w:hAnsi="Times New Roman" w:cs="Times New Roman"/>
          <w:sz w:val="24"/>
          <w:szCs w:val="24"/>
        </w:rPr>
        <w:t xml:space="preserve"> choose which</w:t>
      </w:r>
      <w:r>
        <w:rPr>
          <w:rFonts w:ascii="Times New Roman" w:hAnsi="Times New Roman" w:cs="Times New Roman"/>
          <w:sz w:val="24"/>
          <w:szCs w:val="24"/>
        </w:rPr>
        <w:t xml:space="preserve"> of these structures generated—</w:t>
      </w:r>
      <w:r w:rsidRPr="0074439E">
        <w:rPr>
          <w:rFonts w:ascii="Times New Roman" w:hAnsi="Times New Roman" w:cs="Times New Roman"/>
          <w:sz w:val="24"/>
          <w:szCs w:val="24"/>
        </w:rPr>
        <w:t xml:space="preserve">and thus is most consistent with, and provides the best account of—the observed </w:t>
      </w:r>
      <w:r>
        <w:rPr>
          <w:rFonts w:ascii="Times New Roman" w:hAnsi="Times New Roman" w:cs="Times New Roman"/>
          <w:sz w:val="24"/>
          <w:szCs w:val="24"/>
        </w:rPr>
        <w:t xml:space="preserve">causal data.  Support for this </w:t>
      </w:r>
      <w:r w:rsidRPr="0074439E">
        <w:rPr>
          <w:rFonts w:ascii="Times New Roman" w:hAnsi="Times New Roman" w:cs="Times New Roman"/>
          <w:sz w:val="24"/>
          <w:szCs w:val="24"/>
        </w:rPr>
        <w:t xml:space="preserve">perspective derives from research that ostensibly shows that infants (e.g., Sobel &amp; </w:t>
      </w:r>
      <w:r>
        <w:rPr>
          <w:rFonts w:ascii="Times New Roman" w:hAnsi="Times New Roman" w:cs="Times New Roman"/>
          <w:sz w:val="24"/>
          <w:szCs w:val="24"/>
        </w:rPr>
        <w:t xml:space="preserve">Kirkham, 2006, 2007), children </w:t>
      </w:r>
      <w:r w:rsidRPr="0074439E">
        <w:rPr>
          <w:rFonts w:ascii="Times New Roman" w:hAnsi="Times New Roman" w:cs="Times New Roman"/>
          <w:sz w:val="24"/>
          <w:szCs w:val="24"/>
        </w:rPr>
        <w:t xml:space="preserve">(Gopnik et al., 2001; Sobel et al., 2004), and adults (e.g., Griffiths et al., </w:t>
      </w:r>
      <w:r>
        <w:rPr>
          <w:rFonts w:ascii="Times New Roman" w:hAnsi="Times New Roman" w:cs="Times New Roman"/>
          <w:sz w:val="24"/>
          <w:szCs w:val="24"/>
        </w:rPr>
        <w:t xml:space="preserve">2011) are </w:t>
      </w:r>
      <w:r>
        <w:rPr>
          <w:rFonts w:ascii="Times New Roman" w:hAnsi="Times New Roman" w:cs="Times New Roman"/>
          <w:sz w:val="24"/>
          <w:szCs w:val="24"/>
        </w:rPr>
        <w:lastRenderedPageBreak/>
        <w:t xml:space="preserve">sensitive to and use </w:t>
      </w:r>
      <w:r w:rsidRPr="0074439E">
        <w:rPr>
          <w:rFonts w:ascii="Times New Roman" w:hAnsi="Times New Roman" w:cs="Times New Roman"/>
          <w:sz w:val="24"/>
          <w:szCs w:val="24"/>
        </w:rPr>
        <w:t>Bayes’ rule to perceive and reason about causal events in a variety of causal contexts.</w:t>
      </w:r>
    </w:p>
    <w:p w14:paraId="11FAE96E" w14:textId="6930661F" w:rsidR="005B64AC" w:rsidRDefault="005B64AC" w:rsidP="00C7016D">
      <w:pPr>
        <w:spacing w:line="480" w:lineRule="auto"/>
        <w:ind w:firstLine="720"/>
        <w:contextualSpacing/>
        <w:rPr>
          <w:rFonts w:ascii="Times New Roman" w:hAnsi="Times New Roman" w:cs="Times New Roman"/>
          <w:sz w:val="24"/>
          <w:szCs w:val="24"/>
        </w:rPr>
      </w:pPr>
      <w:r w:rsidRPr="005B64AC">
        <w:rPr>
          <w:rFonts w:ascii="Times New Roman" w:hAnsi="Times New Roman" w:cs="Times New Roman"/>
          <w:sz w:val="24"/>
          <w:szCs w:val="24"/>
        </w:rPr>
        <w:t>The finding that adults showed little evidence that they could represent four-</w:t>
      </w:r>
      <w:r>
        <w:rPr>
          <w:rFonts w:ascii="Times New Roman" w:hAnsi="Times New Roman" w:cs="Times New Roman"/>
          <w:sz w:val="24"/>
          <w:szCs w:val="24"/>
        </w:rPr>
        <w:t xml:space="preserve">object, three-chain launching </w:t>
      </w:r>
      <w:r w:rsidRPr="005B64AC">
        <w:rPr>
          <w:rFonts w:ascii="Times New Roman" w:hAnsi="Times New Roman" w:cs="Times New Roman"/>
          <w:sz w:val="24"/>
          <w:szCs w:val="24"/>
        </w:rPr>
        <w:t>sequences as CGMs is important because it challenges the fundamental tenet of the Ba</w:t>
      </w:r>
      <w:r>
        <w:rPr>
          <w:rFonts w:ascii="Times New Roman" w:hAnsi="Times New Roman" w:cs="Times New Roman"/>
          <w:sz w:val="24"/>
          <w:szCs w:val="24"/>
        </w:rPr>
        <w:t xml:space="preserve">yesian inference account. This </w:t>
      </w:r>
      <w:r w:rsidRPr="005B64AC">
        <w:rPr>
          <w:rFonts w:ascii="Times New Roman" w:hAnsi="Times New Roman" w:cs="Times New Roman"/>
          <w:sz w:val="24"/>
          <w:szCs w:val="24"/>
        </w:rPr>
        <w:t>is because—unlike some of its less central claims such as the claim that human</w:t>
      </w:r>
      <w:r>
        <w:rPr>
          <w:rFonts w:ascii="Times New Roman" w:hAnsi="Times New Roman" w:cs="Times New Roman"/>
          <w:sz w:val="24"/>
          <w:szCs w:val="24"/>
        </w:rPr>
        <w:t xml:space="preserve">s use Bayes' rule to engage in </w:t>
      </w:r>
      <w:r w:rsidRPr="005B64AC">
        <w:rPr>
          <w:rFonts w:ascii="Times New Roman" w:hAnsi="Times New Roman" w:cs="Times New Roman"/>
          <w:sz w:val="24"/>
          <w:szCs w:val="24"/>
        </w:rPr>
        <w:t>backwards-blocking reasoning (e.g., Griffiths et al., 20</w:t>
      </w:r>
      <w:r w:rsidR="00FE0FAA">
        <w:rPr>
          <w:rFonts w:ascii="Times New Roman" w:hAnsi="Times New Roman" w:cs="Times New Roman"/>
          <w:sz w:val="24"/>
          <w:szCs w:val="24"/>
        </w:rPr>
        <w:t>11</w:t>
      </w:r>
      <w:r w:rsidRPr="005B64AC">
        <w:rPr>
          <w:rFonts w:ascii="Times New Roman" w:hAnsi="Times New Roman" w:cs="Times New Roman"/>
          <w:sz w:val="24"/>
          <w:szCs w:val="24"/>
        </w:rPr>
        <w:t>; Sobel et al., 2004</w:t>
      </w:r>
      <w:r>
        <w:rPr>
          <w:rFonts w:ascii="Times New Roman" w:hAnsi="Times New Roman" w:cs="Times New Roman"/>
          <w:sz w:val="24"/>
          <w:szCs w:val="24"/>
        </w:rPr>
        <w:t>; cf., Benton &amp; Rakison, 2016)—</w:t>
      </w:r>
      <w:r w:rsidRPr="005B64AC">
        <w:rPr>
          <w:rFonts w:ascii="Times New Roman" w:hAnsi="Times New Roman" w:cs="Times New Roman"/>
          <w:sz w:val="24"/>
          <w:szCs w:val="24"/>
        </w:rPr>
        <w:t xml:space="preserve">representing causal events as CGMs is the </w:t>
      </w:r>
      <w:r w:rsidRPr="005B64AC">
        <w:rPr>
          <w:rFonts w:ascii="Times New Roman" w:hAnsi="Times New Roman" w:cs="Times New Roman"/>
          <w:i/>
          <w:sz w:val="24"/>
          <w:szCs w:val="24"/>
        </w:rPr>
        <w:t>sine qua non</w:t>
      </w:r>
      <w:r w:rsidRPr="005B64AC">
        <w:rPr>
          <w:rFonts w:ascii="Times New Roman" w:hAnsi="Times New Roman" w:cs="Times New Roman"/>
          <w:sz w:val="24"/>
          <w:szCs w:val="24"/>
        </w:rPr>
        <w:t xml:space="preserve"> of this account. This is bec</w:t>
      </w:r>
      <w:r>
        <w:rPr>
          <w:rFonts w:ascii="Times New Roman" w:hAnsi="Times New Roman" w:cs="Times New Roman"/>
          <w:sz w:val="24"/>
          <w:szCs w:val="24"/>
        </w:rPr>
        <w:t xml:space="preserve">ause the claim that humans use </w:t>
      </w:r>
      <w:r w:rsidRPr="005B64AC">
        <w:rPr>
          <w:rFonts w:ascii="Times New Roman" w:hAnsi="Times New Roman" w:cs="Times New Roman"/>
          <w:sz w:val="24"/>
          <w:szCs w:val="24"/>
        </w:rPr>
        <w:t>Bayes' rule to choose the most likely structure presupposes that causal events are represented as</w:t>
      </w:r>
      <w:r>
        <w:rPr>
          <w:rFonts w:ascii="Times New Roman" w:hAnsi="Times New Roman" w:cs="Times New Roman"/>
          <w:sz w:val="24"/>
          <w:szCs w:val="24"/>
        </w:rPr>
        <w:t xml:space="preserve"> CGMs in the first </w:t>
      </w:r>
      <w:r w:rsidRPr="005B64AC">
        <w:rPr>
          <w:rFonts w:ascii="Times New Roman" w:hAnsi="Times New Roman" w:cs="Times New Roman"/>
          <w:sz w:val="24"/>
          <w:szCs w:val="24"/>
        </w:rPr>
        <w:t>place. In other words, a Bayesian analysis of causal events is only possible if th</w:t>
      </w:r>
      <w:r>
        <w:rPr>
          <w:rFonts w:ascii="Times New Roman" w:hAnsi="Times New Roman" w:cs="Times New Roman"/>
          <w:sz w:val="24"/>
          <w:szCs w:val="24"/>
        </w:rPr>
        <w:t xml:space="preserve">e learner has represented such </w:t>
      </w:r>
      <w:r w:rsidRPr="005B64AC">
        <w:rPr>
          <w:rFonts w:ascii="Times New Roman" w:hAnsi="Times New Roman" w:cs="Times New Roman"/>
          <w:sz w:val="24"/>
          <w:szCs w:val="24"/>
        </w:rPr>
        <w:t>causal events as CGMs—in a potentially exponential space composed of CGMs—over whic</w:t>
      </w:r>
      <w:r>
        <w:rPr>
          <w:rFonts w:ascii="Times New Roman" w:hAnsi="Times New Roman" w:cs="Times New Roman"/>
          <w:sz w:val="24"/>
          <w:szCs w:val="24"/>
        </w:rPr>
        <w:t xml:space="preserve">h Bayes' rule can then operate </w:t>
      </w:r>
      <w:r w:rsidRPr="005B64AC">
        <w:rPr>
          <w:rFonts w:ascii="Times New Roman" w:hAnsi="Times New Roman" w:cs="Times New Roman"/>
          <w:sz w:val="24"/>
          <w:szCs w:val="24"/>
        </w:rPr>
        <w:t>to choose the structure with the highest posterior probability.</w:t>
      </w:r>
    </w:p>
    <w:p w14:paraId="4CEC652E" w14:textId="7B53ADE6" w:rsidR="00A35951" w:rsidRDefault="005B64AC" w:rsidP="00C7016D">
      <w:pPr>
        <w:spacing w:line="480" w:lineRule="auto"/>
        <w:ind w:firstLine="720"/>
        <w:contextualSpacing/>
        <w:rPr>
          <w:rFonts w:ascii="Times New Roman" w:hAnsi="Times New Roman" w:cs="Times New Roman"/>
          <w:sz w:val="24"/>
          <w:szCs w:val="24"/>
        </w:rPr>
      </w:pPr>
      <w:r w:rsidRPr="005B64AC">
        <w:rPr>
          <w:rFonts w:ascii="Times New Roman" w:hAnsi="Times New Roman" w:cs="Times New Roman"/>
          <w:sz w:val="24"/>
          <w:szCs w:val="24"/>
        </w:rPr>
        <w:t xml:space="preserve">It is worth noting that not all proponents of CGMs believe that humans use a simple </w:t>
      </w:r>
      <w:r>
        <w:rPr>
          <w:rFonts w:ascii="Times New Roman" w:hAnsi="Times New Roman" w:cs="Times New Roman"/>
          <w:sz w:val="24"/>
          <w:szCs w:val="24"/>
        </w:rPr>
        <w:t xml:space="preserve">form of Bayes' rule to choose </w:t>
      </w:r>
      <w:r w:rsidRPr="005B64AC">
        <w:rPr>
          <w:rFonts w:ascii="Times New Roman" w:hAnsi="Times New Roman" w:cs="Times New Roman"/>
          <w:sz w:val="24"/>
          <w:szCs w:val="24"/>
        </w:rPr>
        <w:t>the CGM with the highest posterior probability. For example, Waldmann (1996, 200</w:t>
      </w:r>
      <w:r w:rsidR="00FE0FAA">
        <w:rPr>
          <w:rFonts w:ascii="Times New Roman" w:hAnsi="Times New Roman" w:cs="Times New Roman"/>
          <w:sz w:val="24"/>
          <w:szCs w:val="24"/>
        </w:rPr>
        <w:t>1</w:t>
      </w:r>
      <w:r>
        <w:rPr>
          <w:rFonts w:ascii="Times New Roman" w:hAnsi="Times New Roman" w:cs="Times New Roman"/>
          <w:sz w:val="24"/>
          <w:szCs w:val="24"/>
        </w:rPr>
        <w:t xml:space="preserve">) argued in his causal-models </w:t>
      </w:r>
      <w:r w:rsidRPr="005B64AC">
        <w:rPr>
          <w:rFonts w:ascii="Times New Roman" w:hAnsi="Times New Roman" w:cs="Times New Roman"/>
          <w:sz w:val="24"/>
          <w:szCs w:val="24"/>
        </w:rPr>
        <w:t>theory account that rather than using Bayes' rule to learn and choose the most likely</w:t>
      </w:r>
      <w:r>
        <w:rPr>
          <w:rFonts w:ascii="Times New Roman" w:hAnsi="Times New Roman" w:cs="Times New Roman"/>
          <w:sz w:val="24"/>
          <w:szCs w:val="24"/>
        </w:rPr>
        <w:t xml:space="preserve"> causal structure, humans (a) </w:t>
      </w:r>
      <w:r w:rsidRPr="005B64AC">
        <w:rPr>
          <w:rFonts w:ascii="Times New Roman" w:hAnsi="Times New Roman" w:cs="Times New Roman"/>
          <w:sz w:val="24"/>
          <w:szCs w:val="24"/>
        </w:rPr>
        <w:t>compute conditional contrasts to determine the best causal model, (b) use temporal cues rather than conditi</w:t>
      </w:r>
      <w:r>
        <w:rPr>
          <w:rFonts w:ascii="Times New Roman" w:hAnsi="Times New Roman" w:cs="Times New Roman"/>
          <w:sz w:val="24"/>
          <w:szCs w:val="24"/>
        </w:rPr>
        <w:t xml:space="preserve">onal </w:t>
      </w:r>
      <w:r w:rsidRPr="005B64AC">
        <w:rPr>
          <w:rFonts w:ascii="Times New Roman" w:hAnsi="Times New Roman" w:cs="Times New Roman"/>
          <w:sz w:val="24"/>
          <w:szCs w:val="24"/>
        </w:rPr>
        <w:t>dependence information to learn the structure of CGMs, and (c) that these causal m</w:t>
      </w:r>
      <w:r>
        <w:rPr>
          <w:rFonts w:ascii="Times New Roman" w:hAnsi="Times New Roman" w:cs="Times New Roman"/>
          <w:sz w:val="24"/>
          <w:szCs w:val="24"/>
        </w:rPr>
        <w:t xml:space="preserve">odels are specialized and, as </w:t>
      </w:r>
      <w:r w:rsidRPr="005B64AC">
        <w:rPr>
          <w:rFonts w:ascii="Times New Roman" w:hAnsi="Times New Roman" w:cs="Times New Roman"/>
          <w:sz w:val="24"/>
          <w:szCs w:val="24"/>
        </w:rPr>
        <w:t>such, support domain-specific causal inferences. The results presented here have im</w:t>
      </w:r>
      <w:r>
        <w:rPr>
          <w:rFonts w:ascii="Times New Roman" w:hAnsi="Times New Roman" w:cs="Times New Roman"/>
          <w:sz w:val="24"/>
          <w:szCs w:val="24"/>
        </w:rPr>
        <w:t xml:space="preserve">portant implications for both </w:t>
      </w:r>
      <w:r w:rsidRPr="005B64AC">
        <w:rPr>
          <w:rFonts w:ascii="Times New Roman" w:hAnsi="Times New Roman" w:cs="Times New Roman"/>
          <w:sz w:val="24"/>
          <w:szCs w:val="24"/>
        </w:rPr>
        <w:t>the Bayesian-inference and causal-models accounts given that the ability to repres</w:t>
      </w:r>
      <w:r>
        <w:rPr>
          <w:rFonts w:ascii="Times New Roman" w:hAnsi="Times New Roman" w:cs="Times New Roman"/>
          <w:sz w:val="24"/>
          <w:szCs w:val="24"/>
        </w:rPr>
        <w:t xml:space="preserve">ent causal events as CGMs was </w:t>
      </w:r>
      <w:r w:rsidRPr="005B64AC">
        <w:rPr>
          <w:rFonts w:ascii="Times New Roman" w:hAnsi="Times New Roman" w:cs="Times New Roman"/>
          <w:sz w:val="24"/>
          <w:szCs w:val="24"/>
        </w:rPr>
        <w:t>limited: sensitivity to the Markov condition and Markov-equivalence classes was</w:t>
      </w:r>
      <w:r>
        <w:rPr>
          <w:rFonts w:ascii="Times New Roman" w:hAnsi="Times New Roman" w:cs="Times New Roman"/>
          <w:sz w:val="24"/>
          <w:szCs w:val="24"/>
        </w:rPr>
        <w:t xml:space="preserve"> not robust to changes to</w:t>
      </w:r>
      <w:r w:rsidRPr="005B64AC">
        <w:rPr>
          <w:rFonts w:ascii="Times New Roman" w:hAnsi="Times New Roman" w:cs="Times New Roman"/>
          <w:sz w:val="24"/>
          <w:szCs w:val="24"/>
        </w:rPr>
        <w:t xml:space="preserve"> </w:t>
      </w:r>
      <w:r>
        <w:rPr>
          <w:rFonts w:ascii="Times New Roman" w:hAnsi="Times New Roman" w:cs="Times New Roman"/>
          <w:sz w:val="24"/>
          <w:szCs w:val="24"/>
        </w:rPr>
        <w:t xml:space="preserve">low-level perceptual </w:t>
      </w:r>
      <w:r w:rsidRPr="005B64AC">
        <w:rPr>
          <w:rFonts w:ascii="Times New Roman" w:hAnsi="Times New Roman" w:cs="Times New Roman"/>
          <w:sz w:val="24"/>
          <w:szCs w:val="24"/>
        </w:rPr>
        <w:lastRenderedPageBreak/>
        <w:t>features and cues, emerged under some</w:t>
      </w:r>
      <w:r>
        <w:rPr>
          <w:rFonts w:ascii="Times New Roman" w:hAnsi="Times New Roman" w:cs="Times New Roman"/>
          <w:sz w:val="24"/>
          <w:szCs w:val="24"/>
        </w:rPr>
        <w:t>,</w:t>
      </w:r>
      <w:r w:rsidRPr="005B64AC">
        <w:rPr>
          <w:rFonts w:ascii="Times New Roman" w:hAnsi="Times New Roman" w:cs="Times New Roman"/>
          <w:sz w:val="24"/>
          <w:szCs w:val="24"/>
        </w:rPr>
        <w:t xml:space="preserve"> but not under other</w:t>
      </w:r>
      <w:r>
        <w:rPr>
          <w:rFonts w:ascii="Times New Roman" w:hAnsi="Times New Roman" w:cs="Times New Roman"/>
          <w:sz w:val="24"/>
          <w:szCs w:val="24"/>
        </w:rPr>
        <w:t>,</w:t>
      </w:r>
      <w:r w:rsidRPr="005B64AC">
        <w:rPr>
          <w:rFonts w:ascii="Times New Roman" w:hAnsi="Times New Roman" w:cs="Times New Roman"/>
          <w:sz w:val="24"/>
          <w:szCs w:val="24"/>
        </w:rPr>
        <w:t xml:space="preserve"> conditions, and was </w:t>
      </w:r>
      <w:r>
        <w:rPr>
          <w:rFonts w:ascii="Times New Roman" w:hAnsi="Times New Roman" w:cs="Times New Roman"/>
          <w:sz w:val="24"/>
          <w:szCs w:val="24"/>
        </w:rPr>
        <w:t xml:space="preserve">present in a relatively small subset </w:t>
      </w:r>
      <w:r w:rsidRPr="005B64AC">
        <w:rPr>
          <w:rFonts w:ascii="Times New Roman" w:hAnsi="Times New Roman" w:cs="Times New Roman"/>
          <w:sz w:val="24"/>
          <w:szCs w:val="24"/>
        </w:rPr>
        <w:t xml:space="preserve">of subjects. This means that both views should perhaps be </w:t>
      </w:r>
      <w:r w:rsidR="003647DB">
        <w:rPr>
          <w:rFonts w:ascii="Times New Roman" w:hAnsi="Times New Roman" w:cs="Times New Roman"/>
          <w:sz w:val="24"/>
          <w:szCs w:val="24"/>
        </w:rPr>
        <w:t>endorsed</w:t>
      </w:r>
      <w:r w:rsidRPr="005B64AC">
        <w:rPr>
          <w:rFonts w:ascii="Times New Roman" w:hAnsi="Times New Roman" w:cs="Times New Roman"/>
          <w:sz w:val="24"/>
          <w:szCs w:val="24"/>
        </w:rPr>
        <w:t xml:space="preserve"> cautiously as </w:t>
      </w:r>
      <w:r>
        <w:rPr>
          <w:rFonts w:ascii="Times New Roman" w:hAnsi="Times New Roman" w:cs="Times New Roman"/>
          <w:sz w:val="24"/>
          <w:szCs w:val="24"/>
        </w:rPr>
        <w:t xml:space="preserve">viable accounts of how humans </w:t>
      </w:r>
      <w:r w:rsidRPr="005B64AC">
        <w:rPr>
          <w:rFonts w:ascii="Times New Roman" w:hAnsi="Times New Roman" w:cs="Times New Roman"/>
          <w:sz w:val="24"/>
          <w:szCs w:val="24"/>
        </w:rPr>
        <w:t>represent causal events in the world.</w:t>
      </w:r>
    </w:p>
    <w:p w14:paraId="68A883F6" w14:textId="210E8448" w:rsidR="00406C3F" w:rsidRDefault="00406C3F" w:rsidP="00C7016D">
      <w:pPr>
        <w:spacing w:line="480" w:lineRule="auto"/>
        <w:ind w:firstLine="720"/>
        <w:contextualSpacing/>
        <w:rPr>
          <w:rFonts w:ascii="Times New Roman" w:hAnsi="Times New Roman" w:cs="Times New Roman"/>
          <w:sz w:val="24"/>
          <w:szCs w:val="24"/>
        </w:rPr>
      </w:pPr>
      <w:r w:rsidRPr="00406C3F">
        <w:rPr>
          <w:rFonts w:ascii="Times New Roman" w:hAnsi="Times New Roman" w:cs="Times New Roman"/>
          <w:sz w:val="24"/>
          <w:szCs w:val="24"/>
        </w:rPr>
        <w:t>Given that adults showed a greater tendency to respond to the events based on low-leve</w:t>
      </w:r>
      <w:r>
        <w:rPr>
          <w:rFonts w:ascii="Times New Roman" w:hAnsi="Times New Roman" w:cs="Times New Roman"/>
          <w:sz w:val="24"/>
          <w:szCs w:val="24"/>
        </w:rPr>
        <w:t xml:space="preserve">l perceptual features than in </w:t>
      </w:r>
      <w:r w:rsidRPr="00406C3F">
        <w:rPr>
          <w:rFonts w:ascii="Times New Roman" w:hAnsi="Times New Roman" w:cs="Times New Roman"/>
          <w:sz w:val="24"/>
          <w:szCs w:val="24"/>
        </w:rPr>
        <w:t>terms of either the Markov condition or Markov-equivalence classes, there is reas</w:t>
      </w:r>
      <w:r>
        <w:rPr>
          <w:rFonts w:ascii="Times New Roman" w:hAnsi="Times New Roman" w:cs="Times New Roman"/>
          <w:sz w:val="24"/>
          <w:szCs w:val="24"/>
        </w:rPr>
        <w:t xml:space="preserve">on to think that they may have </w:t>
      </w:r>
      <w:r w:rsidRPr="00406C3F">
        <w:rPr>
          <w:rFonts w:ascii="Times New Roman" w:hAnsi="Times New Roman" w:cs="Times New Roman"/>
          <w:sz w:val="24"/>
          <w:szCs w:val="24"/>
        </w:rPr>
        <w:t>also processed the complex causal events used here associatively.  This is because</w:t>
      </w:r>
      <w:r>
        <w:rPr>
          <w:rFonts w:ascii="Times New Roman" w:hAnsi="Times New Roman" w:cs="Times New Roman"/>
          <w:sz w:val="24"/>
          <w:szCs w:val="24"/>
        </w:rPr>
        <w:t xml:space="preserve"> adults’ responses to the test </w:t>
      </w:r>
      <w:r w:rsidRPr="00406C3F">
        <w:rPr>
          <w:rFonts w:ascii="Times New Roman" w:hAnsi="Times New Roman" w:cs="Times New Roman"/>
          <w:sz w:val="24"/>
          <w:szCs w:val="24"/>
        </w:rPr>
        <w:t>events were consistent with what might be expected if they processed the events</w:t>
      </w:r>
      <w:r>
        <w:rPr>
          <w:rFonts w:ascii="Times New Roman" w:hAnsi="Times New Roman" w:cs="Times New Roman"/>
          <w:sz w:val="24"/>
          <w:szCs w:val="24"/>
        </w:rPr>
        <w:t xml:space="preserve">—and the relations between the </w:t>
      </w:r>
      <w:r w:rsidRPr="00406C3F">
        <w:rPr>
          <w:rFonts w:ascii="Times New Roman" w:hAnsi="Times New Roman" w:cs="Times New Roman"/>
          <w:sz w:val="24"/>
          <w:szCs w:val="24"/>
        </w:rPr>
        <w:t>objects and variables in these events—associatively. For example, adults in Experim</w:t>
      </w:r>
      <w:r>
        <w:rPr>
          <w:rFonts w:ascii="Times New Roman" w:hAnsi="Times New Roman" w:cs="Times New Roman"/>
          <w:sz w:val="24"/>
          <w:szCs w:val="24"/>
        </w:rPr>
        <w:t xml:space="preserve">ent 1 could have only provided </w:t>
      </w:r>
      <w:r w:rsidRPr="00406C3F">
        <w:rPr>
          <w:rFonts w:ascii="Times New Roman" w:hAnsi="Times New Roman" w:cs="Times New Roman"/>
          <w:sz w:val="24"/>
          <w:szCs w:val="24"/>
        </w:rPr>
        <w:t>higher inconsistency ratings to the test events in which the blue and red objects were spatially contiguous if they recognized that each object was associated with a particular position in the sequence</w:t>
      </w:r>
      <w:r>
        <w:rPr>
          <w:rFonts w:ascii="Times New Roman" w:hAnsi="Times New Roman" w:cs="Times New Roman"/>
          <w:sz w:val="24"/>
          <w:szCs w:val="24"/>
        </w:rPr>
        <w:t xml:space="preserve"> during training that was then </w:t>
      </w:r>
      <w:r w:rsidRPr="00406C3F">
        <w:rPr>
          <w:rFonts w:ascii="Times New Roman" w:hAnsi="Times New Roman" w:cs="Times New Roman"/>
          <w:sz w:val="24"/>
          <w:szCs w:val="24"/>
        </w:rPr>
        <w:t>violated in some of the test events but not in others. This account is cons</w:t>
      </w:r>
      <w:r>
        <w:rPr>
          <w:rFonts w:ascii="Times New Roman" w:hAnsi="Times New Roman" w:cs="Times New Roman"/>
          <w:sz w:val="24"/>
          <w:szCs w:val="24"/>
        </w:rPr>
        <w:t xml:space="preserve">istent with the predictions of </w:t>
      </w:r>
      <w:r w:rsidRPr="00406C3F">
        <w:rPr>
          <w:rFonts w:ascii="Times New Roman" w:hAnsi="Times New Roman" w:cs="Times New Roman"/>
          <w:sz w:val="24"/>
          <w:szCs w:val="24"/>
        </w:rPr>
        <w:t>associative accounts (e.g., Rescorla &amp; Wagner, 1972) and connectionist accounts (e.g., McClelland &amp; Thomp</w:t>
      </w:r>
      <w:r>
        <w:rPr>
          <w:rFonts w:ascii="Times New Roman" w:hAnsi="Times New Roman" w:cs="Times New Roman"/>
          <w:sz w:val="24"/>
          <w:szCs w:val="24"/>
        </w:rPr>
        <w:t xml:space="preserve">son, </w:t>
      </w:r>
      <w:r w:rsidRPr="00406C3F">
        <w:rPr>
          <w:rFonts w:ascii="Times New Roman" w:hAnsi="Times New Roman" w:cs="Times New Roman"/>
          <w:sz w:val="24"/>
          <w:szCs w:val="24"/>
        </w:rPr>
        <w:t>2007), and it should be explored further in future research; that is, an importa</w:t>
      </w:r>
      <w:r>
        <w:rPr>
          <w:rFonts w:ascii="Times New Roman" w:hAnsi="Times New Roman" w:cs="Times New Roman"/>
          <w:sz w:val="24"/>
          <w:szCs w:val="24"/>
        </w:rPr>
        <w:t xml:space="preserve">nt future direction will be to </w:t>
      </w:r>
      <w:r w:rsidRPr="00406C3F">
        <w:rPr>
          <w:rFonts w:ascii="Times New Roman" w:hAnsi="Times New Roman" w:cs="Times New Roman"/>
          <w:sz w:val="24"/>
          <w:szCs w:val="24"/>
        </w:rPr>
        <w:t>examine to what extent adults’ representations of the causal relation between object</w:t>
      </w:r>
      <w:r>
        <w:rPr>
          <w:rFonts w:ascii="Times New Roman" w:hAnsi="Times New Roman" w:cs="Times New Roman"/>
          <w:sz w:val="24"/>
          <w:szCs w:val="24"/>
        </w:rPr>
        <w:t xml:space="preserve">s and variables is grounded in </w:t>
      </w:r>
      <w:r w:rsidRPr="00406C3F">
        <w:rPr>
          <w:rFonts w:ascii="Times New Roman" w:hAnsi="Times New Roman" w:cs="Times New Roman"/>
          <w:sz w:val="24"/>
          <w:szCs w:val="24"/>
        </w:rPr>
        <w:t>the associative relation between the low-level perceptual features of such objects and variables.</w:t>
      </w:r>
      <w:r w:rsidR="009E625D">
        <w:rPr>
          <w:rFonts w:ascii="Times New Roman" w:hAnsi="Times New Roman" w:cs="Times New Roman"/>
          <w:sz w:val="24"/>
          <w:szCs w:val="24"/>
        </w:rPr>
        <w:t xml:space="preserve"> However, because the associative relations between the elements in the sequence and between their surface features were not experimentally or systematically</w:t>
      </w:r>
      <w:r w:rsidR="00223EC0">
        <w:rPr>
          <w:rFonts w:ascii="Times New Roman" w:hAnsi="Times New Roman" w:cs="Times New Roman"/>
          <w:sz w:val="24"/>
          <w:szCs w:val="24"/>
        </w:rPr>
        <w:t xml:space="preserve"> manipulated</w:t>
      </w:r>
      <w:r w:rsidR="009E625D">
        <w:rPr>
          <w:rFonts w:ascii="Times New Roman" w:hAnsi="Times New Roman" w:cs="Times New Roman"/>
          <w:sz w:val="24"/>
          <w:szCs w:val="24"/>
        </w:rPr>
        <w:t xml:space="preserve">, caution must be adopted before it can be concluded definitively that adults </w:t>
      </w:r>
      <w:r w:rsidR="009E6AAD">
        <w:rPr>
          <w:rFonts w:ascii="Times New Roman" w:hAnsi="Times New Roman" w:cs="Times New Roman"/>
          <w:sz w:val="24"/>
          <w:szCs w:val="24"/>
        </w:rPr>
        <w:t>process associatively complex launching sequences</w:t>
      </w:r>
      <w:r w:rsidR="009E625D">
        <w:rPr>
          <w:rFonts w:ascii="Times New Roman" w:hAnsi="Times New Roman" w:cs="Times New Roman"/>
          <w:sz w:val="24"/>
          <w:szCs w:val="24"/>
        </w:rPr>
        <w:t xml:space="preserve">. </w:t>
      </w:r>
    </w:p>
    <w:p w14:paraId="5C7D1646" w14:textId="66CEBDE2" w:rsidR="00916EDD" w:rsidRDefault="00916EDD" w:rsidP="00C7016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Before concluding this section, </w:t>
      </w:r>
      <w:r w:rsidRPr="00916EDD">
        <w:rPr>
          <w:rFonts w:ascii="Times New Roman" w:hAnsi="Times New Roman" w:cs="Times New Roman"/>
          <w:sz w:val="24"/>
          <w:szCs w:val="24"/>
        </w:rPr>
        <w:t>it is worth mentioning three potential criticisms of the prese</w:t>
      </w:r>
      <w:r>
        <w:rPr>
          <w:rFonts w:ascii="Times New Roman" w:hAnsi="Times New Roman" w:cs="Times New Roman"/>
          <w:sz w:val="24"/>
          <w:szCs w:val="24"/>
        </w:rPr>
        <w:t xml:space="preserve">nt studies. A first potential </w:t>
      </w:r>
      <w:r w:rsidRPr="00916EDD">
        <w:rPr>
          <w:rFonts w:ascii="Times New Roman" w:hAnsi="Times New Roman" w:cs="Times New Roman"/>
          <w:sz w:val="24"/>
          <w:szCs w:val="24"/>
        </w:rPr>
        <w:t xml:space="preserve">criticism is that the reason that adults’ sensitivity to the Markov </w:t>
      </w:r>
      <w:r w:rsidRPr="00916EDD">
        <w:rPr>
          <w:rFonts w:ascii="Times New Roman" w:hAnsi="Times New Roman" w:cs="Times New Roman"/>
          <w:sz w:val="24"/>
          <w:szCs w:val="24"/>
        </w:rPr>
        <w:lastRenderedPageBreak/>
        <w:t xml:space="preserve">condition and </w:t>
      </w:r>
      <w:r>
        <w:rPr>
          <w:rFonts w:ascii="Times New Roman" w:hAnsi="Times New Roman" w:cs="Times New Roman"/>
          <w:sz w:val="24"/>
          <w:szCs w:val="24"/>
        </w:rPr>
        <w:t xml:space="preserve">Markov-equivalence classes was </w:t>
      </w:r>
      <w:r w:rsidRPr="00916EDD">
        <w:rPr>
          <w:rFonts w:ascii="Times New Roman" w:hAnsi="Times New Roman" w:cs="Times New Roman"/>
          <w:sz w:val="24"/>
          <w:szCs w:val="24"/>
        </w:rPr>
        <w:t>restricted was because they were shown sequences that included temporal cues to cau</w:t>
      </w:r>
      <w:r>
        <w:rPr>
          <w:rFonts w:ascii="Times New Roman" w:hAnsi="Times New Roman" w:cs="Times New Roman"/>
          <w:sz w:val="24"/>
          <w:szCs w:val="24"/>
        </w:rPr>
        <w:t xml:space="preserve">sality; that is, adults in the </w:t>
      </w:r>
      <w:r w:rsidRPr="00916EDD">
        <w:rPr>
          <w:rFonts w:ascii="Times New Roman" w:hAnsi="Times New Roman" w:cs="Times New Roman"/>
          <w:sz w:val="24"/>
          <w:szCs w:val="24"/>
        </w:rPr>
        <w:t>present series of experiments explicitly were shown the order in which some objects</w:t>
      </w:r>
      <w:r>
        <w:rPr>
          <w:rFonts w:ascii="Times New Roman" w:hAnsi="Times New Roman" w:cs="Times New Roman"/>
          <w:sz w:val="24"/>
          <w:szCs w:val="24"/>
        </w:rPr>
        <w:t xml:space="preserve"> caused other objects to move. </w:t>
      </w:r>
      <w:r w:rsidRPr="00916EDD">
        <w:rPr>
          <w:rFonts w:ascii="Times New Roman" w:hAnsi="Times New Roman" w:cs="Times New Roman"/>
          <w:sz w:val="24"/>
          <w:szCs w:val="24"/>
        </w:rPr>
        <w:t>These cues, in turn, could have directed adults' attention away from, rather than to</w:t>
      </w:r>
      <w:r>
        <w:rPr>
          <w:rFonts w:ascii="Times New Roman" w:hAnsi="Times New Roman" w:cs="Times New Roman"/>
          <w:sz w:val="24"/>
          <w:szCs w:val="24"/>
        </w:rPr>
        <w:t xml:space="preserve">wards, the Markov condition in </w:t>
      </w:r>
      <w:r w:rsidRPr="00916EDD">
        <w:rPr>
          <w:rFonts w:ascii="Times New Roman" w:hAnsi="Times New Roman" w:cs="Times New Roman"/>
          <w:sz w:val="24"/>
          <w:szCs w:val="24"/>
        </w:rPr>
        <w:t>the sequences and caused them not to form Markov-equivalence classes. As Steyvers e</w:t>
      </w:r>
      <w:r>
        <w:rPr>
          <w:rFonts w:ascii="Times New Roman" w:hAnsi="Times New Roman" w:cs="Times New Roman"/>
          <w:sz w:val="24"/>
          <w:szCs w:val="24"/>
        </w:rPr>
        <w:t xml:space="preserve">t al. (2003) argued, such cues </w:t>
      </w:r>
      <w:r w:rsidRPr="00916EDD">
        <w:rPr>
          <w:rFonts w:ascii="Times New Roman" w:hAnsi="Times New Roman" w:cs="Times New Roman"/>
          <w:sz w:val="24"/>
          <w:szCs w:val="24"/>
        </w:rPr>
        <w:t>may function to provide adults an "a priori bias about [causal] directionality" (p. 4</w:t>
      </w:r>
      <w:r>
        <w:rPr>
          <w:rFonts w:ascii="Times New Roman" w:hAnsi="Times New Roman" w:cs="Times New Roman"/>
          <w:sz w:val="24"/>
          <w:szCs w:val="24"/>
        </w:rPr>
        <w:t xml:space="preserve">61) that precludes the need to </w:t>
      </w:r>
      <w:r w:rsidRPr="00916EDD">
        <w:rPr>
          <w:rFonts w:ascii="Times New Roman" w:hAnsi="Times New Roman" w:cs="Times New Roman"/>
          <w:sz w:val="24"/>
          <w:szCs w:val="24"/>
        </w:rPr>
        <w:t>represent complex causal events as CGMs. However, this criticism is weakened by the fact that the</w:t>
      </w:r>
      <w:r>
        <w:rPr>
          <w:rFonts w:ascii="Times New Roman" w:hAnsi="Times New Roman" w:cs="Times New Roman"/>
          <w:sz w:val="24"/>
          <w:szCs w:val="24"/>
        </w:rPr>
        <w:t xml:space="preserve"> overall pattern </w:t>
      </w:r>
      <w:r w:rsidRPr="00916EDD">
        <w:rPr>
          <w:rFonts w:ascii="Times New Roman" w:hAnsi="Times New Roman" w:cs="Times New Roman"/>
          <w:sz w:val="24"/>
          <w:szCs w:val="24"/>
        </w:rPr>
        <w:t>of results in Experiment 1 suggested that adults were sensitive to the Markov co</w:t>
      </w:r>
      <w:r>
        <w:rPr>
          <w:rFonts w:ascii="Times New Roman" w:hAnsi="Times New Roman" w:cs="Times New Roman"/>
          <w:sz w:val="24"/>
          <w:szCs w:val="24"/>
        </w:rPr>
        <w:t xml:space="preserve">ndition and Markov equivalence </w:t>
      </w:r>
      <w:r w:rsidRPr="00916EDD">
        <w:rPr>
          <w:rFonts w:ascii="Times New Roman" w:hAnsi="Times New Roman" w:cs="Times New Roman"/>
          <w:sz w:val="24"/>
          <w:szCs w:val="24"/>
        </w:rPr>
        <w:t>classes and the fact that an analysis of individual differences in each of the four experiments revealed that a small, but nonetheless non-negligible, proportion of subjects showed sensitivi</w:t>
      </w:r>
      <w:r>
        <w:rPr>
          <w:rFonts w:ascii="Times New Roman" w:hAnsi="Times New Roman" w:cs="Times New Roman"/>
          <w:sz w:val="24"/>
          <w:szCs w:val="24"/>
        </w:rPr>
        <w:t xml:space="preserve">ty to the Markov condition and </w:t>
      </w:r>
      <w:r w:rsidRPr="00916EDD">
        <w:rPr>
          <w:rFonts w:ascii="Times New Roman" w:hAnsi="Times New Roman" w:cs="Times New Roman"/>
          <w:sz w:val="24"/>
          <w:szCs w:val="24"/>
        </w:rPr>
        <w:t>Markov-equivalence classes.</w:t>
      </w:r>
    </w:p>
    <w:p w14:paraId="618A91D5" w14:textId="220768EA" w:rsidR="00916EDD" w:rsidRDefault="00916EDD" w:rsidP="00C7016D">
      <w:pPr>
        <w:spacing w:line="480" w:lineRule="auto"/>
        <w:ind w:firstLine="720"/>
        <w:contextualSpacing/>
        <w:rPr>
          <w:rFonts w:ascii="Times New Roman" w:hAnsi="Times New Roman" w:cs="Times New Roman"/>
          <w:sz w:val="24"/>
          <w:szCs w:val="24"/>
        </w:rPr>
      </w:pPr>
      <w:r w:rsidRPr="00916EDD">
        <w:rPr>
          <w:rFonts w:ascii="Times New Roman" w:hAnsi="Times New Roman" w:cs="Times New Roman"/>
          <w:sz w:val="24"/>
          <w:szCs w:val="24"/>
        </w:rPr>
        <w:t>A second and related potential criticism concerns the nature of the perceptual manip</w:t>
      </w:r>
      <w:r>
        <w:rPr>
          <w:rFonts w:ascii="Times New Roman" w:hAnsi="Times New Roman" w:cs="Times New Roman"/>
          <w:sz w:val="24"/>
          <w:szCs w:val="24"/>
        </w:rPr>
        <w:t xml:space="preserve">ulations that were made to the </w:t>
      </w:r>
      <w:r w:rsidRPr="00916EDD">
        <w:rPr>
          <w:rFonts w:ascii="Times New Roman" w:hAnsi="Times New Roman" w:cs="Times New Roman"/>
          <w:sz w:val="24"/>
          <w:szCs w:val="24"/>
        </w:rPr>
        <w:t>event sequences in Experiments 2 and 3; that is, a plausible explanation for why adul</w:t>
      </w:r>
      <w:r>
        <w:rPr>
          <w:rFonts w:ascii="Times New Roman" w:hAnsi="Times New Roman" w:cs="Times New Roman"/>
          <w:sz w:val="24"/>
          <w:szCs w:val="24"/>
        </w:rPr>
        <w:t xml:space="preserve">ts showed limited sensitivity </w:t>
      </w:r>
      <w:r w:rsidRPr="00916EDD">
        <w:rPr>
          <w:rFonts w:ascii="Times New Roman" w:hAnsi="Times New Roman" w:cs="Times New Roman"/>
          <w:sz w:val="24"/>
          <w:szCs w:val="24"/>
        </w:rPr>
        <w:t>to the Markov condition and Markov-equivalence classes was because the perceptual man</w:t>
      </w:r>
      <w:r>
        <w:rPr>
          <w:rFonts w:ascii="Times New Roman" w:hAnsi="Times New Roman" w:cs="Times New Roman"/>
          <w:sz w:val="24"/>
          <w:szCs w:val="24"/>
        </w:rPr>
        <w:t xml:space="preserve">ipulations to the four-object </w:t>
      </w:r>
      <w:r w:rsidRPr="00916EDD">
        <w:rPr>
          <w:rFonts w:ascii="Times New Roman" w:hAnsi="Times New Roman" w:cs="Times New Roman"/>
          <w:sz w:val="24"/>
          <w:szCs w:val="24"/>
        </w:rPr>
        <w:t>launching sequences were so substantial that they disrupted this sensitivity.</w:t>
      </w:r>
      <w:r>
        <w:rPr>
          <w:rFonts w:ascii="Times New Roman" w:hAnsi="Times New Roman" w:cs="Times New Roman"/>
          <w:sz w:val="24"/>
          <w:szCs w:val="24"/>
        </w:rPr>
        <w:t xml:space="preserve"> This, in turn, may have </w:t>
      </w:r>
      <w:r w:rsidRPr="00916EDD">
        <w:rPr>
          <w:rFonts w:ascii="Times New Roman" w:hAnsi="Times New Roman" w:cs="Times New Roman"/>
          <w:sz w:val="24"/>
          <w:szCs w:val="24"/>
        </w:rPr>
        <w:t>prevented adults from forming CGM representations of the event sequences. A</w:t>
      </w:r>
      <w:r>
        <w:rPr>
          <w:rFonts w:ascii="Times New Roman" w:hAnsi="Times New Roman" w:cs="Times New Roman"/>
          <w:sz w:val="24"/>
          <w:szCs w:val="24"/>
        </w:rPr>
        <w:t xml:space="preserve">lthough the present series of </w:t>
      </w:r>
      <w:r w:rsidRPr="00916EDD">
        <w:rPr>
          <w:rFonts w:ascii="Times New Roman" w:hAnsi="Times New Roman" w:cs="Times New Roman"/>
          <w:sz w:val="24"/>
          <w:szCs w:val="24"/>
        </w:rPr>
        <w:t>experiments do not offer a way definitively to rule out this possibility, note that p</w:t>
      </w:r>
      <w:r>
        <w:rPr>
          <w:rFonts w:ascii="Times New Roman" w:hAnsi="Times New Roman" w:cs="Times New Roman"/>
          <w:sz w:val="24"/>
          <w:szCs w:val="24"/>
        </w:rPr>
        <w:t xml:space="preserve">roponents of the CGM accounts </w:t>
      </w:r>
      <w:r w:rsidRPr="00916EDD">
        <w:rPr>
          <w:rFonts w:ascii="Times New Roman" w:hAnsi="Times New Roman" w:cs="Times New Roman"/>
          <w:sz w:val="24"/>
          <w:szCs w:val="24"/>
        </w:rPr>
        <w:t>described above would maintain that sensitivity to the Markov condition and Markov-eq</w:t>
      </w:r>
      <w:r>
        <w:rPr>
          <w:rFonts w:ascii="Times New Roman" w:hAnsi="Times New Roman" w:cs="Times New Roman"/>
          <w:sz w:val="24"/>
          <w:szCs w:val="24"/>
        </w:rPr>
        <w:t xml:space="preserve">uivalence classes should hold </w:t>
      </w:r>
      <w:r w:rsidRPr="00916EDD">
        <w:rPr>
          <w:rFonts w:ascii="Times New Roman" w:hAnsi="Times New Roman" w:cs="Times New Roman"/>
          <w:sz w:val="24"/>
          <w:szCs w:val="24"/>
        </w:rPr>
        <w:t xml:space="preserve">in the presence of salient perceptual manipulations under some conditions (e.g., </w:t>
      </w:r>
      <w:r>
        <w:rPr>
          <w:rFonts w:ascii="Times New Roman" w:hAnsi="Times New Roman" w:cs="Times New Roman"/>
          <w:sz w:val="24"/>
          <w:szCs w:val="24"/>
        </w:rPr>
        <w:t xml:space="preserve">Gopnik et al., 2004; Gopnik &amp; </w:t>
      </w:r>
      <w:r w:rsidRPr="00916EDD">
        <w:rPr>
          <w:rFonts w:ascii="Times New Roman" w:hAnsi="Times New Roman" w:cs="Times New Roman"/>
          <w:sz w:val="24"/>
          <w:szCs w:val="24"/>
        </w:rPr>
        <w:t>Tenenbaum, 2007). On this account, learners should show sensitivity to the Markov con</w:t>
      </w:r>
      <w:r>
        <w:rPr>
          <w:rFonts w:ascii="Times New Roman" w:hAnsi="Times New Roman" w:cs="Times New Roman"/>
          <w:sz w:val="24"/>
          <w:szCs w:val="24"/>
        </w:rPr>
        <w:t>dition and Markov-</w:t>
      </w:r>
      <w:r>
        <w:rPr>
          <w:rFonts w:ascii="Times New Roman" w:hAnsi="Times New Roman" w:cs="Times New Roman"/>
          <w:sz w:val="24"/>
          <w:szCs w:val="24"/>
        </w:rPr>
        <w:lastRenderedPageBreak/>
        <w:t xml:space="preserve">equivalence </w:t>
      </w:r>
      <w:r w:rsidRPr="00916EDD">
        <w:rPr>
          <w:rFonts w:ascii="Times New Roman" w:hAnsi="Times New Roman" w:cs="Times New Roman"/>
          <w:sz w:val="24"/>
          <w:szCs w:val="24"/>
        </w:rPr>
        <w:t>classes in causal events that include salient perceptual manipulations so long as such m</w:t>
      </w:r>
      <w:r>
        <w:rPr>
          <w:rFonts w:ascii="Times New Roman" w:hAnsi="Times New Roman" w:cs="Times New Roman"/>
          <w:sz w:val="24"/>
          <w:szCs w:val="24"/>
        </w:rPr>
        <w:t xml:space="preserve">anipulations do not alter </w:t>
      </w:r>
      <w:r w:rsidRPr="00916EDD">
        <w:rPr>
          <w:rFonts w:ascii="Times New Roman" w:hAnsi="Times New Roman" w:cs="Times New Roman"/>
          <w:sz w:val="24"/>
          <w:szCs w:val="24"/>
        </w:rPr>
        <w:t>the set of underlying conditional independencies (i.e., the Markov condition). Perhaps</w:t>
      </w:r>
      <w:r>
        <w:rPr>
          <w:rFonts w:ascii="Times New Roman" w:hAnsi="Times New Roman" w:cs="Times New Roman"/>
          <w:sz w:val="24"/>
          <w:szCs w:val="24"/>
        </w:rPr>
        <w:t xml:space="preserve"> somewhat counterintuitively, </w:t>
      </w:r>
      <w:r w:rsidRPr="00916EDD">
        <w:rPr>
          <w:rFonts w:ascii="Times New Roman" w:hAnsi="Times New Roman" w:cs="Times New Roman"/>
          <w:sz w:val="24"/>
          <w:szCs w:val="24"/>
        </w:rPr>
        <w:t>some proponents of the CGM approach have even argued that certain salient perceptual manipulations may help, r</w:t>
      </w:r>
      <w:r>
        <w:rPr>
          <w:rFonts w:ascii="Times New Roman" w:hAnsi="Times New Roman" w:cs="Times New Roman"/>
          <w:sz w:val="24"/>
          <w:szCs w:val="24"/>
        </w:rPr>
        <w:t xml:space="preserve">ather </w:t>
      </w:r>
      <w:r w:rsidRPr="00916EDD">
        <w:rPr>
          <w:rFonts w:ascii="Times New Roman" w:hAnsi="Times New Roman" w:cs="Times New Roman"/>
          <w:sz w:val="24"/>
          <w:szCs w:val="24"/>
        </w:rPr>
        <w:t>than hinder, learners’ sensitivity to the Markov condition, Markov-equivalence class</w:t>
      </w:r>
      <w:r>
        <w:rPr>
          <w:rFonts w:ascii="Times New Roman" w:hAnsi="Times New Roman" w:cs="Times New Roman"/>
          <w:sz w:val="24"/>
          <w:szCs w:val="24"/>
        </w:rPr>
        <w:t xml:space="preserve">es, and ability to form CGMs. </w:t>
      </w:r>
      <w:r>
        <w:rPr>
          <w:rFonts w:ascii="Times New Roman" w:hAnsi="Times New Roman" w:cs="Times New Roman"/>
          <w:sz w:val="24"/>
          <w:szCs w:val="24"/>
        </w:rPr>
        <w:cr/>
      </w:r>
      <w:r w:rsidRPr="00916EDD">
        <w:rPr>
          <w:rFonts w:ascii="Times New Roman" w:hAnsi="Times New Roman" w:cs="Times New Roman"/>
          <w:sz w:val="24"/>
          <w:szCs w:val="24"/>
        </w:rPr>
        <w:t>For example, Waldmann (200</w:t>
      </w:r>
      <w:r w:rsidR="00B51984">
        <w:rPr>
          <w:rFonts w:ascii="Times New Roman" w:hAnsi="Times New Roman" w:cs="Times New Roman"/>
          <w:sz w:val="24"/>
          <w:szCs w:val="24"/>
        </w:rPr>
        <w:t>1</w:t>
      </w:r>
      <w:r w:rsidRPr="00916EDD">
        <w:rPr>
          <w:rFonts w:ascii="Times New Roman" w:hAnsi="Times New Roman" w:cs="Times New Roman"/>
          <w:sz w:val="24"/>
          <w:szCs w:val="24"/>
        </w:rPr>
        <w:t>) and Fernbach and Sloman (2009) argued that informa</w:t>
      </w:r>
      <w:r>
        <w:rPr>
          <w:rFonts w:ascii="Times New Roman" w:hAnsi="Times New Roman" w:cs="Times New Roman"/>
          <w:sz w:val="24"/>
          <w:szCs w:val="24"/>
        </w:rPr>
        <w:t xml:space="preserve">tion that pertains to temporal </w:t>
      </w:r>
      <w:r w:rsidRPr="00916EDD">
        <w:rPr>
          <w:rFonts w:ascii="Times New Roman" w:hAnsi="Times New Roman" w:cs="Times New Roman"/>
          <w:sz w:val="24"/>
          <w:szCs w:val="24"/>
        </w:rPr>
        <w:t>priority, temporal contiguity, and temporal chaining serve a facilitative, rather t</w:t>
      </w:r>
      <w:r>
        <w:rPr>
          <w:rFonts w:ascii="Times New Roman" w:hAnsi="Times New Roman" w:cs="Times New Roman"/>
          <w:sz w:val="24"/>
          <w:szCs w:val="24"/>
        </w:rPr>
        <w:t xml:space="preserve">han an inhibitory, function in </w:t>
      </w:r>
      <w:r w:rsidRPr="00916EDD">
        <w:rPr>
          <w:rFonts w:ascii="Times New Roman" w:hAnsi="Times New Roman" w:cs="Times New Roman"/>
          <w:sz w:val="24"/>
          <w:szCs w:val="24"/>
        </w:rPr>
        <w:t>enabling adults to learn the structure of a causal graph and to distinguish between</w:t>
      </w:r>
      <w:r>
        <w:rPr>
          <w:rFonts w:ascii="Times New Roman" w:hAnsi="Times New Roman" w:cs="Times New Roman"/>
          <w:sz w:val="24"/>
          <w:szCs w:val="24"/>
        </w:rPr>
        <w:t xml:space="preserve"> variables that are causes and </w:t>
      </w:r>
      <w:r w:rsidRPr="00916EDD">
        <w:rPr>
          <w:rFonts w:ascii="Times New Roman" w:hAnsi="Times New Roman" w:cs="Times New Roman"/>
          <w:sz w:val="24"/>
          <w:szCs w:val="24"/>
        </w:rPr>
        <w:t>variables that are recipients in these structures.</w:t>
      </w:r>
    </w:p>
    <w:p w14:paraId="412CFB01" w14:textId="4C51E915" w:rsidR="00916EDD" w:rsidRDefault="00916EDD" w:rsidP="00C7016D">
      <w:pPr>
        <w:spacing w:line="480" w:lineRule="auto"/>
        <w:ind w:firstLine="720"/>
        <w:contextualSpacing/>
        <w:rPr>
          <w:rFonts w:ascii="Times New Roman" w:hAnsi="Times New Roman" w:cs="Times New Roman"/>
          <w:sz w:val="24"/>
          <w:szCs w:val="24"/>
        </w:rPr>
      </w:pPr>
      <w:r w:rsidRPr="00916EDD">
        <w:rPr>
          <w:rFonts w:ascii="Times New Roman" w:hAnsi="Times New Roman" w:cs="Times New Roman"/>
          <w:sz w:val="24"/>
          <w:szCs w:val="24"/>
        </w:rPr>
        <w:t xml:space="preserve">Such an account is also supported by the results of Experiment 1 that demonstrated </w:t>
      </w:r>
      <w:r>
        <w:rPr>
          <w:rFonts w:ascii="Times New Roman" w:hAnsi="Times New Roman" w:cs="Times New Roman"/>
          <w:sz w:val="24"/>
          <w:szCs w:val="24"/>
        </w:rPr>
        <w:t xml:space="preserve">that adults showed sensitivity </w:t>
      </w:r>
      <w:r w:rsidRPr="00916EDD">
        <w:rPr>
          <w:rFonts w:ascii="Times New Roman" w:hAnsi="Times New Roman" w:cs="Times New Roman"/>
          <w:sz w:val="24"/>
          <w:szCs w:val="24"/>
        </w:rPr>
        <w:t>to the Markov condition and Markov-equivalence classes despite the fact that t</w:t>
      </w:r>
      <w:r>
        <w:rPr>
          <w:rFonts w:ascii="Times New Roman" w:hAnsi="Times New Roman" w:cs="Times New Roman"/>
          <w:sz w:val="24"/>
          <w:szCs w:val="24"/>
        </w:rPr>
        <w:t xml:space="preserve">emporal cues to causality were </w:t>
      </w:r>
      <w:r w:rsidRPr="00916EDD">
        <w:rPr>
          <w:rFonts w:ascii="Times New Roman" w:hAnsi="Times New Roman" w:cs="Times New Roman"/>
          <w:sz w:val="24"/>
          <w:szCs w:val="24"/>
        </w:rPr>
        <w:t>included in the training and test sequences. The finding from Experiment 1 would no</w:t>
      </w:r>
      <w:r>
        <w:rPr>
          <w:rFonts w:ascii="Times New Roman" w:hAnsi="Times New Roman" w:cs="Times New Roman"/>
          <w:sz w:val="24"/>
          <w:szCs w:val="24"/>
        </w:rPr>
        <w:t xml:space="preserve">t have emerged if, as Steyvers </w:t>
      </w:r>
      <w:r w:rsidRPr="00916EDD">
        <w:rPr>
          <w:rFonts w:ascii="Times New Roman" w:hAnsi="Times New Roman" w:cs="Times New Roman"/>
          <w:sz w:val="24"/>
          <w:szCs w:val="24"/>
        </w:rPr>
        <w:t>et al. (2003) suggested, temporal cues to causality inhibited rather than facilita</w:t>
      </w:r>
      <w:r>
        <w:rPr>
          <w:rFonts w:ascii="Times New Roman" w:hAnsi="Times New Roman" w:cs="Times New Roman"/>
          <w:sz w:val="24"/>
          <w:szCs w:val="24"/>
        </w:rPr>
        <w:t xml:space="preserve">ted adults’ sensitivity to the </w:t>
      </w:r>
      <w:r w:rsidRPr="00916EDD">
        <w:rPr>
          <w:rFonts w:ascii="Times New Roman" w:hAnsi="Times New Roman" w:cs="Times New Roman"/>
          <w:sz w:val="24"/>
          <w:szCs w:val="24"/>
        </w:rPr>
        <w:t xml:space="preserve">Markov condition and Markov-equivalence classes.  The results from Experiments 1 to 4 provide still further support </w:t>
      </w:r>
      <w:r w:rsidRPr="00916EDD">
        <w:rPr>
          <w:rFonts w:ascii="Times New Roman" w:hAnsi="Times New Roman" w:cs="Times New Roman"/>
          <w:sz w:val="24"/>
          <w:szCs w:val="24"/>
        </w:rPr>
        <w:cr/>
        <w:t>for the claim that temporal cues to causal structure facilitates sensitivity to t</w:t>
      </w:r>
      <w:r>
        <w:rPr>
          <w:rFonts w:ascii="Times New Roman" w:hAnsi="Times New Roman" w:cs="Times New Roman"/>
          <w:sz w:val="24"/>
          <w:szCs w:val="24"/>
        </w:rPr>
        <w:t>he Markov condition and Markov-</w:t>
      </w:r>
      <w:r w:rsidRPr="00916EDD">
        <w:rPr>
          <w:rFonts w:ascii="Times New Roman" w:hAnsi="Times New Roman" w:cs="Times New Roman"/>
          <w:sz w:val="24"/>
          <w:szCs w:val="24"/>
        </w:rPr>
        <w:t>equivalence classes. In those experiments, limited sensitivity to the Markov co</w:t>
      </w:r>
      <w:r>
        <w:rPr>
          <w:rFonts w:ascii="Times New Roman" w:hAnsi="Times New Roman" w:cs="Times New Roman"/>
          <w:sz w:val="24"/>
          <w:szCs w:val="24"/>
        </w:rPr>
        <w:t xml:space="preserve">ndition and Markov-equivalence </w:t>
      </w:r>
      <w:r w:rsidRPr="00916EDD">
        <w:rPr>
          <w:rFonts w:ascii="Times New Roman" w:hAnsi="Times New Roman" w:cs="Times New Roman"/>
          <w:sz w:val="24"/>
          <w:szCs w:val="24"/>
        </w:rPr>
        <w:t>classes was observed even though some of the test events included a salient spatial g</w:t>
      </w:r>
      <w:r>
        <w:rPr>
          <w:rFonts w:ascii="Times New Roman" w:hAnsi="Times New Roman" w:cs="Times New Roman"/>
          <w:sz w:val="24"/>
          <w:szCs w:val="24"/>
        </w:rPr>
        <w:t xml:space="preserve">ap (Experiments 2-3), temporal </w:t>
      </w:r>
      <w:r w:rsidRPr="00916EDD">
        <w:rPr>
          <w:rFonts w:ascii="Times New Roman" w:hAnsi="Times New Roman" w:cs="Times New Roman"/>
          <w:sz w:val="24"/>
          <w:szCs w:val="24"/>
        </w:rPr>
        <w:t>cues to causality (Experiments 1-4), and violations to other low-level perceptual features such a</w:t>
      </w:r>
      <w:r>
        <w:rPr>
          <w:rFonts w:ascii="Times New Roman" w:hAnsi="Times New Roman" w:cs="Times New Roman"/>
          <w:sz w:val="24"/>
          <w:szCs w:val="24"/>
        </w:rPr>
        <w:t xml:space="preserve">s violations of </w:t>
      </w:r>
      <w:r w:rsidRPr="00916EDD">
        <w:rPr>
          <w:rFonts w:ascii="Times New Roman" w:hAnsi="Times New Roman" w:cs="Times New Roman"/>
          <w:sz w:val="24"/>
          <w:szCs w:val="24"/>
        </w:rPr>
        <w:t xml:space="preserve">either the color or shape of objects between training and test (Experiment 4).  </w:t>
      </w:r>
    </w:p>
    <w:p w14:paraId="7D67AE35" w14:textId="5A963946" w:rsidR="00916EDD" w:rsidRDefault="00916EDD" w:rsidP="00C7016D">
      <w:pPr>
        <w:spacing w:line="480" w:lineRule="auto"/>
        <w:ind w:firstLine="720"/>
        <w:contextualSpacing/>
        <w:rPr>
          <w:rFonts w:ascii="Times New Roman" w:hAnsi="Times New Roman" w:cs="Times New Roman"/>
          <w:sz w:val="24"/>
          <w:szCs w:val="24"/>
        </w:rPr>
      </w:pPr>
      <w:r w:rsidRPr="00916EDD">
        <w:rPr>
          <w:rFonts w:ascii="Times New Roman" w:hAnsi="Times New Roman" w:cs="Times New Roman"/>
          <w:sz w:val="24"/>
          <w:szCs w:val="24"/>
        </w:rPr>
        <w:lastRenderedPageBreak/>
        <w:t>A third potential criticism is that we did not examine whether, to what extent, and</w:t>
      </w:r>
      <w:r>
        <w:rPr>
          <w:rFonts w:ascii="Times New Roman" w:hAnsi="Times New Roman" w:cs="Times New Roman"/>
          <w:sz w:val="24"/>
          <w:szCs w:val="24"/>
        </w:rPr>
        <w:t xml:space="preserve"> under what conditions adults </w:t>
      </w:r>
      <w:r w:rsidRPr="00916EDD">
        <w:rPr>
          <w:rFonts w:ascii="Times New Roman" w:hAnsi="Times New Roman" w:cs="Times New Roman"/>
          <w:sz w:val="24"/>
          <w:szCs w:val="24"/>
        </w:rPr>
        <w:t>show sensitivity to the Markov condition and whether they could form Markov-equiva</w:t>
      </w:r>
      <w:r>
        <w:rPr>
          <w:rFonts w:ascii="Times New Roman" w:hAnsi="Times New Roman" w:cs="Times New Roman"/>
          <w:sz w:val="24"/>
          <w:szCs w:val="24"/>
        </w:rPr>
        <w:t xml:space="preserve">lence classes in non-launching </w:t>
      </w:r>
      <w:r w:rsidRPr="00916EDD">
        <w:rPr>
          <w:rFonts w:ascii="Times New Roman" w:hAnsi="Times New Roman" w:cs="Times New Roman"/>
          <w:sz w:val="24"/>
          <w:szCs w:val="24"/>
        </w:rPr>
        <w:t>event sequences. As mentioned in the Introduction, the reason we used launching-ev</w:t>
      </w:r>
      <w:r>
        <w:rPr>
          <w:rFonts w:ascii="Times New Roman" w:hAnsi="Times New Roman" w:cs="Times New Roman"/>
          <w:sz w:val="24"/>
          <w:szCs w:val="24"/>
        </w:rPr>
        <w:t xml:space="preserve">ent sequences was because they </w:t>
      </w:r>
      <w:r w:rsidRPr="00916EDD">
        <w:rPr>
          <w:rFonts w:ascii="Times New Roman" w:hAnsi="Times New Roman" w:cs="Times New Roman"/>
          <w:sz w:val="24"/>
          <w:szCs w:val="24"/>
        </w:rPr>
        <w:t>are the simplest events in which to observe cause-and-effect relations. We</w:t>
      </w:r>
      <w:r>
        <w:rPr>
          <w:rFonts w:ascii="Times New Roman" w:hAnsi="Times New Roman" w:cs="Times New Roman"/>
          <w:sz w:val="24"/>
          <w:szCs w:val="24"/>
        </w:rPr>
        <w:t xml:space="preserve"> acknowledge that by assessing </w:t>
      </w:r>
      <w:r w:rsidRPr="00916EDD">
        <w:rPr>
          <w:rFonts w:ascii="Times New Roman" w:hAnsi="Times New Roman" w:cs="Times New Roman"/>
          <w:sz w:val="24"/>
          <w:szCs w:val="24"/>
        </w:rPr>
        <w:t xml:space="preserve">sensitivity to the Markov condition and Markov-equivalence classes only in </w:t>
      </w:r>
      <w:r>
        <w:rPr>
          <w:rFonts w:ascii="Times New Roman" w:hAnsi="Times New Roman" w:cs="Times New Roman"/>
          <w:sz w:val="24"/>
          <w:szCs w:val="24"/>
        </w:rPr>
        <w:t xml:space="preserve">the context of launching-event </w:t>
      </w:r>
      <w:r w:rsidRPr="00916EDD">
        <w:rPr>
          <w:rFonts w:ascii="Times New Roman" w:hAnsi="Times New Roman" w:cs="Times New Roman"/>
          <w:sz w:val="24"/>
          <w:szCs w:val="24"/>
        </w:rPr>
        <w:t>sequences, we are necessarily limited in the kinds of inferences that can be</w:t>
      </w:r>
      <w:r>
        <w:rPr>
          <w:rFonts w:ascii="Times New Roman" w:hAnsi="Times New Roman" w:cs="Times New Roman"/>
          <w:sz w:val="24"/>
          <w:szCs w:val="24"/>
        </w:rPr>
        <w:t xml:space="preserve"> made about sensitivity in non-</w:t>
      </w:r>
      <w:r w:rsidRPr="00916EDD">
        <w:rPr>
          <w:rFonts w:ascii="Times New Roman" w:hAnsi="Times New Roman" w:cs="Times New Roman"/>
          <w:sz w:val="24"/>
          <w:szCs w:val="24"/>
        </w:rPr>
        <w:t>launching contexts such as in common-effect and common-cause contexts. However</w:t>
      </w:r>
      <w:r>
        <w:rPr>
          <w:rFonts w:ascii="Times New Roman" w:hAnsi="Times New Roman" w:cs="Times New Roman"/>
          <w:sz w:val="24"/>
          <w:szCs w:val="24"/>
        </w:rPr>
        <w:t xml:space="preserve">, it is not possible to assess </w:t>
      </w:r>
      <w:r w:rsidRPr="00916EDD">
        <w:rPr>
          <w:rFonts w:ascii="Times New Roman" w:hAnsi="Times New Roman" w:cs="Times New Roman"/>
          <w:sz w:val="24"/>
          <w:szCs w:val="24"/>
        </w:rPr>
        <w:t>adults' sensitivity to the Markov condition and Markov-equivalence classes under co</w:t>
      </w:r>
      <w:r>
        <w:rPr>
          <w:rFonts w:ascii="Times New Roman" w:hAnsi="Times New Roman" w:cs="Times New Roman"/>
          <w:sz w:val="24"/>
          <w:szCs w:val="24"/>
        </w:rPr>
        <w:t xml:space="preserve">mmon-effect structures because </w:t>
      </w:r>
      <w:r w:rsidRPr="00916EDD">
        <w:rPr>
          <w:rFonts w:ascii="Times New Roman" w:hAnsi="Times New Roman" w:cs="Times New Roman"/>
          <w:sz w:val="24"/>
          <w:szCs w:val="24"/>
        </w:rPr>
        <w:t>such structures form their own equivalence classes; that is, no two common-effect structures combine to form a single Markov-equivalence class. Given this fact, the number of available context</w:t>
      </w:r>
      <w:r>
        <w:rPr>
          <w:rFonts w:ascii="Times New Roman" w:hAnsi="Times New Roman" w:cs="Times New Roman"/>
          <w:sz w:val="24"/>
          <w:szCs w:val="24"/>
        </w:rPr>
        <w:t xml:space="preserve">s in which to evaluate adults' </w:t>
      </w:r>
      <w:r w:rsidRPr="00916EDD">
        <w:rPr>
          <w:rFonts w:ascii="Times New Roman" w:hAnsi="Times New Roman" w:cs="Times New Roman"/>
          <w:sz w:val="24"/>
          <w:szCs w:val="24"/>
        </w:rPr>
        <w:t>sensitivity to Markov-equivalence classes is limited to common-cause and causal-cha</w:t>
      </w:r>
      <w:r>
        <w:rPr>
          <w:rFonts w:ascii="Times New Roman" w:hAnsi="Times New Roman" w:cs="Times New Roman"/>
          <w:sz w:val="24"/>
          <w:szCs w:val="24"/>
        </w:rPr>
        <w:t xml:space="preserve">in structures. We chose to use </w:t>
      </w:r>
      <w:r w:rsidRPr="00916EDD">
        <w:rPr>
          <w:rFonts w:ascii="Times New Roman" w:hAnsi="Times New Roman" w:cs="Times New Roman"/>
          <w:sz w:val="24"/>
          <w:szCs w:val="24"/>
        </w:rPr>
        <w:t>causal-chain sequences rather than common-cause sequences in the present serie</w:t>
      </w:r>
      <w:r>
        <w:rPr>
          <w:rFonts w:ascii="Times New Roman" w:hAnsi="Times New Roman" w:cs="Times New Roman"/>
          <w:sz w:val="24"/>
          <w:szCs w:val="24"/>
        </w:rPr>
        <w:t xml:space="preserve">s of experiments because these </w:t>
      </w:r>
      <w:r w:rsidRPr="00916EDD">
        <w:rPr>
          <w:rFonts w:ascii="Times New Roman" w:hAnsi="Times New Roman" w:cs="Times New Roman"/>
          <w:sz w:val="24"/>
          <w:szCs w:val="24"/>
        </w:rPr>
        <w:t>sequences have been used extensively in previous research and the direction of causalit</w:t>
      </w:r>
      <w:r>
        <w:rPr>
          <w:rFonts w:ascii="Times New Roman" w:hAnsi="Times New Roman" w:cs="Times New Roman"/>
          <w:sz w:val="24"/>
          <w:szCs w:val="24"/>
        </w:rPr>
        <w:t xml:space="preserve">y between objects in these </w:t>
      </w:r>
      <w:r w:rsidRPr="00916EDD">
        <w:rPr>
          <w:rFonts w:ascii="Times New Roman" w:hAnsi="Times New Roman" w:cs="Times New Roman"/>
          <w:sz w:val="24"/>
          <w:szCs w:val="24"/>
        </w:rPr>
        <w:t>sequences arguably is simpler to discover than in common-cause sequences. It ma</w:t>
      </w:r>
      <w:r>
        <w:rPr>
          <w:rFonts w:ascii="Times New Roman" w:hAnsi="Times New Roman" w:cs="Times New Roman"/>
          <w:sz w:val="24"/>
          <w:szCs w:val="24"/>
        </w:rPr>
        <w:t xml:space="preserve">y nonetheless be worthwhile to </w:t>
      </w:r>
      <w:r w:rsidRPr="00916EDD">
        <w:rPr>
          <w:rFonts w:ascii="Times New Roman" w:hAnsi="Times New Roman" w:cs="Times New Roman"/>
          <w:sz w:val="24"/>
          <w:szCs w:val="24"/>
        </w:rPr>
        <w:t xml:space="preserve">assess adults’ sensitivity to the Markov condition and Markov-equivalence classes </w:t>
      </w:r>
      <w:r>
        <w:rPr>
          <w:rFonts w:ascii="Times New Roman" w:hAnsi="Times New Roman" w:cs="Times New Roman"/>
          <w:sz w:val="24"/>
          <w:szCs w:val="24"/>
        </w:rPr>
        <w:t xml:space="preserve">in the context of common-cause </w:t>
      </w:r>
      <w:r w:rsidRPr="00916EDD">
        <w:rPr>
          <w:rFonts w:ascii="Times New Roman" w:hAnsi="Times New Roman" w:cs="Times New Roman"/>
          <w:sz w:val="24"/>
          <w:szCs w:val="24"/>
        </w:rPr>
        <w:t>structures that include, rather than are bereft of, temporal cues to causality gi</w:t>
      </w:r>
      <w:r>
        <w:rPr>
          <w:rFonts w:ascii="Times New Roman" w:hAnsi="Times New Roman" w:cs="Times New Roman"/>
          <w:sz w:val="24"/>
          <w:szCs w:val="24"/>
        </w:rPr>
        <w:t xml:space="preserve">ven that such cues appeared to </w:t>
      </w:r>
      <w:r w:rsidRPr="00916EDD">
        <w:rPr>
          <w:rFonts w:ascii="Times New Roman" w:hAnsi="Times New Roman" w:cs="Times New Roman"/>
          <w:sz w:val="24"/>
          <w:szCs w:val="24"/>
        </w:rPr>
        <w:t>have a facilitative effect under some conditions and for a small proportion of adults.</w:t>
      </w:r>
    </w:p>
    <w:p w14:paraId="746F47DE" w14:textId="4A4AFFA0" w:rsidR="00315C3E" w:rsidRDefault="005B2D27" w:rsidP="00C7016D">
      <w:pPr>
        <w:pStyle w:val="Heading2"/>
        <w:ind w:left="0"/>
      </w:pPr>
      <w:bookmarkStart w:id="230" w:name="_Toc522727432"/>
      <w:r>
        <w:lastRenderedPageBreak/>
        <w:t xml:space="preserve">Summary of </w:t>
      </w:r>
      <w:r w:rsidR="00315C3E">
        <w:t>Infant Experiments</w:t>
      </w:r>
      <w:bookmarkEnd w:id="230"/>
    </w:p>
    <w:p w14:paraId="31DA6274" w14:textId="5A48BAFA" w:rsidR="00315C3E" w:rsidRDefault="00825171" w:rsidP="00C7016D">
      <w:pPr>
        <w:spacing w:line="480" w:lineRule="auto"/>
        <w:ind w:firstLine="576"/>
        <w:contextualSpacing/>
        <w:rPr>
          <w:rFonts w:ascii="Times New Roman" w:hAnsi="Times New Roman" w:cs="Times New Roman"/>
          <w:sz w:val="24"/>
          <w:szCs w:val="24"/>
        </w:rPr>
      </w:pPr>
      <w:r w:rsidRPr="00825171">
        <w:rPr>
          <w:rFonts w:ascii="Times New Roman" w:hAnsi="Times New Roman" w:cs="Times New Roman"/>
          <w:sz w:val="24"/>
          <w:szCs w:val="24"/>
        </w:rPr>
        <w:t xml:space="preserve">As was discussed above, the results from Experiment 5 indicated that infants between the ages of 18 and 22 months of age showed no sensitivity to the Markov condition and Markov-equivalence classes. These results were interpreted to mean that sensitivity to </w:t>
      </w:r>
      <w:r>
        <w:rPr>
          <w:rFonts w:ascii="Times New Roman" w:hAnsi="Times New Roman" w:cs="Times New Roman"/>
          <w:sz w:val="24"/>
          <w:szCs w:val="24"/>
        </w:rPr>
        <w:t>these features</w:t>
      </w:r>
      <w:r w:rsidRPr="00825171">
        <w:rPr>
          <w:rFonts w:ascii="Times New Roman" w:hAnsi="Times New Roman" w:cs="Times New Roman"/>
          <w:sz w:val="24"/>
          <w:szCs w:val="24"/>
        </w:rPr>
        <w:t xml:space="preserve"> does not emerge until sometime after 22 months of age. However, this interpretation must be accepted cautiously because there was</w:t>
      </w:r>
      <w:r w:rsidR="00A40C51">
        <w:rPr>
          <w:rFonts w:ascii="Times New Roman" w:hAnsi="Times New Roman" w:cs="Times New Roman"/>
          <w:sz w:val="24"/>
          <w:szCs w:val="24"/>
        </w:rPr>
        <w:t xml:space="preserve"> also</w:t>
      </w:r>
      <w:r w:rsidRPr="00825171">
        <w:rPr>
          <w:rFonts w:ascii="Times New Roman" w:hAnsi="Times New Roman" w:cs="Times New Roman"/>
          <w:sz w:val="24"/>
          <w:szCs w:val="24"/>
        </w:rPr>
        <w:t xml:space="preserve"> no indication that infants processed the events used here in terms of low-level perceptual features</w:t>
      </w:r>
      <w:r w:rsidR="009F48FE">
        <w:rPr>
          <w:rFonts w:ascii="Times New Roman" w:hAnsi="Times New Roman" w:cs="Times New Roman"/>
          <w:sz w:val="24"/>
          <w:szCs w:val="24"/>
        </w:rPr>
        <w:t xml:space="preserve">. Indeed, unlike </w:t>
      </w:r>
      <w:r w:rsidRPr="00825171">
        <w:rPr>
          <w:rFonts w:ascii="Times New Roman" w:hAnsi="Times New Roman" w:cs="Times New Roman"/>
          <w:sz w:val="24"/>
          <w:szCs w:val="24"/>
        </w:rPr>
        <w:t>adults who</w:t>
      </w:r>
      <w:r w:rsidR="009F48FE">
        <w:rPr>
          <w:rFonts w:ascii="Times New Roman" w:hAnsi="Times New Roman" w:cs="Times New Roman"/>
          <w:sz w:val="24"/>
          <w:szCs w:val="24"/>
        </w:rPr>
        <w:t xml:space="preserve"> </w:t>
      </w:r>
      <w:r w:rsidRPr="00825171">
        <w:rPr>
          <w:rFonts w:ascii="Times New Roman" w:hAnsi="Times New Roman" w:cs="Times New Roman"/>
          <w:sz w:val="24"/>
          <w:szCs w:val="24"/>
        </w:rPr>
        <w:t xml:space="preserve">processed the causal events in terms of low-level perceptual features and cues, infants neither processed the events in terms of the Markov condition and Markov-equivalence classes nor did they process the events in terms of low-level features. </w:t>
      </w:r>
      <w:r w:rsidR="009F48FE">
        <w:rPr>
          <w:rFonts w:ascii="Times New Roman" w:hAnsi="Times New Roman" w:cs="Times New Roman"/>
          <w:sz w:val="24"/>
          <w:szCs w:val="24"/>
        </w:rPr>
        <w:t>This conclusion is</w:t>
      </w:r>
      <w:r w:rsidRPr="00825171">
        <w:rPr>
          <w:rFonts w:ascii="Times New Roman" w:hAnsi="Times New Roman" w:cs="Times New Roman"/>
          <w:sz w:val="24"/>
          <w:szCs w:val="24"/>
        </w:rPr>
        <w:t xml:space="preserve"> based on the fact that their looking behavior was neither consistent with what would be predicted </w:t>
      </w:r>
      <w:r w:rsidR="00C12F49">
        <w:rPr>
          <w:rFonts w:ascii="Times New Roman" w:hAnsi="Times New Roman" w:cs="Times New Roman"/>
          <w:sz w:val="24"/>
          <w:szCs w:val="24"/>
        </w:rPr>
        <w:t>if they</w:t>
      </w:r>
      <w:r w:rsidRPr="00825171">
        <w:rPr>
          <w:rFonts w:ascii="Times New Roman" w:hAnsi="Times New Roman" w:cs="Times New Roman"/>
          <w:sz w:val="24"/>
          <w:szCs w:val="24"/>
        </w:rPr>
        <w:t xml:space="preserve"> processed the events </w:t>
      </w:r>
      <w:r w:rsidR="00C12F49">
        <w:rPr>
          <w:rFonts w:ascii="Times New Roman" w:hAnsi="Times New Roman" w:cs="Times New Roman"/>
          <w:sz w:val="24"/>
          <w:szCs w:val="24"/>
        </w:rPr>
        <w:t>according to the Markov condition and Markov-equivalence classes</w:t>
      </w:r>
      <w:r w:rsidRPr="00825171">
        <w:rPr>
          <w:rFonts w:ascii="Times New Roman" w:hAnsi="Times New Roman" w:cs="Times New Roman"/>
          <w:sz w:val="24"/>
          <w:szCs w:val="24"/>
        </w:rPr>
        <w:t xml:space="preserve"> nor with what would be predicted if </w:t>
      </w:r>
      <w:r w:rsidR="00C12F49">
        <w:rPr>
          <w:rFonts w:ascii="Times New Roman" w:hAnsi="Times New Roman" w:cs="Times New Roman"/>
          <w:sz w:val="24"/>
          <w:szCs w:val="24"/>
        </w:rPr>
        <w:t>they processed the events in terms of low-level perceptual features</w:t>
      </w:r>
      <w:r w:rsidRPr="00825171">
        <w:rPr>
          <w:rFonts w:ascii="Times New Roman" w:hAnsi="Times New Roman" w:cs="Times New Roman"/>
          <w:sz w:val="24"/>
          <w:szCs w:val="24"/>
        </w:rPr>
        <w:t xml:space="preserve">. Given these null findings, it is as yet unknown whether and to what extent a Bayesian inference mechanism or a domain-general learning mechanism underpins infants' processing of complex launching event sequences that are composed of four (or more) objects. </w:t>
      </w:r>
    </w:p>
    <w:p w14:paraId="3339FA7D" w14:textId="32BBF809" w:rsidR="00DD19A9" w:rsidRDefault="00DD19A9"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 xml:space="preserve">Open questions still remain about </w:t>
      </w:r>
      <w:r w:rsidRPr="00DD19A9">
        <w:rPr>
          <w:rFonts w:ascii="Times New Roman" w:hAnsi="Times New Roman" w:cs="Times New Roman"/>
          <w:sz w:val="24"/>
          <w:szCs w:val="24"/>
        </w:rPr>
        <w:t>why sensitivity to the Markov condition and Markov-equiv</w:t>
      </w:r>
      <w:r>
        <w:rPr>
          <w:rFonts w:ascii="Times New Roman" w:hAnsi="Times New Roman" w:cs="Times New Roman"/>
          <w:sz w:val="24"/>
          <w:szCs w:val="24"/>
        </w:rPr>
        <w:t xml:space="preserve">alence classes not present by </w:t>
      </w:r>
      <w:r w:rsidRPr="00DD19A9">
        <w:rPr>
          <w:rFonts w:ascii="Times New Roman" w:hAnsi="Times New Roman" w:cs="Times New Roman"/>
          <w:sz w:val="24"/>
          <w:szCs w:val="24"/>
        </w:rPr>
        <w:t>22 months of age? One possibility is that 18- to 22-month-old infants may not ha</w:t>
      </w:r>
      <w:r>
        <w:rPr>
          <w:rFonts w:ascii="Times New Roman" w:hAnsi="Times New Roman" w:cs="Times New Roman"/>
          <w:sz w:val="24"/>
          <w:szCs w:val="24"/>
        </w:rPr>
        <w:t>ve processed causally the four-</w:t>
      </w:r>
      <w:r w:rsidRPr="00DD19A9">
        <w:rPr>
          <w:rFonts w:ascii="Times New Roman" w:hAnsi="Times New Roman" w:cs="Times New Roman"/>
          <w:sz w:val="24"/>
          <w:szCs w:val="24"/>
        </w:rPr>
        <w:t>object, three-chain launching events</w:t>
      </w:r>
      <w:r>
        <w:rPr>
          <w:rFonts w:ascii="Times New Roman" w:hAnsi="Times New Roman" w:cs="Times New Roman"/>
          <w:sz w:val="24"/>
          <w:szCs w:val="24"/>
        </w:rPr>
        <w:t>, which may have indirectly prevented them from attending to the underlying conditional independencies</w:t>
      </w:r>
      <w:r w:rsidRPr="00DD19A9">
        <w:rPr>
          <w:rFonts w:ascii="Times New Roman" w:hAnsi="Times New Roman" w:cs="Times New Roman"/>
          <w:sz w:val="24"/>
          <w:szCs w:val="24"/>
        </w:rPr>
        <w:t xml:space="preserve">; that is, perceiving the causality in launching </w:t>
      </w:r>
      <w:r>
        <w:rPr>
          <w:rFonts w:ascii="Times New Roman" w:hAnsi="Times New Roman" w:cs="Times New Roman"/>
          <w:sz w:val="24"/>
          <w:szCs w:val="24"/>
        </w:rPr>
        <w:t xml:space="preserve">events of various complexities </w:t>
      </w:r>
      <w:r w:rsidRPr="00DD19A9">
        <w:rPr>
          <w:rFonts w:ascii="Times New Roman" w:hAnsi="Times New Roman" w:cs="Times New Roman"/>
          <w:sz w:val="24"/>
          <w:szCs w:val="24"/>
        </w:rPr>
        <w:t>may be a necessary, although not sufficient, prerequisite to encoding the Markov co</w:t>
      </w:r>
      <w:r>
        <w:rPr>
          <w:rFonts w:ascii="Times New Roman" w:hAnsi="Times New Roman" w:cs="Times New Roman"/>
          <w:sz w:val="24"/>
          <w:szCs w:val="24"/>
        </w:rPr>
        <w:t xml:space="preserve">ndition and Markov-equivalence </w:t>
      </w:r>
      <w:r w:rsidRPr="00DD19A9">
        <w:rPr>
          <w:rFonts w:ascii="Times New Roman" w:hAnsi="Times New Roman" w:cs="Times New Roman"/>
          <w:sz w:val="24"/>
          <w:szCs w:val="24"/>
        </w:rPr>
        <w:t>classes and subsequently</w:t>
      </w:r>
      <w:r>
        <w:rPr>
          <w:rFonts w:ascii="Times New Roman" w:hAnsi="Times New Roman" w:cs="Times New Roman"/>
          <w:sz w:val="24"/>
          <w:szCs w:val="24"/>
        </w:rPr>
        <w:t xml:space="preserve"> for</w:t>
      </w:r>
      <w:r w:rsidRPr="00DD19A9">
        <w:rPr>
          <w:rFonts w:ascii="Times New Roman" w:hAnsi="Times New Roman" w:cs="Times New Roman"/>
          <w:sz w:val="24"/>
          <w:szCs w:val="24"/>
        </w:rPr>
        <w:t xml:space="preserve"> representing causal events as CGMs. Because causality was no</w:t>
      </w:r>
      <w:r>
        <w:rPr>
          <w:rFonts w:ascii="Times New Roman" w:hAnsi="Times New Roman" w:cs="Times New Roman"/>
          <w:sz w:val="24"/>
          <w:szCs w:val="24"/>
        </w:rPr>
        <w:t xml:space="preserve">t manipulated independently in </w:t>
      </w:r>
      <w:r w:rsidRPr="00DD19A9">
        <w:rPr>
          <w:rFonts w:ascii="Times New Roman" w:hAnsi="Times New Roman" w:cs="Times New Roman"/>
          <w:sz w:val="24"/>
          <w:szCs w:val="24"/>
        </w:rPr>
        <w:t xml:space="preserve">Experiment 5, it is not yet possible to know </w:t>
      </w:r>
      <w:r w:rsidRPr="00DD19A9">
        <w:rPr>
          <w:rFonts w:ascii="Times New Roman" w:hAnsi="Times New Roman" w:cs="Times New Roman"/>
          <w:sz w:val="24"/>
          <w:szCs w:val="24"/>
        </w:rPr>
        <w:lastRenderedPageBreak/>
        <w:t>whether the infants who showed sensitivi</w:t>
      </w:r>
      <w:r>
        <w:rPr>
          <w:rFonts w:ascii="Times New Roman" w:hAnsi="Times New Roman" w:cs="Times New Roman"/>
          <w:sz w:val="24"/>
          <w:szCs w:val="24"/>
        </w:rPr>
        <w:t xml:space="preserve">ty to the Markov condition and </w:t>
      </w:r>
      <w:r w:rsidRPr="00DD19A9">
        <w:rPr>
          <w:rFonts w:ascii="Times New Roman" w:hAnsi="Times New Roman" w:cs="Times New Roman"/>
          <w:sz w:val="24"/>
          <w:szCs w:val="24"/>
        </w:rPr>
        <w:t>Markov-equivalence classes also perceived the events causally</w:t>
      </w:r>
      <w:r>
        <w:rPr>
          <w:rFonts w:ascii="Times New Roman" w:hAnsi="Times New Roman" w:cs="Times New Roman"/>
          <w:sz w:val="24"/>
          <w:szCs w:val="24"/>
        </w:rPr>
        <w:t xml:space="preserve"> or whether the two features are perceived independently</w:t>
      </w:r>
      <w:r w:rsidRPr="00DD19A9">
        <w:rPr>
          <w:rFonts w:ascii="Times New Roman" w:hAnsi="Times New Roman" w:cs="Times New Roman"/>
          <w:sz w:val="24"/>
          <w:szCs w:val="24"/>
        </w:rPr>
        <w:t>. Nonetheless, that</w:t>
      </w:r>
      <w:r>
        <w:rPr>
          <w:rFonts w:ascii="Times New Roman" w:hAnsi="Times New Roman" w:cs="Times New Roman"/>
          <w:sz w:val="24"/>
          <w:szCs w:val="24"/>
        </w:rPr>
        <w:t xml:space="preserve"> there was evidence that</w:t>
      </w:r>
      <w:r w:rsidRPr="00DD19A9">
        <w:rPr>
          <w:rFonts w:ascii="Times New Roman" w:hAnsi="Times New Roman" w:cs="Times New Roman"/>
          <w:sz w:val="24"/>
          <w:szCs w:val="24"/>
        </w:rPr>
        <w:t xml:space="preserve"> </w:t>
      </w:r>
      <w:r>
        <w:rPr>
          <w:rFonts w:ascii="Times New Roman" w:hAnsi="Times New Roman" w:cs="Times New Roman"/>
          <w:sz w:val="24"/>
          <w:szCs w:val="24"/>
        </w:rPr>
        <w:t xml:space="preserve">some of the </w:t>
      </w:r>
      <w:r w:rsidRPr="00DD19A9">
        <w:rPr>
          <w:rFonts w:ascii="Times New Roman" w:hAnsi="Times New Roman" w:cs="Times New Roman"/>
          <w:sz w:val="24"/>
          <w:szCs w:val="24"/>
        </w:rPr>
        <w:t xml:space="preserve">infants encoded the Markov condition and Markov-equivalence classes suggests </w:t>
      </w:r>
      <w:r w:rsidR="00554083">
        <w:rPr>
          <w:rFonts w:ascii="Times New Roman" w:hAnsi="Times New Roman" w:cs="Times New Roman"/>
          <w:sz w:val="24"/>
          <w:szCs w:val="24"/>
        </w:rPr>
        <w:t>that, at minimum,</w:t>
      </w:r>
      <w:r>
        <w:rPr>
          <w:rFonts w:ascii="Times New Roman" w:hAnsi="Times New Roman" w:cs="Times New Roman"/>
          <w:sz w:val="24"/>
          <w:szCs w:val="24"/>
        </w:rPr>
        <w:t xml:space="preserve"> sensitivity to the </w:t>
      </w:r>
      <w:r w:rsidRPr="00DD19A9">
        <w:rPr>
          <w:rFonts w:ascii="Times New Roman" w:hAnsi="Times New Roman" w:cs="Times New Roman"/>
          <w:sz w:val="24"/>
          <w:szCs w:val="24"/>
        </w:rPr>
        <w:t>Markov condition is not completely absent in infants between 18 and 22 months of a</w:t>
      </w:r>
      <w:r>
        <w:rPr>
          <w:rFonts w:ascii="Times New Roman" w:hAnsi="Times New Roman" w:cs="Times New Roman"/>
          <w:sz w:val="24"/>
          <w:szCs w:val="24"/>
        </w:rPr>
        <w:t>ge</w:t>
      </w:r>
      <w:r w:rsidR="003825B4">
        <w:rPr>
          <w:rFonts w:ascii="Times New Roman" w:hAnsi="Times New Roman" w:cs="Times New Roman"/>
          <w:sz w:val="24"/>
          <w:szCs w:val="24"/>
        </w:rPr>
        <w:t xml:space="preserve"> and may be a matter of individual differences based, perhaps, on being able to perceive causality in complex launching sequences</w:t>
      </w:r>
      <w:r>
        <w:rPr>
          <w:rFonts w:ascii="Times New Roman" w:hAnsi="Times New Roman" w:cs="Times New Roman"/>
          <w:sz w:val="24"/>
          <w:szCs w:val="24"/>
        </w:rPr>
        <w:t xml:space="preserve">. </w:t>
      </w:r>
    </w:p>
    <w:p w14:paraId="793706AA" w14:textId="77777777" w:rsidR="00C25003" w:rsidRDefault="004346AE" w:rsidP="00C7016D">
      <w:pPr>
        <w:spacing w:line="480" w:lineRule="auto"/>
        <w:ind w:firstLine="576"/>
        <w:contextualSpacing/>
        <w:rPr>
          <w:rFonts w:ascii="Times New Roman" w:hAnsi="Times New Roman" w:cs="Times New Roman"/>
          <w:sz w:val="24"/>
          <w:szCs w:val="24"/>
        </w:rPr>
      </w:pPr>
      <w:r w:rsidRPr="004346AE">
        <w:rPr>
          <w:rFonts w:ascii="Times New Roman" w:hAnsi="Times New Roman" w:cs="Times New Roman"/>
          <w:sz w:val="24"/>
          <w:szCs w:val="24"/>
        </w:rPr>
        <w:t>Given that sensitivity to the Markov condition and Markov</w:t>
      </w:r>
      <w:r>
        <w:rPr>
          <w:rFonts w:ascii="Times New Roman" w:hAnsi="Times New Roman" w:cs="Times New Roman"/>
          <w:sz w:val="24"/>
          <w:szCs w:val="24"/>
        </w:rPr>
        <w:t xml:space="preserve"> equivalence classes</w:t>
      </w:r>
      <w:r w:rsidRPr="004346AE">
        <w:rPr>
          <w:rFonts w:ascii="Times New Roman" w:hAnsi="Times New Roman" w:cs="Times New Roman"/>
          <w:sz w:val="24"/>
          <w:szCs w:val="24"/>
        </w:rPr>
        <w:t xml:space="preserve"> was shown not to </w:t>
      </w:r>
      <w:r>
        <w:rPr>
          <w:rFonts w:ascii="Times New Roman" w:hAnsi="Times New Roman" w:cs="Times New Roman"/>
          <w:sz w:val="24"/>
          <w:szCs w:val="24"/>
        </w:rPr>
        <w:t xml:space="preserve">be robust even by adulthood </w:t>
      </w:r>
      <w:r w:rsidRPr="004346AE">
        <w:rPr>
          <w:rFonts w:ascii="Times New Roman" w:hAnsi="Times New Roman" w:cs="Times New Roman"/>
          <w:sz w:val="24"/>
          <w:szCs w:val="24"/>
        </w:rPr>
        <w:t xml:space="preserve">(Experiments 1-4), a second possibility is that such sensitivity  </w:t>
      </w:r>
      <w:r>
        <w:rPr>
          <w:rFonts w:ascii="Times New Roman" w:hAnsi="Times New Roman" w:cs="Times New Roman"/>
          <w:sz w:val="24"/>
          <w:szCs w:val="24"/>
        </w:rPr>
        <w:t>may not emerge until well after the second year of life</w:t>
      </w:r>
      <w:r w:rsidRPr="004346AE">
        <w:rPr>
          <w:rFonts w:ascii="Times New Roman" w:hAnsi="Times New Roman" w:cs="Times New Roman"/>
          <w:sz w:val="24"/>
          <w:szCs w:val="24"/>
        </w:rPr>
        <w:t xml:space="preserve"> (cf., </w:t>
      </w:r>
      <w:r w:rsidR="00CA2536" w:rsidRPr="004346AE">
        <w:rPr>
          <w:rFonts w:ascii="Times New Roman" w:hAnsi="Times New Roman" w:cs="Times New Roman"/>
          <w:sz w:val="24"/>
          <w:szCs w:val="24"/>
        </w:rPr>
        <w:t>Sobel</w:t>
      </w:r>
      <w:r w:rsidRPr="004346AE">
        <w:rPr>
          <w:rFonts w:ascii="Times New Roman" w:hAnsi="Times New Roman" w:cs="Times New Roman"/>
          <w:sz w:val="24"/>
          <w:szCs w:val="24"/>
        </w:rPr>
        <w:t xml:space="preserve"> &amp; Kirkham 2006, 2007). </w:t>
      </w:r>
      <w:r w:rsidR="00CA2536">
        <w:rPr>
          <w:rFonts w:ascii="Times New Roman" w:hAnsi="Times New Roman" w:cs="Times New Roman"/>
          <w:sz w:val="24"/>
          <w:szCs w:val="24"/>
        </w:rPr>
        <w:t>As discussed above, i</w:t>
      </w:r>
      <w:r w:rsidRPr="004346AE">
        <w:rPr>
          <w:rFonts w:ascii="Times New Roman" w:hAnsi="Times New Roman" w:cs="Times New Roman"/>
          <w:sz w:val="24"/>
          <w:szCs w:val="24"/>
        </w:rPr>
        <w:t xml:space="preserve">t may be </w:t>
      </w:r>
      <w:r>
        <w:rPr>
          <w:rFonts w:ascii="Times New Roman" w:hAnsi="Times New Roman" w:cs="Times New Roman"/>
          <w:sz w:val="24"/>
          <w:szCs w:val="24"/>
        </w:rPr>
        <w:t xml:space="preserve">the case that this sensitivity </w:t>
      </w:r>
      <w:r w:rsidRPr="004346AE">
        <w:rPr>
          <w:rFonts w:ascii="Times New Roman" w:hAnsi="Times New Roman" w:cs="Times New Roman"/>
          <w:sz w:val="24"/>
          <w:szCs w:val="24"/>
        </w:rPr>
        <w:t>emerges only when infants can both perceive as well as reason about causality. Indeed, reasoning about causal events</w:t>
      </w:r>
      <w:r w:rsidR="00C25003">
        <w:rPr>
          <w:rFonts w:ascii="Times New Roman" w:hAnsi="Times New Roman" w:cs="Times New Roman"/>
          <w:sz w:val="24"/>
          <w:szCs w:val="24"/>
        </w:rPr>
        <w:t>—</w:t>
      </w:r>
      <w:r w:rsidRPr="004346AE">
        <w:rPr>
          <w:rFonts w:ascii="Times New Roman" w:hAnsi="Times New Roman" w:cs="Times New Roman"/>
          <w:sz w:val="24"/>
          <w:szCs w:val="24"/>
        </w:rPr>
        <w:t xml:space="preserve">through active </w:t>
      </w:r>
      <w:r w:rsidR="00C25003">
        <w:rPr>
          <w:rFonts w:ascii="Times New Roman" w:hAnsi="Times New Roman" w:cs="Times New Roman"/>
          <w:sz w:val="24"/>
          <w:szCs w:val="24"/>
        </w:rPr>
        <w:t>interven</w:t>
      </w:r>
      <w:r w:rsidRPr="004346AE">
        <w:rPr>
          <w:rFonts w:ascii="Times New Roman" w:hAnsi="Times New Roman" w:cs="Times New Roman"/>
          <w:sz w:val="24"/>
          <w:szCs w:val="24"/>
        </w:rPr>
        <w:t>tion</w:t>
      </w:r>
      <w:r w:rsidR="00C25003">
        <w:rPr>
          <w:rFonts w:ascii="Times New Roman" w:hAnsi="Times New Roman" w:cs="Times New Roman"/>
          <w:sz w:val="24"/>
          <w:szCs w:val="24"/>
        </w:rPr>
        <w:t>—</w:t>
      </w:r>
      <w:r w:rsidRPr="004346AE">
        <w:rPr>
          <w:rFonts w:ascii="Times New Roman" w:hAnsi="Times New Roman" w:cs="Times New Roman"/>
          <w:sz w:val="24"/>
          <w:szCs w:val="24"/>
        </w:rPr>
        <w:t>may be an important prerequisite to encoding t</w:t>
      </w:r>
      <w:r w:rsidR="00C25003">
        <w:rPr>
          <w:rFonts w:ascii="Times New Roman" w:hAnsi="Times New Roman" w:cs="Times New Roman"/>
          <w:sz w:val="24"/>
          <w:szCs w:val="24"/>
        </w:rPr>
        <w:t>he Markov condition and Markov-</w:t>
      </w:r>
      <w:r w:rsidRPr="004346AE">
        <w:rPr>
          <w:rFonts w:ascii="Times New Roman" w:hAnsi="Times New Roman" w:cs="Times New Roman"/>
          <w:sz w:val="24"/>
          <w:szCs w:val="24"/>
        </w:rPr>
        <w:t xml:space="preserve">equivalence classes. Indeed, successful causal reasoning requires </w:t>
      </w:r>
      <w:r w:rsidR="00C25003">
        <w:rPr>
          <w:rFonts w:ascii="Times New Roman" w:hAnsi="Times New Roman" w:cs="Times New Roman"/>
          <w:sz w:val="24"/>
          <w:szCs w:val="24"/>
        </w:rPr>
        <w:t>that learners</w:t>
      </w:r>
      <w:r>
        <w:rPr>
          <w:rFonts w:ascii="Times New Roman" w:hAnsi="Times New Roman" w:cs="Times New Roman"/>
          <w:sz w:val="24"/>
          <w:szCs w:val="24"/>
        </w:rPr>
        <w:t xml:space="preserve"> </w:t>
      </w:r>
      <w:r w:rsidR="00C25003">
        <w:rPr>
          <w:rFonts w:ascii="Times New Roman" w:hAnsi="Times New Roman" w:cs="Times New Roman"/>
          <w:sz w:val="24"/>
          <w:szCs w:val="24"/>
        </w:rPr>
        <w:t>not only distinguish</w:t>
      </w:r>
      <w:r>
        <w:rPr>
          <w:rFonts w:ascii="Times New Roman" w:hAnsi="Times New Roman" w:cs="Times New Roman"/>
          <w:sz w:val="24"/>
          <w:szCs w:val="24"/>
        </w:rPr>
        <w:t xml:space="preserve"> </w:t>
      </w:r>
      <w:r w:rsidRPr="004346AE">
        <w:rPr>
          <w:rFonts w:ascii="Times New Roman" w:hAnsi="Times New Roman" w:cs="Times New Roman"/>
          <w:sz w:val="24"/>
          <w:szCs w:val="24"/>
        </w:rPr>
        <w:t xml:space="preserve">between causes and non-causes but </w:t>
      </w:r>
      <w:r w:rsidR="00C25003">
        <w:rPr>
          <w:rFonts w:ascii="Times New Roman" w:hAnsi="Times New Roman" w:cs="Times New Roman"/>
          <w:sz w:val="24"/>
          <w:szCs w:val="24"/>
        </w:rPr>
        <w:t>recognize how</w:t>
      </w:r>
      <w:r w:rsidRPr="004346AE">
        <w:rPr>
          <w:rFonts w:ascii="Times New Roman" w:hAnsi="Times New Roman" w:cs="Times New Roman"/>
          <w:sz w:val="24"/>
          <w:szCs w:val="24"/>
        </w:rPr>
        <w:t xml:space="preserve"> causes are related through conditio</w:t>
      </w:r>
      <w:r>
        <w:rPr>
          <w:rFonts w:ascii="Times New Roman" w:hAnsi="Times New Roman" w:cs="Times New Roman"/>
          <w:sz w:val="24"/>
          <w:szCs w:val="24"/>
        </w:rPr>
        <w:t xml:space="preserve">nal probability in order to </w:t>
      </w:r>
      <w:r w:rsidRPr="004346AE">
        <w:rPr>
          <w:rFonts w:ascii="Times New Roman" w:hAnsi="Times New Roman" w:cs="Times New Roman"/>
          <w:sz w:val="24"/>
          <w:szCs w:val="24"/>
        </w:rPr>
        <w:t>bring about different effects through causal action. Such causal action, then, couple</w:t>
      </w:r>
      <w:r>
        <w:rPr>
          <w:rFonts w:ascii="Times New Roman" w:hAnsi="Times New Roman" w:cs="Times New Roman"/>
          <w:sz w:val="24"/>
          <w:szCs w:val="24"/>
        </w:rPr>
        <w:t xml:space="preserve">d with the ability to perceive </w:t>
      </w:r>
      <w:r w:rsidRPr="004346AE">
        <w:rPr>
          <w:rFonts w:ascii="Times New Roman" w:hAnsi="Times New Roman" w:cs="Times New Roman"/>
          <w:sz w:val="24"/>
          <w:szCs w:val="24"/>
        </w:rPr>
        <w:t>agents and recipients in causal sequences, may function to direct children's attention to the Markov conditi</w:t>
      </w:r>
      <w:r>
        <w:rPr>
          <w:rFonts w:ascii="Times New Roman" w:hAnsi="Times New Roman" w:cs="Times New Roman"/>
          <w:sz w:val="24"/>
          <w:szCs w:val="24"/>
        </w:rPr>
        <w:t xml:space="preserve">on and </w:t>
      </w:r>
      <w:r w:rsidRPr="004346AE">
        <w:rPr>
          <w:rFonts w:ascii="Times New Roman" w:hAnsi="Times New Roman" w:cs="Times New Roman"/>
          <w:sz w:val="24"/>
          <w:szCs w:val="24"/>
        </w:rPr>
        <w:t>enable them to respond to sequences on the basis of their Markov equivalence.</w:t>
      </w:r>
      <w:r w:rsidR="00C25003">
        <w:rPr>
          <w:rFonts w:ascii="Times New Roman" w:hAnsi="Times New Roman" w:cs="Times New Roman"/>
          <w:sz w:val="24"/>
          <w:szCs w:val="24"/>
        </w:rPr>
        <w:t xml:space="preserve"> </w:t>
      </w:r>
      <w:r w:rsidR="00C25003" w:rsidRPr="00C25003">
        <w:rPr>
          <w:rFonts w:ascii="Times New Roman" w:hAnsi="Times New Roman" w:cs="Times New Roman"/>
          <w:sz w:val="24"/>
          <w:szCs w:val="24"/>
        </w:rPr>
        <w:t>Given the dearth of research that has directly investigated this relation, this propos</w:t>
      </w:r>
      <w:r w:rsidR="00C25003">
        <w:rPr>
          <w:rFonts w:ascii="Times New Roman" w:hAnsi="Times New Roman" w:cs="Times New Roman"/>
          <w:sz w:val="24"/>
          <w:szCs w:val="24"/>
        </w:rPr>
        <w:t xml:space="preserve">al is clearly speculative and </w:t>
      </w:r>
      <w:r w:rsidR="00C25003" w:rsidRPr="00C25003">
        <w:rPr>
          <w:rFonts w:ascii="Times New Roman" w:hAnsi="Times New Roman" w:cs="Times New Roman"/>
          <w:sz w:val="24"/>
          <w:szCs w:val="24"/>
        </w:rPr>
        <w:t xml:space="preserve">represents a promising avenue for future research. </w:t>
      </w:r>
    </w:p>
    <w:p w14:paraId="19724BCE" w14:textId="18E071F2" w:rsidR="00C25003" w:rsidRDefault="00C25003" w:rsidP="00C7016D">
      <w:pPr>
        <w:spacing w:line="480" w:lineRule="auto"/>
        <w:ind w:firstLine="576"/>
        <w:contextualSpacing/>
        <w:rPr>
          <w:rFonts w:ascii="Times New Roman" w:hAnsi="Times New Roman" w:cs="Times New Roman"/>
          <w:sz w:val="24"/>
          <w:szCs w:val="24"/>
        </w:rPr>
      </w:pPr>
      <w:r>
        <w:rPr>
          <w:rFonts w:ascii="Times New Roman" w:hAnsi="Times New Roman" w:cs="Times New Roman"/>
          <w:sz w:val="24"/>
          <w:szCs w:val="24"/>
        </w:rPr>
        <w:t>One promising</w:t>
      </w:r>
      <w:r w:rsidRPr="00C25003">
        <w:rPr>
          <w:rFonts w:ascii="Times New Roman" w:hAnsi="Times New Roman" w:cs="Times New Roman"/>
          <w:sz w:val="24"/>
          <w:szCs w:val="24"/>
        </w:rPr>
        <w:t xml:space="preserve"> avenue</w:t>
      </w:r>
      <w:r>
        <w:rPr>
          <w:rFonts w:ascii="Times New Roman" w:hAnsi="Times New Roman" w:cs="Times New Roman"/>
          <w:sz w:val="24"/>
          <w:szCs w:val="24"/>
        </w:rPr>
        <w:t xml:space="preserve"> to gain traction on this proposal</w:t>
      </w:r>
      <w:r w:rsidRPr="00C25003">
        <w:rPr>
          <w:rFonts w:ascii="Times New Roman" w:hAnsi="Times New Roman" w:cs="Times New Roman"/>
          <w:sz w:val="24"/>
          <w:szCs w:val="24"/>
        </w:rPr>
        <w:t xml:space="preserve"> would</w:t>
      </w:r>
      <w:r>
        <w:rPr>
          <w:rFonts w:ascii="Times New Roman" w:hAnsi="Times New Roman" w:cs="Times New Roman"/>
          <w:sz w:val="24"/>
          <w:szCs w:val="24"/>
        </w:rPr>
        <w:t xml:space="preserve"> be to examine whether infants </w:t>
      </w:r>
      <w:r w:rsidRPr="00C25003">
        <w:rPr>
          <w:rFonts w:ascii="Times New Roman" w:hAnsi="Times New Roman" w:cs="Times New Roman"/>
          <w:sz w:val="24"/>
          <w:szCs w:val="24"/>
        </w:rPr>
        <w:t xml:space="preserve">show sensitivity to the Markov condition and Markov-equivalence classes under some </w:t>
      </w:r>
      <w:r w:rsidRPr="00C25003">
        <w:rPr>
          <w:rFonts w:ascii="Times New Roman" w:hAnsi="Times New Roman" w:cs="Times New Roman"/>
          <w:sz w:val="24"/>
          <w:szCs w:val="24"/>
        </w:rPr>
        <w:lastRenderedPageBreak/>
        <w:t>co</w:t>
      </w:r>
      <w:r>
        <w:rPr>
          <w:rFonts w:ascii="Times New Roman" w:hAnsi="Times New Roman" w:cs="Times New Roman"/>
          <w:sz w:val="24"/>
          <w:szCs w:val="24"/>
        </w:rPr>
        <w:t xml:space="preserve">nditions but not under others. It will be recalled that in </w:t>
      </w:r>
      <w:r w:rsidRPr="00C25003">
        <w:rPr>
          <w:rFonts w:ascii="Times New Roman" w:hAnsi="Times New Roman" w:cs="Times New Roman"/>
          <w:sz w:val="24"/>
          <w:szCs w:val="24"/>
        </w:rPr>
        <w:t>Experiment 1 adults showed sensitivity to the Markov conditio</w:t>
      </w:r>
      <w:r>
        <w:rPr>
          <w:rFonts w:ascii="Times New Roman" w:hAnsi="Times New Roman" w:cs="Times New Roman"/>
          <w:sz w:val="24"/>
          <w:szCs w:val="24"/>
        </w:rPr>
        <w:t xml:space="preserve">n and were able to form Markov-equivalence classes when asked to provide causal </w:t>
      </w:r>
      <w:r w:rsidRPr="00C25003">
        <w:rPr>
          <w:rFonts w:ascii="Times New Roman" w:hAnsi="Times New Roman" w:cs="Times New Roman"/>
          <w:sz w:val="24"/>
          <w:szCs w:val="24"/>
        </w:rPr>
        <w:t>similarity ratings but not when asked to provide perceptual similarity ratings. It ma</w:t>
      </w:r>
      <w:r>
        <w:rPr>
          <w:rFonts w:ascii="Times New Roman" w:hAnsi="Times New Roman" w:cs="Times New Roman"/>
          <w:sz w:val="24"/>
          <w:szCs w:val="24"/>
        </w:rPr>
        <w:t xml:space="preserve">y well be the case, then, that </w:t>
      </w:r>
      <w:r w:rsidRPr="00C25003">
        <w:rPr>
          <w:rFonts w:ascii="Times New Roman" w:hAnsi="Times New Roman" w:cs="Times New Roman"/>
          <w:sz w:val="24"/>
          <w:szCs w:val="24"/>
        </w:rPr>
        <w:t>infants between the ages of 18 and 22 mont</w:t>
      </w:r>
      <w:r>
        <w:rPr>
          <w:rFonts w:ascii="Times New Roman" w:hAnsi="Times New Roman" w:cs="Times New Roman"/>
          <w:sz w:val="24"/>
          <w:szCs w:val="24"/>
        </w:rPr>
        <w:t>hs will show sensitivity to the</w:t>
      </w:r>
      <w:r w:rsidR="009B4FF3">
        <w:rPr>
          <w:rFonts w:ascii="Times New Roman" w:hAnsi="Times New Roman" w:cs="Times New Roman"/>
          <w:sz w:val="24"/>
          <w:szCs w:val="24"/>
        </w:rPr>
        <w:t xml:space="preserve">se features </w:t>
      </w:r>
      <w:r w:rsidRPr="00C25003">
        <w:rPr>
          <w:rFonts w:ascii="Times New Roman" w:hAnsi="Times New Roman" w:cs="Times New Roman"/>
          <w:sz w:val="24"/>
          <w:szCs w:val="24"/>
        </w:rPr>
        <w:t xml:space="preserve">if </w:t>
      </w:r>
      <w:r w:rsidR="009B4FF3">
        <w:rPr>
          <w:rFonts w:ascii="Times New Roman" w:hAnsi="Times New Roman" w:cs="Times New Roman"/>
          <w:sz w:val="24"/>
          <w:szCs w:val="24"/>
        </w:rPr>
        <w:t>infants are made explicitly to attend to the causal relations</w:t>
      </w:r>
      <w:r w:rsidRPr="00C25003">
        <w:rPr>
          <w:rFonts w:ascii="Times New Roman" w:hAnsi="Times New Roman" w:cs="Times New Roman"/>
          <w:sz w:val="24"/>
          <w:szCs w:val="24"/>
        </w:rPr>
        <w:t>, but not to the perce</w:t>
      </w:r>
      <w:r>
        <w:rPr>
          <w:rFonts w:ascii="Times New Roman" w:hAnsi="Times New Roman" w:cs="Times New Roman"/>
          <w:sz w:val="24"/>
          <w:szCs w:val="24"/>
        </w:rPr>
        <w:t xml:space="preserve">ptual relations, in launching </w:t>
      </w:r>
      <w:r w:rsidRPr="00C25003">
        <w:rPr>
          <w:rFonts w:ascii="Times New Roman" w:hAnsi="Times New Roman" w:cs="Times New Roman"/>
          <w:sz w:val="24"/>
          <w:szCs w:val="24"/>
        </w:rPr>
        <w:t>sequences</w:t>
      </w:r>
      <w:r w:rsidR="009B4FF3">
        <w:rPr>
          <w:rFonts w:ascii="Times New Roman" w:hAnsi="Times New Roman" w:cs="Times New Roman"/>
          <w:sz w:val="24"/>
          <w:szCs w:val="24"/>
        </w:rPr>
        <w:t xml:space="preserve"> such as those used here</w:t>
      </w:r>
      <w:r w:rsidRPr="00C25003">
        <w:rPr>
          <w:rFonts w:ascii="Times New Roman" w:hAnsi="Times New Roman" w:cs="Times New Roman"/>
          <w:sz w:val="24"/>
          <w:szCs w:val="24"/>
        </w:rPr>
        <w:t xml:space="preserve">. For example, infants may encode the Markov condition and form equivalence </w:t>
      </w:r>
      <w:r>
        <w:rPr>
          <w:rFonts w:ascii="Times New Roman" w:hAnsi="Times New Roman" w:cs="Times New Roman"/>
          <w:sz w:val="24"/>
          <w:szCs w:val="24"/>
        </w:rPr>
        <w:t xml:space="preserve">classes if the salience of the </w:t>
      </w:r>
      <w:r w:rsidRPr="00C25003">
        <w:rPr>
          <w:rFonts w:ascii="Times New Roman" w:hAnsi="Times New Roman" w:cs="Times New Roman"/>
          <w:sz w:val="24"/>
          <w:szCs w:val="24"/>
        </w:rPr>
        <w:t>impact between any two objects is increased, which can be achieved by playing an audible sound at the impact point.</w:t>
      </w:r>
    </w:p>
    <w:p w14:paraId="6A8BD76E" w14:textId="0306648F" w:rsidR="000E7800" w:rsidRDefault="000E7800" w:rsidP="00C7016D">
      <w:pPr>
        <w:spacing w:line="480" w:lineRule="auto"/>
        <w:ind w:firstLine="576"/>
        <w:contextualSpacing/>
        <w:rPr>
          <w:rFonts w:ascii="Times New Roman" w:hAnsi="Times New Roman" w:cs="Times New Roman"/>
          <w:sz w:val="24"/>
          <w:szCs w:val="24"/>
        </w:rPr>
      </w:pPr>
      <w:r w:rsidRPr="000E7800">
        <w:rPr>
          <w:rFonts w:ascii="Times New Roman" w:hAnsi="Times New Roman" w:cs="Times New Roman"/>
          <w:sz w:val="24"/>
          <w:szCs w:val="24"/>
        </w:rPr>
        <w:t>If, in contrast, object salience does not direct learners' attention to conditional-indepen</w:t>
      </w:r>
      <w:r>
        <w:rPr>
          <w:rFonts w:ascii="Times New Roman" w:hAnsi="Times New Roman" w:cs="Times New Roman"/>
          <w:sz w:val="24"/>
          <w:szCs w:val="24"/>
        </w:rPr>
        <w:t xml:space="preserve">dence relations (i.e., </w:t>
      </w:r>
      <w:r w:rsidRPr="000E7800">
        <w:rPr>
          <w:rFonts w:ascii="Times New Roman" w:hAnsi="Times New Roman" w:cs="Times New Roman"/>
          <w:sz w:val="24"/>
          <w:szCs w:val="24"/>
        </w:rPr>
        <w:t>the Markov condition), then it is conceivable that infants would</w:t>
      </w:r>
      <w:r>
        <w:rPr>
          <w:rFonts w:ascii="Times New Roman" w:hAnsi="Times New Roman" w:cs="Times New Roman"/>
          <w:sz w:val="24"/>
          <w:szCs w:val="24"/>
        </w:rPr>
        <w:t xml:space="preserve"> </w:t>
      </w:r>
      <w:r w:rsidRPr="000E7800">
        <w:rPr>
          <w:rFonts w:ascii="Times New Roman" w:hAnsi="Times New Roman" w:cs="Times New Roman"/>
          <w:sz w:val="24"/>
          <w:szCs w:val="24"/>
        </w:rPr>
        <w:t xml:space="preserve">show no sensitivity to such relations if the salience of </w:t>
      </w:r>
      <w:r>
        <w:rPr>
          <w:rFonts w:ascii="Times New Roman" w:hAnsi="Times New Roman" w:cs="Times New Roman"/>
          <w:sz w:val="24"/>
          <w:szCs w:val="24"/>
        </w:rPr>
        <w:t xml:space="preserve">the surface features of </w:t>
      </w:r>
      <w:r w:rsidRPr="000E7800">
        <w:rPr>
          <w:rFonts w:ascii="Times New Roman" w:hAnsi="Times New Roman" w:cs="Times New Roman"/>
          <w:sz w:val="24"/>
          <w:szCs w:val="24"/>
        </w:rPr>
        <w:t>particular objects in a causal sequence is increased. This can be ac</w:t>
      </w:r>
      <w:r>
        <w:rPr>
          <w:rFonts w:ascii="Times New Roman" w:hAnsi="Times New Roman" w:cs="Times New Roman"/>
          <w:sz w:val="24"/>
          <w:szCs w:val="24"/>
        </w:rPr>
        <w:t xml:space="preserve">hieved, for example, by either </w:t>
      </w:r>
      <w:r w:rsidRPr="000E7800">
        <w:rPr>
          <w:rFonts w:ascii="Times New Roman" w:hAnsi="Times New Roman" w:cs="Times New Roman"/>
          <w:sz w:val="24"/>
          <w:szCs w:val="24"/>
        </w:rPr>
        <w:t>increasing the luminescence of particular objects in the sequence or by forcing part</w:t>
      </w:r>
      <w:r>
        <w:rPr>
          <w:rFonts w:ascii="Times New Roman" w:hAnsi="Times New Roman" w:cs="Times New Roman"/>
          <w:sz w:val="24"/>
          <w:szCs w:val="24"/>
        </w:rPr>
        <w:t xml:space="preserve">icular objects in the sequence </w:t>
      </w:r>
      <w:r w:rsidRPr="000E7800">
        <w:rPr>
          <w:rFonts w:ascii="Times New Roman" w:hAnsi="Times New Roman" w:cs="Times New Roman"/>
          <w:sz w:val="24"/>
          <w:szCs w:val="24"/>
        </w:rPr>
        <w:t xml:space="preserve">to expand and contract.  </w:t>
      </w:r>
      <w:r>
        <w:rPr>
          <w:rFonts w:ascii="Times New Roman" w:hAnsi="Times New Roman" w:cs="Times New Roman"/>
          <w:sz w:val="24"/>
          <w:szCs w:val="24"/>
        </w:rPr>
        <w:t>These and similar manipulations</w:t>
      </w:r>
      <w:r w:rsidR="00761D4A">
        <w:rPr>
          <w:rFonts w:ascii="Times New Roman" w:hAnsi="Times New Roman" w:cs="Times New Roman"/>
          <w:sz w:val="24"/>
          <w:szCs w:val="24"/>
        </w:rPr>
        <w:t xml:space="preserve">—which are akin to </w:t>
      </w:r>
      <w:r w:rsidR="00761D4A" w:rsidRPr="000E7800">
        <w:rPr>
          <w:rFonts w:ascii="Times New Roman" w:hAnsi="Times New Roman" w:cs="Times New Roman"/>
          <w:sz w:val="24"/>
          <w:szCs w:val="24"/>
        </w:rPr>
        <w:t>asking adults to make causal and perceptual comparisons</w:t>
      </w:r>
      <w:r w:rsidR="00761D4A">
        <w:rPr>
          <w:rFonts w:ascii="Times New Roman" w:hAnsi="Times New Roman" w:cs="Times New Roman"/>
          <w:sz w:val="24"/>
          <w:szCs w:val="24"/>
        </w:rPr>
        <w:t>—</w:t>
      </w:r>
      <w:r w:rsidRPr="000E7800">
        <w:rPr>
          <w:rFonts w:ascii="Times New Roman" w:hAnsi="Times New Roman" w:cs="Times New Roman"/>
          <w:sz w:val="24"/>
          <w:szCs w:val="24"/>
        </w:rPr>
        <w:t>would be useful in clarifying whet</w:t>
      </w:r>
      <w:r>
        <w:rPr>
          <w:rFonts w:ascii="Times New Roman" w:hAnsi="Times New Roman" w:cs="Times New Roman"/>
          <w:sz w:val="24"/>
          <w:szCs w:val="24"/>
        </w:rPr>
        <w:t xml:space="preserve">her infants, like adults, show </w:t>
      </w:r>
      <w:r w:rsidRPr="000E7800">
        <w:rPr>
          <w:rFonts w:ascii="Times New Roman" w:hAnsi="Times New Roman" w:cs="Times New Roman"/>
          <w:sz w:val="24"/>
          <w:szCs w:val="24"/>
        </w:rPr>
        <w:t>sensitivity to the Markov condition and Markov-equivalence classes under some but not</w:t>
      </w:r>
      <w:r>
        <w:rPr>
          <w:rFonts w:ascii="Times New Roman" w:hAnsi="Times New Roman" w:cs="Times New Roman"/>
          <w:sz w:val="24"/>
          <w:szCs w:val="24"/>
        </w:rPr>
        <w:t xml:space="preserve"> other conditions</w:t>
      </w:r>
      <w:r w:rsidRPr="000E7800">
        <w:rPr>
          <w:rFonts w:ascii="Times New Roman" w:hAnsi="Times New Roman" w:cs="Times New Roman"/>
          <w:sz w:val="24"/>
          <w:szCs w:val="24"/>
        </w:rPr>
        <w:t>. Note that</w:t>
      </w:r>
      <w:r>
        <w:rPr>
          <w:rFonts w:ascii="Times New Roman" w:hAnsi="Times New Roman" w:cs="Times New Roman"/>
          <w:sz w:val="24"/>
          <w:szCs w:val="24"/>
        </w:rPr>
        <w:t xml:space="preserve"> this perspective assumes that </w:t>
      </w:r>
      <w:r w:rsidRPr="000E7800">
        <w:rPr>
          <w:rFonts w:ascii="Times New Roman" w:hAnsi="Times New Roman" w:cs="Times New Roman"/>
          <w:sz w:val="24"/>
          <w:szCs w:val="24"/>
        </w:rPr>
        <w:t>sensitivity to the Markov condition and Markov-equivalence classes is present someti</w:t>
      </w:r>
      <w:r>
        <w:rPr>
          <w:rFonts w:ascii="Times New Roman" w:hAnsi="Times New Roman" w:cs="Times New Roman"/>
          <w:sz w:val="24"/>
          <w:szCs w:val="24"/>
        </w:rPr>
        <w:t xml:space="preserve">me between 18 and 22 months of </w:t>
      </w:r>
      <w:r w:rsidRPr="000E7800">
        <w:rPr>
          <w:rFonts w:ascii="Times New Roman" w:hAnsi="Times New Roman" w:cs="Times New Roman"/>
          <w:sz w:val="24"/>
          <w:szCs w:val="24"/>
        </w:rPr>
        <w:t>age but will only be evinced under the right conditions</w:t>
      </w:r>
      <w:r w:rsidR="00761D4A">
        <w:rPr>
          <w:rFonts w:ascii="Times New Roman" w:hAnsi="Times New Roman" w:cs="Times New Roman"/>
          <w:sz w:val="24"/>
          <w:szCs w:val="24"/>
        </w:rPr>
        <w:t xml:space="preserve"> and given the right </w:t>
      </w:r>
      <w:r w:rsidR="0089444C">
        <w:rPr>
          <w:rFonts w:ascii="Times New Roman" w:hAnsi="Times New Roman" w:cs="Times New Roman"/>
          <w:sz w:val="24"/>
          <w:szCs w:val="24"/>
        </w:rPr>
        <w:t>manipulation or manipulations</w:t>
      </w:r>
      <w:r w:rsidRPr="000E7800">
        <w:rPr>
          <w:rFonts w:ascii="Times New Roman" w:hAnsi="Times New Roman" w:cs="Times New Roman"/>
          <w:sz w:val="24"/>
          <w:szCs w:val="24"/>
        </w:rPr>
        <w:t>.</w:t>
      </w:r>
    </w:p>
    <w:p w14:paraId="508EEC9E" w14:textId="0E602147" w:rsidR="00254D47" w:rsidRDefault="00254D47" w:rsidP="00C7016D">
      <w:pPr>
        <w:spacing w:line="480" w:lineRule="auto"/>
        <w:ind w:firstLine="576"/>
        <w:contextualSpacing/>
        <w:rPr>
          <w:rFonts w:ascii="Times New Roman" w:hAnsi="Times New Roman" w:cs="Times New Roman"/>
          <w:sz w:val="24"/>
          <w:szCs w:val="24"/>
        </w:rPr>
      </w:pPr>
      <w:r w:rsidRPr="00254D47">
        <w:rPr>
          <w:rFonts w:ascii="Times New Roman" w:hAnsi="Times New Roman" w:cs="Times New Roman"/>
          <w:sz w:val="24"/>
          <w:szCs w:val="24"/>
        </w:rPr>
        <w:t>A third possibility is that because infants have accrued extensive causal experie</w:t>
      </w:r>
      <w:r>
        <w:rPr>
          <w:rFonts w:ascii="Times New Roman" w:hAnsi="Times New Roman" w:cs="Times New Roman"/>
          <w:sz w:val="24"/>
          <w:szCs w:val="24"/>
        </w:rPr>
        <w:t xml:space="preserve">nce by the second half of the </w:t>
      </w:r>
      <w:r w:rsidRPr="00254D47">
        <w:rPr>
          <w:rFonts w:ascii="Times New Roman" w:hAnsi="Times New Roman" w:cs="Times New Roman"/>
          <w:sz w:val="24"/>
          <w:szCs w:val="24"/>
        </w:rPr>
        <w:t xml:space="preserve">second year of life, a process akin to "perceptual narrowing" (e.g., </w:t>
      </w:r>
      <w:proofErr w:type="spellStart"/>
      <w:r w:rsidRPr="00254D47">
        <w:rPr>
          <w:rFonts w:ascii="Times New Roman" w:hAnsi="Times New Roman" w:cs="Times New Roman"/>
          <w:sz w:val="24"/>
          <w:szCs w:val="24"/>
        </w:rPr>
        <w:t>Kuhl</w:t>
      </w:r>
      <w:proofErr w:type="spellEnd"/>
      <w:r w:rsidRPr="00254D47">
        <w:rPr>
          <w:rFonts w:ascii="Times New Roman" w:hAnsi="Times New Roman" w:cs="Times New Roman"/>
          <w:sz w:val="24"/>
          <w:szCs w:val="24"/>
        </w:rPr>
        <w:t xml:space="preserve"> et a</w:t>
      </w:r>
      <w:r>
        <w:rPr>
          <w:rFonts w:ascii="Times New Roman" w:hAnsi="Times New Roman" w:cs="Times New Roman"/>
          <w:sz w:val="24"/>
          <w:szCs w:val="24"/>
        </w:rPr>
        <w:t xml:space="preserve">l., </w:t>
      </w:r>
      <w:r>
        <w:rPr>
          <w:rFonts w:ascii="Times New Roman" w:hAnsi="Times New Roman" w:cs="Times New Roman"/>
          <w:sz w:val="24"/>
          <w:szCs w:val="24"/>
        </w:rPr>
        <w:lastRenderedPageBreak/>
        <w:t xml:space="preserve">2006; </w:t>
      </w:r>
      <w:proofErr w:type="spellStart"/>
      <w:r>
        <w:rPr>
          <w:rFonts w:ascii="Times New Roman" w:hAnsi="Times New Roman" w:cs="Times New Roman"/>
          <w:sz w:val="24"/>
          <w:szCs w:val="24"/>
        </w:rPr>
        <w:t>Pascalis</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Haan</w:t>
      </w:r>
      <w:proofErr w:type="spellEnd"/>
      <w:r>
        <w:rPr>
          <w:rFonts w:ascii="Times New Roman" w:hAnsi="Times New Roman" w:cs="Times New Roman"/>
          <w:sz w:val="24"/>
          <w:szCs w:val="24"/>
        </w:rPr>
        <w:t xml:space="preserve">, &amp; </w:t>
      </w:r>
      <w:r w:rsidRPr="00254D47">
        <w:rPr>
          <w:rFonts w:ascii="Times New Roman" w:hAnsi="Times New Roman" w:cs="Times New Roman"/>
          <w:sz w:val="24"/>
          <w:szCs w:val="24"/>
        </w:rPr>
        <w:t xml:space="preserve">Nelson, 2002; </w:t>
      </w:r>
      <w:proofErr w:type="spellStart"/>
      <w:r w:rsidRPr="00254D47">
        <w:rPr>
          <w:rFonts w:ascii="Times New Roman" w:hAnsi="Times New Roman" w:cs="Times New Roman"/>
          <w:sz w:val="24"/>
          <w:szCs w:val="24"/>
        </w:rPr>
        <w:t>We</w:t>
      </w:r>
      <w:r w:rsidR="00B51984">
        <w:rPr>
          <w:rFonts w:ascii="Times New Roman" w:hAnsi="Times New Roman" w:cs="Times New Roman"/>
          <w:sz w:val="24"/>
          <w:szCs w:val="24"/>
        </w:rPr>
        <w:t>rker</w:t>
      </w:r>
      <w:proofErr w:type="spellEnd"/>
      <w:r w:rsidR="00B51984">
        <w:rPr>
          <w:rFonts w:ascii="Times New Roman" w:hAnsi="Times New Roman" w:cs="Times New Roman"/>
          <w:sz w:val="24"/>
          <w:szCs w:val="24"/>
        </w:rPr>
        <w:t xml:space="preserve"> &amp; Tee</w:t>
      </w:r>
      <w:r w:rsidRPr="00254D47">
        <w:rPr>
          <w:rFonts w:ascii="Times New Roman" w:hAnsi="Times New Roman" w:cs="Times New Roman"/>
          <w:sz w:val="24"/>
          <w:szCs w:val="24"/>
        </w:rPr>
        <w:t>s, 1984)</w:t>
      </w:r>
      <w:r>
        <w:rPr>
          <w:rFonts w:ascii="Times New Roman" w:hAnsi="Times New Roman" w:cs="Times New Roman"/>
          <w:sz w:val="24"/>
          <w:szCs w:val="24"/>
        </w:rPr>
        <w:t xml:space="preserve"> for causal events</w:t>
      </w:r>
      <w:r w:rsidRPr="00254D47">
        <w:rPr>
          <w:rFonts w:ascii="Times New Roman" w:hAnsi="Times New Roman" w:cs="Times New Roman"/>
          <w:sz w:val="24"/>
          <w:szCs w:val="24"/>
        </w:rPr>
        <w:t xml:space="preserve"> may be at play that </w:t>
      </w:r>
      <w:r>
        <w:rPr>
          <w:rFonts w:ascii="Times New Roman" w:hAnsi="Times New Roman" w:cs="Times New Roman"/>
          <w:sz w:val="24"/>
          <w:szCs w:val="24"/>
        </w:rPr>
        <w:t xml:space="preserve">biases attention away from the </w:t>
      </w:r>
      <w:r w:rsidRPr="00254D47">
        <w:rPr>
          <w:rFonts w:ascii="Times New Roman" w:hAnsi="Times New Roman" w:cs="Times New Roman"/>
          <w:sz w:val="24"/>
          <w:szCs w:val="24"/>
        </w:rPr>
        <w:t>Markov condition and Markov equivalence classes; that is, as infants exposure to caus</w:t>
      </w:r>
      <w:r>
        <w:rPr>
          <w:rFonts w:ascii="Times New Roman" w:hAnsi="Times New Roman" w:cs="Times New Roman"/>
          <w:sz w:val="24"/>
          <w:szCs w:val="24"/>
        </w:rPr>
        <w:t xml:space="preserve">al events increases and their ability to perceive causality in launching sequences improves throughout </w:t>
      </w:r>
      <w:r w:rsidRPr="00254D47">
        <w:rPr>
          <w:rFonts w:ascii="Times New Roman" w:hAnsi="Times New Roman" w:cs="Times New Roman"/>
          <w:sz w:val="24"/>
          <w:szCs w:val="24"/>
        </w:rPr>
        <w:t>early development, the ability to attend to the Markov condition and Markov-equivale</w:t>
      </w:r>
      <w:r>
        <w:rPr>
          <w:rFonts w:ascii="Times New Roman" w:hAnsi="Times New Roman" w:cs="Times New Roman"/>
          <w:sz w:val="24"/>
          <w:szCs w:val="24"/>
        </w:rPr>
        <w:t xml:space="preserve">nce classes may suffer. This </w:t>
      </w:r>
      <w:r w:rsidRPr="00254D47">
        <w:rPr>
          <w:rFonts w:ascii="Times New Roman" w:hAnsi="Times New Roman" w:cs="Times New Roman"/>
          <w:sz w:val="24"/>
          <w:szCs w:val="24"/>
        </w:rPr>
        <w:t xml:space="preserve">pattern of responding may emerge for two reasons. First, because an appreciation of </w:t>
      </w:r>
      <w:r>
        <w:rPr>
          <w:rFonts w:ascii="Times New Roman" w:hAnsi="Times New Roman" w:cs="Times New Roman"/>
          <w:sz w:val="24"/>
          <w:szCs w:val="24"/>
        </w:rPr>
        <w:t xml:space="preserve">cause-and-effect relations and </w:t>
      </w:r>
      <w:r w:rsidRPr="00254D47">
        <w:rPr>
          <w:rFonts w:ascii="Times New Roman" w:hAnsi="Times New Roman" w:cs="Times New Roman"/>
          <w:sz w:val="24"/>
          <w:szCs w:val="24"/>
        </w:rPr>
        <w:t xml:space="preserve">the ability to generate novel effects through action is a cornerstone of the ability to understand </w:t>
      </w:r>
      <w:r>
        <w:rPr>
          <w:rFonts w:ascii="Times New Roman" w:hAnsi="Times New Roman" w:cs="Times New Roman"/>
          <w:sz w:val="24"/>
          <w:szCs w:val="24"/>
        </w:rPr>
        <w:t xml:space="preserve">the way the </w:t>
      </w:r>
      <w:r w:rsidRPr="00254D47">
        <w:rPr>
          <w:rFonts w:ascii="Times New Roman" w:hAnsi="Times New Roman" w:cs="Times New Roman"/>
          <w:sz w:val="24"/>
          <w:szCs w:val="24"/>
        </w:rPr>
        <w:t xml:space="preserve">world works, overtime infants may learn selectively to attend to events on the basis </w:t>
      </w:r>
      <w:r>
        <w:rPr>
          <w:rFonts w:ascii="Times New Roman" w:hAnsi="Times New Roman" w:cs="Times New Roman"/>
          <w:sz w:val="24"/>
          <w:szCs w:val="24"/>
        </w:rPr>
        <w:t xml:space="preserve">of their causality rather than </w:t>
      </w:r>
      <w:r w:rsidRPr="00254D47">
        <w:rPr>
          <w:rFonts w:ascii="Times New Roman" w:hAnsi="Times New Roman" w:cs="Times New Roman"/>
          <w:sz w:val="24"/>
          <w:szCs w:val="24"/>
        </w:rPr>
        <w:t xml:space="preserve">in terms of the conditional independence relations that underlie them. Second, </w:t>
      </w:r>
      <w:r>
        <w:rPr>
          <w:rFonts w:ascii="Times New Roman" w:hAnsi="Times New Roman" w:cs="Times New Roman"/>
          <w:sz w:val="24"/>
          <w:szCs w:val="24"/>
        </w:rPr>
        <w:t xml:space="preserve">this pattern of responding may </w:t>
      </w:r>
      <w:r w:rsidRPr="00254D47">
        <w:rPr>
          <w:rFonts w:ascii="Times New Roman" w:hAnsi="Times New Roman" w:cs="Times New Roman"/>
          <w:sz w:val="24"/>
          <w:szCs w:val="24"/>
        </w:rPr>
        <w:t>emerge because the Markov condition</w:t>
      </w:r>
      <w:r>
        <w:rPr>
          <w:rFonts w:ascii="Times New Roman" w:hAnsi="Times New Roman" w:cs="Times New Roman"/>
          <w:sz w:val="24"/>
          <w:szCs w:val="24"/>
        </w:rPr>
        <w:t xml:space="preserve"> and the causality of an event can sometimes have contravening implications. In such a case,</w:t>
      </w:r>
      <w:r w:rsidRPr="00254D47">
        <w:rPr>
          <w:rFonts w:ascii="Times New Roman" w:hAnsi="Times New Roman" w:cs="Times New Roman"/>
          <w:sz w:val="24"/>
          <w:szCs w:val="24"/>
        </w:rPr>
        <w:t xml:space="preserve"> </w:t>
      </w:r>
      <w:r>
        <w:rPr>
          <w:rFonts w:ascii="Times New Roman" w:hAnsi="Times New Roman" w:cs="Times New Roman"/>
          <w:sz w:val="24"/>
          <w:szCs w:val="24"/>
        </w:rPr>
        <w:t>learners would be forced to decide</w:t>
      </w:r>
      <w:r w:rsidRPr="00254D47">
        <w:rPr>
          <w:rFonts w:ascii="Times New Roman" w:hAnsi="Times New Roman" w:cs="Times New Roman"/>
          <w:sz w:val="24"/>
          <w:szCs w:val="24"/>
        </w:rPr>
        <w:t xml:space="preserve"> whether to respond</w:t>
      </w:r>
      <w:r>
        <w:rPr>
          <w:rFonts w:ascii="Times New Roman" w:hAnsi="Times New Roman" w:cs="Times New Roman"/>
          <w:sz w:val="24"/>
          <w:szCs w:val="24"/>
        </w:rPr>
        <w:t xml:space="preserve"> to a causal event</w:t>
      </w:r>
      <w:r w:rsidRPr="00254D47">
        <w:rPr>
          <w:rFonts w:ascii="Times New Roman" w:hAnsi="Times New Roman" w:cs="Times New Roman"/>
          <w:sz w:val="24"/>
          <w:szCs w:val="24"/>
        </w:rPr>
        <w:t xml:space="preserve"> on the basis of causality or Markov-equivalence. In </w:t>
      </w:r>
      <w:r>
        <w:rPr>
          <w:rFonts w:ascii="Times New Roman" w:hAnsi="Times New Roman" w:cs="Times New Roman"/>
          <w:sz w:val="24"/>
          <w:szCs w:val="24"/>
        </w:rPr>
        <w:t xml:space="preserve">other words, </w:t>
      </w:r>
      <w:r w:rsidRPr="00254D47">
        <w:rPr>
          <w:rFonts w:ascii="Times New Roman" w:hAnsi="Times New Roman" w:cs="Times New Roman"/>
          <w:sz w:val="24"/>
          <w:szCs w:val="24"/>
        </w:rPr>
        <w:t>two events can have different causal implications even if the two events are M</w:t>
      </w:r>
      <w:r>
        <w:rPr>
          <w:rFonts w:ascii="Times New Roman" w:hAnsi="Times New Roman" w:cs="Times New Roman"/>
          <w:sz w:val="24"/>
          <w:szCs w:val="24"/>
        </w:rPr>
        <w:t xml:space="preserve">arkov equivalent. Consider the </w:t>
      </w:r>
      <w:r w:rsidRPr="00254D47">
        <w:rPr>
          <w:rFonts w:ascii="Times New Roman" w:hAnsi="Times New Roman" w:cs="Times New Roman"/>
          <w:sz w:val="24"/>
          <w:szCs w:val="24"/>
        </w:rPr>
        <w:t>following two sequences:</w:t>
      </w:r>
    </w:p>
    <w:p w14:paraId="0EB25E91" w14:textId="2D58AC0D" w:rsidR="00254D47" w:rsidRDefault="00254D47" w:rsidP="00C7016D">
      <w:pPr>
        <w:pStyle w:val="ListParagraph"/>
        <w:numPr>
          <w:ilvl w:val="0"/>
          <w:numId w:val="4"/>
        </w:numPr>
        <w:spacing w:line="480" w:lineRule="auto"/>
        <w:ind w:left="0"/>
        <w:rPr>
          <w:rFonts w:ascii="Times New Roman" w:hAnsi="Times New Roman" w:cs="Times New Roman"/>
          <w:sz w:val="24"/>
          <w:szCs w:val="24"/>
        </w:rPr>
      </w:pPr>
      <w:r>
        <w:rPr>
          <w:rFonts w:ascii="Times New Roman" w:hAnsi="Times New Roman" w:cs="Times New Roman"/>
          <w:sz w:val="24"/>
          <w:szCs w:val="24"/>
        </w:rPr>
        <w:t>A</w:t>
      </w:r>
      <w:r w:rsidRPr="00254D47">
        <w:rPr>
          <w:rFonts w:ascii="Times New Roman" w:hAnsi="Times New Roman" w:cs="Times New Roman"/>
          <w:sz w:val="24"/>
          <w:szCs w:val="24"/>
        </w:rPr>
        <w:sym w:font="Wingdings" w:char="F0E0"/>
      </w:r>
      <w:r>
        <w:rPr>
          <w:rFonts w:ascii="Times New Roman" w:hAnsi="Times New Roman" w:cs="Times New Roman"/>
          <w:sz w:val="24"/>
          <w:szCs w:val="24"/>
        </w:rPr>
        <w:t>B</w:t>
      </w:r>
      <w:r w:rsidRPr="00254D47">
        <w:rPr>
          <w:rFonts w:ascii="Times New Roman" w:hAnsi="Times New Roman" w:cs="Times New Roman"/>
          <w:sz w:val="24"/>
          <w:szCs w:val="24"/>
        </w:rPr>
        <w:sym w:font="Wingdings" w:char="F0E0"/>
      </w:r>
      <w:r>
        <w:rPr>
          <w:rFonts w:ascii="Times New Roman" w:hAnsi="Times New Roman" w:cs="Times New Roman"/>
          <w:sz w:val="24"/>
          <w:szCs w:val="24"/>
        </w:rPr>
        <w:t>C</w:t>
      </w:r>
    </w:p>
    <w:p w14:paraId="4EA865DD" w14:textId="40F0B81D" w:rsidR="00254D47" w:rsidRDefault="00254D47" w:rsidP="00C7016D">
      <w:pPr>
        <w:pStyle w:val="ListParagraph"/>
        <w:numPr>
          <w:ilvl w:val="0"/>
          <w:numId w:val="4"/>
        </w:numPr>
        <w:spacing w:line="480" w:lineRule="auto"/>
        <w:ind w:left="0"/>
        <w:rPr>
          <w:rFonts w:ascii="Times New Roman" w:hAnsi="Times New Roman" w:cs="Times New Roman"/>
          <w:sz w:val="24"/>
          <w:szCs w:val="24"/>
        </w:rPr>
      </w:pPr>
      <w:r>
        <w:rPr>
          <w:rFonts w:ascii="Times New Roman" w:hAnsi="Times New Roman" w:cs="Times New Roman"/>
          <w:sz w:val="24"/>
          <w:szCs w:val="24"/>
        </w:rPr>
        <w:t>C</w:t>
      </w:r>
      <w:r w:rsidRPr="00254D47">
        <w:rPr>
          <w:rFonts w:ascii="Times New Roman" w:hAnsi="Times New Roman" w:cs="Times New Roman"/>
          <w:sz w:val="24"/>
          <w:szCs w:val="24"/>
        </w:rPr>
        <w:sym w:font="Wingdings" w:char="F0E0"/>
      </w:r>
      <w:r>
        <w:rPr>
          <w:rFonts w:ascii="Times New Roman" w:hAnsi="Times New Roman" w:cs="Times New Roman"/>
          <w:sz w:val="24"/>
          <w:szCs w:val="24"/>
        </w:rPr>
        <w:t>B</w:t>
      </w:r>
      <w:r w:rsidRPr="00254D47">
        <w:rPr>
          <w:rFonts w:ascii="Times New Roman" w:hAnsi="Times New Roman" w:cs="Times New Roman"/>
          <w:sz w:val="24"/>
          <w:szCs w:val="24"/>
        </w:rPr>
        <w:sym w:font="Wingdings" w:char="F0E0"/>
      </w:r>
      <w:r>
        <w:rPr>
          <w:rFonts w:ascii="Times New Roman" w:hAnsi="Times New Roman" w:cs="Times New Roman"/>
          <w:sz w:val="24"/>
          <w:szCs w:val="24"/>
        </w:rPr>
        <w:t>A</w:t>
      </w:r>
    </w:p>
    <w:p w14:paraId="26D414FF" w14:textId="77777777" w:rsidR="00121FEE" w:rsidRDefault="00254D47" w:rsidP="00C7016D">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Although</w:t>
      </w:r>
      <w:r w:rsidRPr="00254D47">
        <w:rPr>
          <w:rFonts w:ascii="Times New Roman" w:hAnsi="Times New Roman" w:cs="Times New Roman"/>
          <w:sz w:val="24"/>
          <w:szCs w:val="24"/>
        </w:rPr>
        <w:t xml:space="preserve"> the causal meanings of A, B, and C differ between the sequences</w:t>
      </w:r>
      <w:r w:rsidR="00264689">
        <w:rPr>
          <w:rFonts w:ascii="Times New Roman" w:hAnsi="Times New Roman" w:cs="Times New Roman"/>
          <w:sz w:val="24"/>
          <w:szCs w:val="24"/>
        </w:rPr>
        <w:t>—</w:t>
      </w:r>
      <w:r w:rsidRPr="00254D47">
        <w:rPr>
          <w:rFonts w:ascii="Times New Roman" w:hAnsi="Times New Roman" w:cs="Times New Roman"/>
          <w:sz w:val="24"/>
          <w:szCs w:val="24"/>
        </w:rPr>
        <w:t>f</w:t>
      </w:r>
      <w:r>
        <w:rPr>
          <w:rFonts w:ascii="Times New Roman" w:hAnsi="Times New Roman" w:cs="Times New Roman"/>
          <w:sz w:val="24"/>
          <w:szCs w:val="24"/>
        </w:rPr>
        <w:t xml:space="preserve">or example, A is the exogenous </w:t>
      </w:r>
      <w:r w:rsidRPr="00254D47">
        <w:rPr>
          <w:rFonts w:ascii="Times New Roman" w:hAnsi="Times New Roman" w:cs="Times New Roman"/>
          <w:sz w:val="24"/>
          <w:szCs w:val="24"/>
        </w:rPr>
        <w:t>initiator in the first sequence, whereas C is the exogenous initiator in the second</w:t>
      </w:r>
      <w:r>
        <w:rPr>
          <w:rFonts w:ascii="Times New Roman" w:hAnsi="Times New Roman" w:cs="Times New Roman"/>
          <w:sz w:val="24"/>
          <w:szCs w:val="24"/>
        </w:rPr>
        <w:t xml:space="preserve"> sequence</w:t>
      </w:r>
      <w:r w:rsidR="00264689">
        <w:rPr>
          <w:rFonts w:ascii="Times New Roman" w:hAnsi="Times New Roman" w:cs="Times New Roman"/>
          <w:sz w:val="24"/>
          <w:szCs w:val="24"/>
        </w:rPr>
        <w:t>—</w:t>
      </w:r>
      <w:r>
        <w:rPr>
          <w:rFonts w:ascii="Times New Roman" w:hAnsi="Times New Roman" w:cs="Times New Roman"/>
          <w:sz w:val="24"/>
          <w:szCs w:val="24"/>
        </w:rPr>
        <w:t xml:space="preserve">both sequences are </w:t>
      </w:r>
      <w:r w:rsidR="00264689">
        <w:rPr>
          <w:rFonts w:ascii="Times New Roman" w:hAnsi="Times New Roman" w:cs="Times New Roman"/>
          <w:sz w:val="24"/>
          <w:szCs w:val="24"/>
        </w:rPr>
        <w:t>Markov-equivalent</w:t>
      </w:r>
      <w:r w:rsidRPr="00254D47">
        <w:rPr>
          <w:rFonts w:ascii="Times New Roman" w:hAnsi="Times New Roman" w:cs="Times New Roman"/>
          <w:sz w:val="24"/>
          <w:szCs w:val="24"/>
        </w:rPr>
        <w:t>; that is, both sequences instantiate identical conditional indep</w:t>
      </w:r>
      <w:r>
        <w:rPr>
          <w:rFonts w:ascii="Times New Roman" w:hAnsi="Times New Roman" w:cs="Times New Roman"/>
          <w:sz w:val="24"/>
          <w:szCs w:val="24"/>
        </w:rPr>
        <w:t xml:space="preserve">endencies. Infants who attend </w:t>
      </w:r>
      <w:r w:rsidRPr="00254D47">
        <w:rPr>
          <w:rFonts w:ascii="Times New Roman" w:hAnsi="Times New Roman" w:cs="Times New Roman"/>
          <w:sz w:val="24"/>
          <w:szCs w:val="24"/>
        </w:rPr>
        <w:t>selectively to the Markov condition and respond to sequences on the basis of thei</w:t>
      </w:r>
      <w:r>
        <w:rPr>
          <w:rFonts w:ascii="Times New Roman" w:hAnsi="Times New Roman" w:cs="Times New Roman"/>
          <w:sz w:val="24"/>
          <w:szCs w:val="24"/>
        </w:rPr>
        <w:t xml:space="preserve">r Markov-equivalence would be </w:t>
      </w:r>
      <w:r w:rsidRPr="00254D47">
        <w:rPr>
          <w:rFonts w:ascii="Times New Roman" w:hAnsi="Times New Roman" w:cs="Times New Roman"/>
          <w:sz w:val="24"/>
          <w:szCs w:val="24"/>
        </w:rPr>
        <w:t>expected to respond equivalently to both sequences. In contrast, infants who attend se</w:t>
      </w:r>
      <w:r>
        <w:rPr>
          <w:rFonts w:ascii="Times New Roman" w:hAnsi="Times New Roman" w:cs="Times New Roman"/>
          <w:sz w:val="24"/>
          <w:szCs w:val="24"/>
        </w:rPr>
        <w:t xml:space="preserve">lectively to the causality of </w:t>
      </w:r>
      <w:r w:rsidRPr="00254D47">
        <w:rPr>
          <w:rFonts w:ascii="Times New Roman" w:hAnsi="Times New Roman" w:cs="Times New Roman"/>
          <w:sz w:val="24"/>
          <w:szCs w:val="24"/>
        </w:rPr>
        <w:t xml:space="preserve">the sequences would be expected </w:t>
      </w:r>
      <w:r w:rsidR="00687D07">
        <w:rPr>
          <w:rFonts w:ascii="Times New Roman" w:hAnsi="Times New Roman" w:cs="Times New Roman"/>
          <w:sz w:val="24"/>
          <w:szCs w:val="24"/>
        </w:rPr>
        <w:t>to treat both sequences differently</w:t>
      </w:r>
      <w:r w:rsidRPr="00254D47">
        <w:rPr>
          <w:rFonts w:ascii="Times New Roman" w:hAnsi="Times New Roman" w:cs="Times New Roman"/>
          <w:sz w:val="24"/>
          <w:szCs w:val="24"/>
        </w:rPr>
        <w:t xml:space="preserve">, most especially after </w:t>
      </w:r>
      <w:r w:rsidRPr="00254D47">
        <w:rPr>
          <w:rFonts w:ascii="Times New Roman" w:hAnsi="Times New Roman" w:cs="Times New Roman"/>
          <w:sz w:val="24"/>
          <w:szCs w:val="24"/>
        </w:rPr>
        <w:lastRenderedPageBreak/>
        <w:t>h</w:t>
      </w:r>
      <w:r>
        <w:rPr>
          <w:rFonts w:ascii="Times New Roman" w:hAnsi="Times New Roman" w:cs="Times New Roman"/>
          <w:sz w:val="24"/>
          <w:szCs w:val="24"/>
        </w:rPr>
        <w:t xml:space="preserve">abituation to one </w:t>
      </w:r>
      <w:r w:rsidRPr="00254D47">
        <w:rPr>
          <w:rFonts w:ascii="Times New Roman" w:hAnsi="Times New Roman" w:cs="Times New Roman"/>
          <w:sz w:val="24"/>
          <w:szCs w:val="24"/>
        </w:rPr>
        <w:t>of them. One plausible interpretation of infants' failure to attend to the Markov con</w:t>
      </w:r>
      <w:r>
        <w:rPr>
          <w:rFonts w:ascii="Times New Roman" w:hAnsi="Times New Roman" w:cs="Times New Roman"/>
          <w:sz w:val="24"/>
          <w:szCs w:val="24"/>
        </w:rPr>
        <w:t xml:space="preserve">dition and Markov-equivalence </w:t>
      </w:r>
      <w:r w:rsidRPr="00254D47">
        <w:rPr>
          <w:rFonts w:ascii="Times New Roman" w:hAnsi="Times New Roman" w:cs="Times New Roman"/>
          <w:sz w:val="24"/>
          <w:szCs w:val="24"/>
        </w:rPr>
        <w:t>classes in Experiment 5, then, is that these infants may be at a point in developmen</w:t>
      </w:r>
      <w:r>
        <w:rPr>
          <w:rFonts w:ascii="Times New Roman" w:hAnsi="Times New Roman" w:cs="Times New Roman"/>
          <w:sz w:val="24"/>
          <w:szCs w:val="24"/>
        </w:rPr>
        <w:t xml:space="preserve">t in which sensitivity to the </w:t>
      </w:r>
      <w:r w:rsidRPr="00254D47">
        <w:rPr>
          <w:rFonts w:ascii="Times New Roman" w:hAnsi="Times New Roman" w:cs="Times New Roman"/>
          <w:sz w:val="24"/>
          <w:szCs w:val="24"/>
        </w:rPr>
        <w:t xml:space="preserve">Markov condition and Markov-equivalence classes </w:t>
      </w:r>
      <w:r w:rsidR="00687D07">
        <w:rPr>
          <w:rFonts w:ascii="Times New Roman" w:hAnsi="Times New Roman" w:cs="Times New Roman"/>
          <w:sz w:val="24"/>
          <w:szCs w:val="24"/>
        </w:rPr>
        <w:t>has diminished as their sensitivity to causality in the world heightens</w:t>
      </w:r>
      <w:r w:rsidRPr="00254D47">
        <w:rPr>
          <w:rFonts w:ascii="Times New Roman" w:hAnsi="Times New Roman" w:cs="Times New Roman"/>
          <w:sz w:val="24"/>
          <w:szCs w:val="24"/>
        </w:rPr>
        <w:t>. However, because cau</w:t>
      </w:r>
      <w:r>
        <w:rPr>
          <w:rFonts w:ascii="Times New Roman" w:hAnsi="Times New Roman" w:cs="Times New Roman"/>
          <w:sz w:val="24"/>
          <w:szCs w:val="24"/>
        </w:rPr>
        <w:t>sality was not experimentally</w:t>
      </w:r>
      <w:r w:rsidR="00121FEE">
        <w:rPr>
          <w:rFonts w:ascii="Times New Roman" w:hAnsi="Times New Roman" w:cs="Times New Roman"/>
          <w:sz w:val="24"/>
          <w:szCs w:val="24"/>
        </w:rPr>
        <w:t>, systematically, or independently</w:t>
      </w:r>
      <w:r>
        <w:rPr>
          <w:rFonts w:ascii="Times New Roman" w:hAnsi="Times New Roman" w:cs="Times New Roman"/>
          <w:sz w:val="24"/>
          <w:szCs w:val="24"/>
        </w:rPr>
        <w:t xml:space="preserve"> </w:t>
      </w:r>
      <w:r w:rsidRPr="00254D47">
        <w:rPr>
          <w:rFonts w:ascii="Times New Roman" w:hAnsi="Times New Roman" w:cs="Times New Roman"/>
          <w:sz w:val="24"/>
          <w:szCs w:val="24"/>
        </w:rPr>
        <w:t>manipulated here, it is difficult to determine the viability of this account.</w:t>
      </w:r>
      <w:r>
        <w:rPr>
          <w:rFonts w:ascii="Times New Roman" w:hAnsi="Times New Roman" w:cs="Times New Roman"/>
          <w:sz w:val="24"/>
          <w:szCs w:val="24"/>
        </w:rPr>
        <w:t xml:space="preserve"> Nonetheless, this will be an </w:t>
      </w:r>
      <w:r w:rsidRPr="00254D47">
        <w:rPr>
          <w:rFonts w:ascii="Times New Roman" w:hAnsi="Times New Roman" w:cs="Times New Roman"/>
          <w:sz w:val="24"/>
          <w:szCs w:val="24"/>
        </w:rPr>
        <w:t>important issue to explore in future research. It will also be important to</w:t>
      </w:r>
      <w:r>
        <w:rPr>
          <w:rFonts w:ascii="Times New Roman" w:hAnsi="Times New Roman" w:cs="Times New Roman"/>
          <w:sz w:val="24"/>
          <w:szCs w:val="24"/>
        </w:rPr>
        <w:t xml:space="preserve"> examine the viability of the </w:t>
      </w:r>
      <w:r w:rsidRPr="00254D47">
        <w:rPr>
          <w:rFonts w:ascii="Times New Roman" w:hAnsi="Times New Roman" w:cs="Times New Roman"/>
          <w:sz w:val="24"/>
          <w:szCs w:val="24"/>
        </w:rPr>
        <w:t xml:space="preserve">"perceptual narrowing" </w:t>
      </w:r>
      <w:r w:rsidR="00121FEE">
        <w:rPr>
          <w:rFonts w:ascii="Times New Roman" w:hAnsi="Times New Roman" w:cs="Times New Roman"/>
          <w:sz w:val="24"/>
          <w:szCs w:val="24"/>
        </w:rPr>
        <w:t>assumption</w:t>
      </w:r>
      <w:r w:rsidRPr="00254D47">
        <w:rPr>
          <w:rFonts w:ascii="Times New Roman" w:hAnsi="Times New Roman" w:cs="Times New Roman"/>
          <w:sz w:val="24"/>
          <w:szCs w:val="24"/>
        </w:rPr>
        <w:t xml:space="preserve"> as it applies to causal events with infants younger </w:t>
      </w:r>
      <w:r>
        <w:rPr>
          <w:rFonts w:ascii="Times New Roman" w:hAnsi="Times New Roman" w:cs="Times New Roman"/>
          <w:sz w:val="24"/>
          <w:szCs w:val="24"/>
        </w:rPr>
        <w:t xml:space="preserve">than 18 months of age. This is </w:t>
      </w:r>
      <w:r w:rsidRPr="00254D47">
        <w:rPr>
          <w:rFonts w:ascii="Times New Roman" w:hAnsi="Times New Roman" w:cs="Times New Roman"/>
          <w:sz w:val="24"/>
          <w:szCs w:val="24"/>
        </w:rPr>
        <w:t>because this account assumes that sensitivity to the Markov condition and Markov</w:t>
      </w:r>
      <w:r>
        <w:rPr>
          <w:rFonts w:ascii="Times New Roman" w:hAnsi="Times New Roman" w:cs="Times New Roman"/>
          <w:sz w:val="24"/>
          <w:szCs w:val="24"/>
        </w:rPr>
        <w:t xml:space="preserve">-equivalence classes may have </w:t>
      </w:r>
      <w:r w:rsidRPr="00254D47">
        <w:rPr>
          <w:rFonts w:ascii="Times New Roman" w:hAnsi="Times New Roman" w:cs="Times New Roman"/>
          <w:sz w:val="24"/>
          <w:szCs w:val="24"/>
        </w:rPr>
        <w:t>sufficiently narrowed by the time infants are between 18 and 22 months of age.</w:t>
      </w:r>
    </w:p>
    <w:p w14:paraId="1D7E925D" w14:textId="3B31048D" w:rsidR="00121FEE" w:rsidRDefault="00121FEE" w:rsidP="00C7016D">
      <w:pPr>
        <w:spacing w:line="480" w:lineRule="auto"/>
        <w:ind w:firstLine="360"/>
        <w:contextualSpacing/>
        <w:rPr>
          <w:rFonts w:ascii="Times New Roman" w:hAnsi="Times New Roman" w:cs="Times New Roman"/>
          <w:sz w:val="24"/>
          <w:szCs w:val="24"/>
        </w:rPr>
      </w:pPr>
      <w:r w:rsidRPr="00121FEE">
        <w:rPr>
          <w:rFonts w:ascii="Times New Roman" w:hAnsi="Times New Roman" w:cs="Times New Roman"/>
          <w:sz w:val="24"/>
          <w:szCs w:val="24"/>
        </w:rPr>
        <w:t>It is worth noting that the speculative account outlined above has much in common wit</w:t>
      </w:r>
      <w:r>
        <w:rPr>
          <w:rFonts w:ascii="Times New Roman" w:hAnsi="Times New Roman" w:cs="Times New Roman"/>
          <w:sz w:val="24"/>
          <w:szCs w:val="24"/>
        </w:rPr>
        <w:t xml:space="preserve">h that forwarded by Rakison to </w:t>
      </w:r>
      <w:r w:rsidRPr="00121FEE">
        <w:rPr>
          <w:rFonts w:ascii="Times New Roman" w:hAnsi="Times New Roman" w:cs="Times New Roman"/>
          <w:sz w:val="24"/>
          <w:szCs w:val="24"/>
        </w:rPr>
        <w:t>explain</w:t>
      </w:r>
      <w:r w:rsidR="00156078">
        <w:rPr>
          <w:rFonts w:ascii="Times New Roman" w:hAnsi="Times New Roman" w:cs="Times New Roman"/>
          <w:sz w:val="24"/>
          <w:szCs w:val="24"/>
        </w:rPr>
        <w:t xml:space="preserve"> infants’ developing knowledge of the motion properties of objects and entities and</w:t>
      </w:r>
      <w:r w:rsidRPr="00121FEE">
        <w:rPr>
          <w:rFonts w:ascii="Times New Roman" w:hAnsi="Times New Roman" w:cs="Times New Roman"/>
          <w:sz w:val="24"/>
          <w:szCs w:val="24"/>
        </w:rPr>
        <w:t xml:space="preserve"> </w:t>
      </w:r>
      <w:r>
        <w:rPr>
          <w:rFonts w:ascii="Times New Roman" w:hAnsi="Times New Roman" w:cs="Times New Roman"/>
          <w:sz w:val="24"/>
          <w:szCs w:val="24"/>
        </w:rPr>
        <w:t xml:space="preserve">concept development </w:t>
      </w:r>
      <w:r w:rsidR="00156078">
        <w:rPr>
          <w:rFonts w:ascii="Times New Roman" w:hAnsi="Times New Roman" w:cs="Times New Roman"/>
          <w:sz w:val="24"/>
          <w:szCs w:val="24"/>
        </w:rPr>
        <w:t>more generally</w:t>
      </w:r>
      <w:r>
        <w:rPr>
          <w:rFonts w:ascii="Times New Roman" w:hAnsi="Times New Roman" w:cs="Times New Roman"/>
          <w:sz w:val="24"/>
          <w:szCs w:val="24"/>
        </w:rPr>
        <w:t xml:space="preserve"> (Rakison &amp; Lupyan, </w:t>
      </w:r>
      <w:r w:rsidRPr="00121FEE">
        <w:rPr>
          <w:rFonts w:ascii="Times New Roman" w:hAnsi="Times New Roman" w:cs="Times New Roman"/>
          <w:sz w:val="24"/>
          <w:szCs w:val="24"/>
        </w:rPr>
        <w:t>2008). The crux of this perspective is that, because infants possess relat</w:t>
      </w:r>
      <w:r>
        <w:rPr>
          <w:rFonts w:ascii="Times New Roman" w:hAnsi="Times New Roman" w:cs="Times New Roman"/>
          <w:sz w:val="24"/>
          <w:szCs w:val="24"/>
        </w:rPr>
        <w:t>ively impoverished information-</w:t>
      </w:r>
      <w:r w:rsidRPr="00121FEE">
        <w:rPr>
          <w:rFonts w:ascii="Times New Roman" w:hAnsi="Times New Roman" w:cs="Times New Roman"/>
          <w:sz w:val="24"/>
          <w:szCs w:val="24"/>
        </w:rPr>
        <w:t>processing</w:t>
      </w:r>
      <w:r>
        <w:rPr>
          <w:rFonts w:ascii="Times New Roman" w:hAnsi="Times New Roman" w:cs="Times New Roman"/>
          <w:sz w:val="24"/>
          <w:szCs w:val="24"/>
        </w:rPr>
        <w:t xml:space="preserve"> </w:t>
      </w:r>
      <w:r w:rsidRPr="00121FEE">
        <w:rPr>
          <w:rFonts w:ascii="Times New Roman" w:hAnsi="Times New Roman" w:cs="Times New Roman"/>
          <w:sz w:val="24"/>
          <w:szCs w:val="24"/>
        </w:rPr>
        <w:t>abilities and have limited experience with motion events early in deve</w:t>
      </w:r>
      <w:r>
        <w:rPr>
          <w:rFonts w:ascii="Times New Roman" w:hAnsi="Times New Roman" w:cs="Times New Roman"/>
          <w:sz w:val="24"/>
          <w:szCs w:val="24"/>
        </w:rPr>
        <w:t xml:space="preserve">lopment, young infants will be </w:t>
      </w:r>
      <w:r w:rsidRPr="00121FEE">
        <w:rPr>
          <w:rFonts w:ascii="Times New Roman" w:hAnsi="Times New Roman" w:cs="Times New Roman"/>
          <w:sz w:val="24"/>
          <w:szCs w:val="24"/>
        </w:rPr>
        <w:t>restricted in the kinds of relations that they will encode</w:t>
      </w:r>
      <w:r w:rsidR="00974CC2">
        <w:rPr>
          <w:rFonts w:ascii="Times New Roman" w:hAnsi="Times New Roman" w:cs="Times New Roman"/>
          <w:sz w:val="24"/>
          <w:szCs w:val="24"/>
        </w:rPr>
        <w:t>. That is,</w:t>
      </w:r>
      <w:r w:rsidRPr="00121FEE">
        <w:rPr>
          <w:rFonts w:ascii="Times New Roman" w:hAnsi="Times New Roman" w:cs="Times New Roman"/>
          <w:sz w:val="24"/>
          <w:szCs w:val="24"/>
        </w:rPr>
        <w:t xml:space="preserve"> initially infant</w:t>
      </w:r>
      <w:r>
        <w:rPr>
          <w:rFonts w:ascii="Times New Roman" w:hAnsi="Times New Roman" w:cs="Times New Roman"/>
          <w:sz w:val="24"/>
          <w:szCs w:val="24"/>
        </w:rPr>
        <w:t xml:space="preserve">s will encode relations </w:t>
      </w:r>
      <w:r w:rsidRPr="00121FEE">
        <w:rPr>
          <w:rFonts w:ascii="Times New Roman" w:hAnsi="Times New Roman" w:cs="Times New Roman"/>
          <w:sz w:val="24"/>
          <w:szCs w:val="24"/>
        </w:rPr>
        <w:t>that involve simple static and dynamic features</w:t>
      </w:r>
      <w:r w:rsidR="00357E8E">
        <w:rPr>
          <w:rFonts w:ascii="Times New Roman" w:hAnsi="Times New Roman" w:cs="Times New Roman"/>
          <w:sz w:val="24"/>
          <w:szCs w:val="24"/>
        </w:rPr>
        <w:t>; yet</w:t>
      </w:r>
      <w:r w:rsidRPr="00121FEE">
        <w:rPr>
          <w:rFonts w:ascii="Times New Roman" w:hAnsi="Times New Roman" w:cs="Times New Roman"/>
          <w:sz w:val="24"/>
          <w:szCs w:val="24"/>
        </w:rPr>
        <w:t>, as their information-processing abilities</w:t>
      </w:r>
      <w:r w:rsidR="00A15F68">
        <w:rPr>
          <w:rFonts w:ascii="Times New Roman" w:hAnsi="Times New Roman" w:cs="Times New Roman"/>
          <w:sz w:val="24"/>
          <w:szCs w:val="24"/>
        </w:rPr>
        <w:t xml:space="preserve"> continue to</w:t>
      </w:r>
      <w:r w:rsidRPr="00121FEE">
        <w:rPr>
          <w:rFonts w:ascii="Times New Roman" w:hAnsi="Times New Roman" w:cs="Times New Roman"/>
          <w:sz w:val="24"/>
          <w:szCs w:val="24"/>
        </w:rPr>
        <w:t xml:space="preserve"> improve,</w:t>
      </w:r>
      <w:r>
        <w:rPr>
          <w:rFonts w:ascii="Times New Roman" w:hAnsi="Times New Roman" w:cs="Times New Roman"/>
          <w:sz w:val="24"/>
          <w:szCs w:val="24"/>
        </w:rPr>
        <w:t xml:space="preserve"> </w:t>
      </w:r>
      <w:r w:rsidR="007208C8">
        <w:rPr>
          <w:rFonts w:ascii="Times New Roman" w:hAnsi="Times New Roman" w:cs="Times New Roman"/>
          <w:sz w:val="24"/>
          <w:szCs w:val="24"/>
        </w:rPr>
        <w:t xml:space="preserve">infants </w:t>
      </w:r>
      <w:r>
        <w:rPr>
          <w:rFonts w:ascii="Times New Roman" w:hAnsi="Times New Roman" w:cs="Times New Roman"/>
          <w:sz w:val="24"/>
          <w:szCs w:val="24"/>
        </w:rPr>
        <w:t xml:space="preserve">will begin </w:t>
      </w:r>
      <w:r w:rsidRPr="00121FEE">
        <w:rPr>
          <w:rFonts w:ascii="Times New Roman" w:hAnsi="Times New Roman" w:cs="Times New Roman"/>
          <w:sz w:val="24"/>
          <w:szCs w:val="24"/>
        </w:rPr>
        <w:t>to encode relations that involve dynamic local and global features. Such a transiti</w:t>
      </w:r>
      <w:r>
        <w:rPr>
          <w:rFonts w:ascii="Times New Roman" w:hAnsi="Times New Roman" w:cs="Times New Roman"/>
          <w:sz w:val="24"/>
          <w:szCs w:val="24"/>
        </w:rPr>
        <w:t xml:space="preserve">on is thought to occur because </w:t>
      </w:r>
      <w:r w:rsidRPr="00121FEE">
        <w:rPr>
          <w:rFonts w:ascii="Times New Roman" w:hAnsi="Times New Roman" w:cs="Times New Roman"/>
          <w:sz w:val="24"/>
          <w:szCs w:val="24"/>
        </w:rPr>
        <w:t>dynamic features, unlike static features, require enhanced information-processing abi</w:t>
      </w:r>
      <w:r>
        <w:rPr>
          <w:rFonts w:ascii="Times New Roman" w:hAnsi="Times New Roman" w:cs="Times New Roman"/>
          <w:sz w:val="24"/>
          <w:szCs w:val="24"/>
        </w:rPr>
        <w:t xml:space="preserve">lities to process due to their </w:t>
      </w:r>
      <w:r w:rsidR="007E265A">
        <w:rPr>
          <w:rFonts w:ascii="Times New Roman" w:hAnsi="Times New Roman" w:cs="Times New Roman"/>
          <w:sz w:val="24"/>
          <w:szCs w:val="24"/>
        </w:rPr>
        <w:t xml:space="preserve">inherently </w:t>
      </w:r>
      <w:r w:rsidRPr="00121FEE">
        <w:rPr>
          <w:rFonts w:ascii="Times New Roman" w:hAnsi="Times New Roman" w:cs="Times New Roman"/>
          <w:sz w:val="24"/>
          <w:szCs w:val="24"/>
        </w:rPr>
        <w:t>more complex and dynamic nature and</w:t>
      </w:r>
      <w:r w:rsidR="007E265A">
        <w:rPr>
          <w:rFonts w:ascii="Times New Roman" w:hAnsi="Times New Roman" w:cs="Times New Roman"/>
          <w:sz w:val="24"/>
          <w:szCs w:val="24"/>
        </w:rPr>
        <w:t xml:space="preserve"> their</w:t>
      </w:r>
      <w:r w:rsidRPr="00121FEE">
        <w:rPr>
          <w:rFonts w:ascii="Times New Roman" w:hAnsi="Times New Roman" w:cs="Times New Roman"/>
          <w:sz w:val="24"/>
          <w:szCs w:val="24"/>
        </w:rPr>
        <w:t xml:space="preserve"> intermittent availability in the perceptual</w:t>
      </w:r>
      <w:r>
        <w:rPr>
          <w:rFonts w:ascii="Times New Roman" w:hAnsi="Times New Roman" w:cs="Times New Roman"/>
          <w:sz w:val="24"/>
          <w:szCs w:val="24"/>
        </w:rPr>
        <w:t xml:space="preserve"> array. </w:t>
      </w:r>
      <w:r w:rsidR="000C0E05">
        <w:rPr>
          <w:rFonts w:ascii="Times New Roman" w:hAnsi="Times New Roman" w:cs="Times New Roman"/>
          <w:sz w:val="24"/>
          <w:szCs w:val="24"/>
        </w:rPr>
        <w:t>Perhaps supporting this account, there is evidence that</w:t>
      </w:r>
      <w:r w:rsidRPr="00121FEE">
        <w:rPr>
          <w:rFonts w:ascii="Times New Roman" w:hAnsi="Times New Roman" w:cs="Times New Roman"/>
          <w:sz w:val="24"/>
          <w:szCs w:val="24"/>
        </w:rPr>
        <w:t xml:space="preserve"> 10-month-olds </w:t>
      </w:r>
      <w:r w:rsidR="000C0E05">
        <w:rPr>
          <w:rFonts w:ascii="Times New Roman" w:hAnsi="Times New Roman" w:cs="Times New Roman"/>
          <w:sz w:val="24"/>
          <w:szCs w:val="24"/>
        </w:rPr>
        <w:t xml:space="preserve">will fail </w:t>
      </w:r>
      <w:r w:rsidR="000C0E05">
        <w:rPr>
          <w:rFonts w:ascii="Times New Roman" w:hAnsi="Times New Roman" w:cs="Times New Roman"/>
          <w:sz w:val="24"/>
          <w:szCs w:val="24"/>
        </w:rPr>
        <w:lastRenderedPageBreak/>
        <w:t>to</w:t>
      </w:r>
      <w:r w:rsidRPr="00121FEE">
        <w:rPr>
          <w:rFonts w:ascii="Times New Roman" w:hAnsi="Times New Roman" w:cs="Times New Roman"/>
          <w:sz w:val="24"/>
          <w:szCs w:val="24"/>
        </w:rPr>
        <w:t xml:space="preserve"> enco</w:t>
      </w:r>
      <w:r>
        <w:rPr>
          <w:rFonts w:ascii="Times New Roman" w:hAnsi="Times New Roman" w:cs="Times New Roman"/>
          <w:sz w:val="24"/>
          <w:szCs w:val="24"/>
        </w:rPr>
        <w:t xml:space="preserve">de the relation between static </w:t>
      </w:r>
      <w:r w:rsidRPr="00121FEE">
        <w:rPr>
          <w:rFonts w:ascii="Times New Roman" w:hAnsi="Times New Roman" w:cs="Times New Roman"/>
          <w:sz w:val="24"/>
          <w:szCs w:val="24"/>
        </w:rPr>
        <w:t>and dynamic features</w:t>
      </w:r>
      <w:r w:rsidR="000C0E05">
        <w:rPr>
          <w:rFonts w:ascii="Times New Roman" w:hAnsi="Times New Roman" w:cs="Times New Roman"/>
          <w:sz w:val="24"/>
          <w:szCs w:val="24"/>
        </w:rPr>
        <w:t xml:space="preserve"> if those relations are embedded</w:t>
      </w:r>
      <w:r w:rsidRPr="00121FEE">
        <w:rPr>
          <w:rFonts w:ascii="Times New Roman" w:hAnsi="Times New Roman" w:cs="Times New Roman"/>
          <w:sz w:val="24"/>
          <w:szCs w:val="24"/>
        </w:rPr>
        <w:t xml:space="preserve"> in a non-category discrimination context (e.g., Rakison &amp;</w:t>
      </w:r>
      <w:r w:rsidR="000C0E05">
        <w:rPr>
          <w:rFonts w:ascii="Times New Roman" w:hAnsi="Times New Roman" w:cs="Times New Roman"/>
          <w:sz w:val="24"/>
          <w:szCs w:val="24"/>
        </w:rPr>
        <w:t xml:space="preserve"> Poulin-Dubois, 2002);</w:t>
      </w:r>
      <w:r>
        <w:rPr>
          <w:rFonts w:ascii="Times New Roman" w:hAnsi="Times New Roman" w:cs="Times New Roman"/>
          <w:sz w:val="24"/>
          <w:szCs w:val="24"/>
        </w:rPr>
        <w:t xml:space="preserve"> that 14-</w:t>
      </w:r>
      <w:r w:rsidRPr="00121FEE">
        <w:rPr>
          <w:rFonts w:ascii="Times New Roman" w:hAnsi="Times New Roman" w:cs="Times New Roman"/>
          <w:sz w:val="24"/>
          <w:szCs w:val="24"/>
        </w:rPr>
        <w:t xml:space="preserve">month-olds </w:t>
      </w:r>
      <w:r w:rsidR="000C0E05">
        <w:rPr>
          <w:rFonts w:ascii="Times New Roman" w:hAnsi="Times New Roman" w:cs="Times New Roman"/>
          <w:sz w:val="24"/>
          <w:szCs w:val="24"/>
        </w:rPr>
        <w:t>will fail to encode</w:t>
      </w:r>
      <w:r w:rsidRPr="00121FEE">
        <w:rPr>
          <w:rFonts w:ascii="Times New Roman" w:hAnsi="Times New Roman" w:cs="Times New Roman"/>
          <w:sz w:val="24"/>
          <w:szCs w:val="24"/>
        </w:rPr>
        <w:t xml:space="preserve"> the same relations</w:t>
      </w:r>
      <w:r w:rsidR="000C0E05">
        <w:rPr>
          <w:rFonts w:ascii="Times New Roman" w:hAnsi="Times New Roman" w:cs="Times New Roman"/>
          <w:sz w:val="24"/>
          <w:szCs w:val="24"/>
        </w:rPr>
        <w:t xml:space="preserve"> if embedded</w:t>
      </w:r>
      <w:r w:rsidRPr="00121FEE">
        <w:rPr>
          <w:rFonts w:ascii="Times New Roman" w:hAnsi="Times New Roman" w:cs="Times New Roman"/>
          <w:sz w:val="24"/>
          <w:szCs w:val="24"/>
        </w:rPr>
        <w:t xml:space="preserve"> in a category context (e.g., Rakison,</w:t>
      </w:r>
      <w:r w:rsidR="000C0E05">
        <w:rPr>
          <w:rFonts w:ascii="Times New Roman" w:hAnsi="Times New Roman" w:cs="Times New Roman"/>
          <w:sz w:val="24"/>
          <w:szCs w:val="24"/>
        </w:rPr>
        <w:t xml:space="preserve"> 2004);</w:t>
      </w:r>
      <w:r>
        <w:rPr>
          <w:rFonts w:ascii="Times New Roman" w:hAnsi="Times New Roman" w:cs="Times New Roman"/>
          <w:sz w:val="24"/>
          <w:szCs w:val="24"/>
        </w:rPr>
        <w:t xml:space="preserve"> that 12-month-olds </w:t>
      </w:r>
      <w:r w:rsidR="000C0E05">
        <w:rPr>
          <w:rFonts w:ascii="Times New Roman" w:hAnsi="Times New Roman" w:cs="Times New Roman"/>
          <w:sz w:val="24"/>
          <w:szCs w:val="24"/>
        </w:rPr>
        <w:t>have no prior expectations</w:t>
      </w:r>
      <w:r w:rsidRPr="00121FEE">
        <w:rPr>
          <w:rFonts w:ascii="Times New Roman" w:hAnsi="Times New Roman" w:cs="Times New Roman"/>
          <w:sz w:val="24"/>
          <w:szCs w:val="24"/>
        </w:rPr>
        <w:t xml:space="preserve"> about the kind of part (i.e., static or dynamic) that agents and reci</w:t>
      </w:r>
      <w:r>
        <w:rPr>
          <w:rFonts w:ascii="Times New Roman" w:hAnsi="Times New Roman" w:cs="Times New Roman"/>
          <w:sz w:val="24"/>
          <w:szCs w:val="24"/>
        </w:rPr>
        <w:t xml:space="preserve">pients possess (e.g., Rakison, </w:t>
      </w:r>
      <w:r w:rsidR="000C0E05">
        <w:rPr>
          <w:rFonts w:ascii="Times New Roman" w:hAnsi="Times New Roman" w:cs="Times New Roman"/>
          <w:sz w:val="24"/>
          <w:szCs w:val="24"/>
        </w:rPr>
        <w:t>2005);</w:t>
      </w:r>
      <w:r w:rsidRPr="00121FEE">
        <w:rPr>
          <w:rFonts w:ascii="Times New Roman" w:hAnsi="Times New Roman" w:cs="Times New Roman"/>
          <w:sz w:val="24"/>
          <w:szCs w:val="24"/>
        </w:rPr>
        <w:t xml:space="preserve"> that 16-month-olds do not expect self-initiated objects to possess dynamic pa</w:t>
      </w:r>
      <w:r w:rsidR="000C0E05">
        <w:rPr>
          <w:rFonts w:ascii="Times New Roman" w:hAnsi="Times New Roman" w:cs="Times New Roman"/>
          <w:sz w:val="24"/>
          <w:szCs w:val="24"/>
        </w:rPr>
        <w:t>rts (e.g., Rakison, 2006);</w:t>
      </w:r>
      <w:r>
        <w:rPr>
          <w:rFonts w:ascii="Times New Roman" w:hAnsi="Times New Roman" w:cs="Times New Roman"/>
          <w:sz w:val="24"/>
          <w:szCs w:val="24"/>
        </w:rPr>
        <w:t xml:space="preserve"> and </w:t>
      </w:r>
      <w:r w:rsidRPr="00121FEE">
        <w:rPr>
          <w:rFonts w:ascii="Times New Roman" w:hAnsi="Times New Roman" w:cs="Times New Roman"/>
          <w:sz w:val="24"/>
          <w:szCs w:val="24"/>
        </w:rPr>
        <w:t>that 14-month-olds attend to the structure and form of an object independently but no</w:t>
      </w:r>
      <w:r>
        <w:rPr>
          <w:rFonts w:ascii="Times New Roman" w:hAnsi="Times New Roman" w:cs="Times New Roman"/>
          <w:sz w:val="24"/>
          <w:szCs w:val="24"/>
        </w:rPr>
        <w:t xml:space="preserve">t to the relation between them </w:t>
      </w:r>
      <w:r w:rsidRPr="00121FEE">
        <w:rPr>
          <w:rFonts w:ascii="Times New Roman" w:hAnsi="Times New Roman" w:cs="Times New Roman"/>
          <w:sz w:val="24"/>
          <w:szCs w:val="24"/>
        </w:rPr>
        <w:t>(</w:t>
      </w:r>
      <w:proofErr w:type="spellStart"/>
      <w:r w:rsidRPr="00121FEE">
        <w:rPr>
          <w:rFonts w:ascii="Times New Roman" w:hAnsi="Times New Roman" w:cs="Times New Roman"/>
          <w:sz w:val="24"/>
          <w:szCs w:val="24"/>
        </w:rPr>
        <w:t>Madole</w:t>
      </w:r>
      <w:proofErr w:type="spellEnd"/>
      <w:r w:rsidRPr="00121FEE">
        <w:rPr>
          <w:rFonts w:ascii="Times New Roman" w:hAnsi="Times New Roman" w:cs="Times New Roman"/>
          <w:sz w:val="24"/>
          <w:szCs w:val="24"/>
        </w:rPr>
        <w:t>, Oakes, &amp; Cohen, 1993).</w:t>
      </w:r>
    </w:p>
    <w:p w14:paraId="6EE90D0D" w14:textId="78904782" w:rsidR="000C0E05" w:rsidRDefault="000C0E05" w:rsidP="00C7016D">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However, a</w:t>
      </w:r>
      <w:r w:rsidRPr="000C0E05">
        <w:rPr>
          <w:rFonts w:ascii="Times New Roman" w:hAnsi="Times New Roman" w:cs="Times New Roman"/>
          <w:sz w:val="24"/>
          <w:szCs w:val="24"/>
        </w:rPr>
        <w:t xml:space="preserve">s </w:t>
      </w:r>
      <w:r>
        <w:rPr>
          <w:rFonts w:ascii="Times New Roman" w:hAnsi="Times New Roman" w:cs="Times New Roman"/>
          <w:sz w:val="24"/>
          <w:szCs w:val="24"/>
        </w:rPr>
        <w:t>infants’</w:t>
      </w:r>
      <w:r w:rsidRPr="000C0E05">
        <w:rPr>
          <w:rFonts w:ascii="Times New Roman" w:hAnsi="Times New Roman" w:cs="Times New Roman"/>
          <w:sz w:val="24"/>
          <w:szCs w:val="24"/>
        </w:rPr>
        <w:t xml:space="preserve"> information-processing</w:t>
      </w:r>
      <w:r>
        <w:rPr>
          <w:rFonts w:ascii="Times New Roman" w:hAnsi="Times New Roman" w:cs="Times New Roman"/>
          <w:sz w:val="24"/>
          <w:szCs w:val="24"/>
        </w:rPr>
        <w:t xml:space="preserve"> processing abilities continue to </w:t>
      </w:r>
      <w:r w:rsidRPr="000C0E05">
        <w:rPr>
          <w:rFonts w:ascii="Times New Roman" w:hAnsi="Times New Roman" w:cs="Times New Roman"/>
          <w:sz w:val="24"/>
          <w:szCs w:val="24"/>
        </w:rPr>
        <w:t xml:space="preserve">improve, </w:t>
      </w:r>
      <w:r>
        <w:rPr>
          <w:rFonts w:ascii="Times New Roman" w:hAnsi="Times New Roman" w:cs="Times New Roman"/>
          <w:sz w:val="24"/>
          <w:szCs w:val="24"/>
        </w:rPr>
        <w:t xml:space="preserve">they </w:t>
      </w:r>
      <w:r w:rsidRPr="000C0E05">
        <w:rPr>
          <w:rFonts w:ascii="Times New Roman" w:hAnsi="Times New Roman" w:cs="Times New Roman"/>
          <w:sz w:val="24"/>
          <w:szCs w:val="24"/>
        </w:rPr>
        <w:t>will be relatively unconstrained in the kinds of relations they will encode. Using a modified</w:t>
      </w:r>
      <w:r>
        <w:rPr>
          <w:rFonts w:ascii="Times New Roman" w:hAnsi="Times New Roman" w:cs="Times New Roman"/>
          <w:sz w:val="24"/>
          <w:szCs w:val="24"/>
        </w:rPr>
        <w:t xml:space="preserve"> </w:t>
      </w:r>
      <w:r w:rsidRPr="000C0E05">
        <w:rPr>
          <w:rFonts w:ascii="Times New Roman" w:hAnsi="Times New Roman" w:cs="Times New Roman"/>
          <w:sz w:val="24"/>
          <w:szCs w:val="24"/>
        </w:rPr>
        <w:t>version of the launching-event paradigm, for example, Rakison (2005) found that 14-month-olds are as likely to associate a dynamic part with an agent and static part with a recipient as they are t</w:t>
      </w:r>
      <w:r>
        <w:rPr>
          <w:rFonts w:ascii="Times New Roman" w:hAnsi="Times New Roman" w:cs="Times New Roman"/>
          <w:sz w:val="24"/>
          <w:szCs w:val="24"/>
        </w:rPr>
        <w:t xml:space="preserve">o associate a static part with </w:t>
      </w:r>
      <w:r w:rsidRPr="000C0E05">
        <w:rPr>
          <w:rFonts w:ascii="Times New Roman" w:hAnsi="Times New Roman" w:cs="Times New Roman"/>
          <w:sz w:val="24"/>
          <w:szCs w:val="24"/>
        </w:rPr>
        <w:t>an agent and a dynamic part with a recipient: following habituation either to a direc</w:t>
      </w:r>
      <w:r>
        <w:rPr>
          <w:rFonts w:ascii="Times New Roman" w:hAnsi="Times New Roman" w:cs="Times New Roman"/>
          <w:sz w:val="24"/>
          <w:szCs w:val="24"/>
        </w:rPr>
        <w:t xml:space="preserve">t-launching event in which the </w:t>
      </w:r>
      <w:r w:rsidRPr="000C0E05">
        <w:rPr>
          <w:rFonts w:ascii="Times New Roman" w:hAnsi="Times New Roman" w:cs="Times New Roman"/>
          <w:sz w:val="24"/>
          <w:szCs w:val="24"/>
        </w:rPr>
        <w:t>agent possessed a dynamic part and the recipient possessed a static part or to a d</w:t>
      </w:r>
      <w:r>
        <w:rPr>
          <w:rFonts w:ascii="Times New Roman" w:hAnsi="Times New Roman" w:cs="Times New Roman"/>
          <w:sz w:val="24"/>
          <w:szCs w:val="24"/>
        </w:rPr>
        <w:t xml:space="preserve">irect-launching event in which </w:t>
      </w:r>
      <w:r w:rsidRPr="000C0E05">
        <w:rPr>
          <w:rFonts w:ascii="Times New Roman" w:hAnsi="Times New Roman" w:cs="Times New Roman"/>
          <w:sz w:val="24"/>
          <w:szCs w:val="24"/>
        </w:rPr>
        <w:t>the agent possessed a static part and the recipient possessed a dynamic part, inf</w:t>
      </w:r>
      <w:r>
        <w:rPr>
          <w:rFonts w:ascii="Times New Roman" w:hAnsi="Times New Roman" w:cs="Times New Roman"/>
          <w:sz w:val="24"/>
          <w:szCs w:val="24"/>
        </w:rPr>
        <w:t xml:space="preserve">ants looked longer at the test </w:t>
      </w:r>
      <w:r w:rsidRPr="000C0E05">
        <w:rPr>
          <w:rFonts w:ascii="Times New Roman" w:hAnsi="Times New Roman" w:cs="Times New Roman"/>
          <w:sz w:val="24"/>
          <w:szCs w:val="24"/>
        </w:rPr>
        <w:t>events in which these part-object relations were reversed. Likewise, Rakison (2006)</w:t>
      </w:r>
      <w:r>
        <w:rPr>
          <w:rFonts w:ascii="Times New Roman" w:hAnsi="Times New Roman" w:cs="Times New Roman"/>
          <w:sz w:val="24"/>
          <w:szCs w:val="24"/>
        </w:rPr>
        <w:t xml:space="preserve"> found that 18-month-olds, but </w:t>
      </w:r>
      <w:r w:rsidRPr="000C0E05">
        <w:rPr>
          <w:rFonts w:ascii="Times New Roman" w:hAnsi="Times New Roman" w:cs="Times New Roman"/>
          <w:sz w:val="24"/>
          <w:szCs w:val="24"/>
        </w:rPr>
        <w:t>neither 16-month-olds nor 20-month-olds, have not yet learned that objects that move w</w:t>
      </w:r>
      <w:r>
        <w:rPr>
          <w:rFonts w:ascii="Times New Roman" w:hAnsi="Times New Roman" w:cs="Times New Roman"/>
          <w:sz w:val="24"/>
          <w:szCs w:val="24"/>
        </w:rPr>
        <w:t xml:space="preserve">ithout external contact tend </w:t>
      </w:r>
      <w:r w:rsidRPr="000C0E05">
        <w:rPr>
          <w:rFonts w:ascii="Times New Roman" w:hAnsi="Times New Roman" w:cs="Times New Roman"/>
          <w:sz w:val="24"/>
          <w:szCs w:val="24"/>
        </w:rPr>
        <w:t>to possess dynamic parts</w:t>
      </w:r>
      <w:r>
        <w:rPr>
          <w:rFonts w:ascii="Times New Roman" w:hAnsi="Times New Roman" w:cs="Times New Roman"/>
          <w:sz w:val="24"/>
          <w:szCs w:val="24"/>
        </w:rPr>
        <w:t xml:space="preserve">: following habituation to a </w:t>
      </w:r>
      <w:r w:rsidRPr="000C0E05">
        <w:rPr>
          <w:rFonts w:ascii="Times New Roman" w:hAnsi="Times New Roman" w:cs="Times New Roman"/>
          <w:sz w:val="24"/>
          <w:szCs w:val="24"/>
        </w:rPr>
        <w:t>noncausal (gap) event in which the first object possessed a static feature and the second object possessed a</w:t>
      </w:r>
      <w:r>
        <w:rPr>
          <w:rFonts w:ascii="Times New Roman" w:hAnsi="Times New Roman" w:cs="Times New Roman"/>
          <w:sz w:val="24"/>
          <w:szCs w:val="24"/>
        </w:rPr>
        <w:t xml:space="preserve"> </w:t>
      </w:r>
      <w:r w:rsidRPr="000C0E05">
        <w:rPr>
          <w:rFonts w:ascii="Times New Roman" w:hAnsi="Times New Roman" w:cs="Times New Roman"/>
          <w:sz w:val="24"/>
          <w:szCs w:val="24"/>
        </w:rPr>
        <w:t>dynamic feature or the first object possessed a dynamic feature and the second obje</w:t>
      </w:r>
      <w:r>
        <w:rPr>
          <w:rFonts w:ascii="Times New Roman" w:hAnsi="Times New Roman" w:cs="Times New Roman"/>
          <w:sz w:val="24"/>
          <w:szCs w:val="24"/>
        </w:rPr>
        <w:t xml:space="preserve">ct possessed a static feature, </w:t>
      </w:r>
      <w:r w:rsidRPr="000C0E05">
        <w:rPr>
          <w:rFonts w:ascii="Times New Roman" w:hAnsi="Times New Roman" w:cs="Times New Roman"/>
          <w:sz w:val="24"/>
          <w:szCs w:val="24"/>
        </w:rPr>
        <w:t>infants looked longer at the test event</w:t>
      </w:r>
      <w:r w:rsidR="002F7F3A">
        <w:rPr>
          <w:rFonts w:ascii="Times New Roman" w:hAnsi="Times New Roman" w:cs="Times New Roman"/>
          <w:sz w:val="24"/>
          <w:szCs w:val="24"/>
        </w:rPr>
        <w:t xml:space="preserve"> in which these </w:t>
      </w:r>
      <w:r w:rsidRPr="000C0E05">
        <w:rPr>
          <w:rFonts w:ascii="Times New Roman" w:hAnsi="Times New Roman" w:cs="Times New Roman"/>
          <w:sz w:val="24"/>
          <w:szCs w:val="24"/>
        </w:rPr>
        <w:t xml:space="preserve"> </w:t>
      </w:r>
      <w:r w:rsidR="002F7F3A">
        <w:rPr>
          <w:rFonts w:ascii="Times New Roman" w:hAnsi="Times New Roman" w:cs="Times New Roman"/>
          <w:sz w:val="24"/>
          <w:szCs w:val="24"/>
        </w:rPr>
        <w:t>part-object relations were violated.</w:t>
      </w:r>
      <w:r w:rsidR="001D1401">
        <w:rPr>
          <w:rFonts w:ascii="Times New Roman" w:hAnsi="Times New Roman" w:cs="Times New Roman"/>
          <w:sz w:val="24"/>
          <w:szCs w:val="24"/>
        </w:rPr>
        <w:t xml:space="preserve"> This finding is particularly surprising because if infants at 18 months of age recognized that </w:t>
      </w:r>
      <w:r w:rsidR="001D1401">
        <w:rPr>
          <w:rFonts w:ascii="Times New Roman" w:hAnsi="Times New Roman" w:cs="Times New Roman"/>
          <w:sz w:val="24"/>
          <w:szCs w:val="24"/>
        </w:rPr>
        <w:lastRenderedPageBreak/>
        <w:t xml:space="preserve">objects that move without external contact tend to possess dynamic parts, they should have only shown elevated looking when the second object possessed a static part but when it possessed a dynamic part. </w:t>
      </w:r>
    </w:p>
    <w:p w14:paraId="1E433367" w14:textId="56F5D85A" w:rsidR="00156078" w:rsidRDefault="00156078" w:rsidP="00C7016D">
      <w:pPr>
        <w:spacing w:line="480" w:lineRule="auto"/>
        <w:ind w:firstLine="360"/>
        <w:contextualSpacing/>
        <w:rPr>
          <w:rFonts w:ascii="Times New Roman" w:hAnsi="Times New Roman" w:cs="Times New Roman"/>
          <w:sz w:val="24"/>
          <w:szCs w:val="24"/>
        </w:rPr>
      </w:pPr>
      <w:r w:rsidRPr="00156078">
        <w:rPr>
          <w:rFonts w:ascii="Times New Roman" w:hAnsi="Times New Roman" w:cs="Times New Roman"/>
          <w:sz w:val="24"/>
          <w:szCs w:val="24"/>
        </w:rPr>
        <w:t>With still more experience with motion events and as their experience with the regul</w:t>
      </w:r>
      <w:r>
        <w:rPr>
          <w:rFonts w:ascii="Times New Roman" w:hAnsi="Times New Roman" w:cs="Times New Roman"/>
          <w:sz w:val="24"/>
          <w:szCs w:val="24"/>
        </w:rPr>
        <w:t xml:space="preserve">arities in the world accrues, </w:t>
      </w:r>
      <w:r w:rsidRPr="00156078">
        <w:rPr>
          <w:rFonts w:ascii="Times New Roman" w:hAnsi="Times New Roman" w:cs="Times New Roman"/>
          <w:sz w:val="24"/>
          <w:szCs w:val="24"/>
        </w:rPr>
        <w:t>infants will tend to encode those relations that make sense in the world, for which r</w:t>
      </w:r>
      <w:r>
        <w:rPr>
          <w:rFonts w:ascii="Times New Roman" w:hAnsi="Times New Roman" w:cs="Times New Roman"/>
          <w:sz w:val="24"/>
          <w:szCs w:val="24"/>
        </w:rPr>
        <w:t xml:space="preserve">elational correlations are the </w:t>
      </w:r>
      <w:r w:rsidRPr="00156078">
        <w:rPr>
          <w:rFonts w:ascii="Times New Roman" w:hAnsi="Times New Roman" w:cs="Times New Roman"/>
          <w:sz w:val="24"/>
          <w:szCs w:val="24"/>
        </w:rPr>
        <w:t>strongest (e.g., the correlation between legs and walking), and that are consisten</w:t>
      </w:r>
      <w:r>
        <w:rPr>
          <w:rFonts w:ascii="Times New Roman" w:hAnsi="Times New Roman" w:cs="Times New Roman"/>
          <w:sz w:val="24"/>
          <w:szCs w:val="24"/>
        </w:rPr>
        <w:t xml:space="preserve">t with their prior experience. </w:t>
      </w:r>
      <w:r w:rsidRPr="00156078">
        <w:rPr>
          <w:rFonts w:ascii="Times New Roman" w:hAnsi="Times New Roman" w:cs="Times New Roman"/>
          <w:sz w:val="24"/>
          <w:szCs w:val="24"/>
        </w:rPr>
        <w:t xml:space="preserve">Support for this contention can also be found in the studies cited above that show </w:t>
      </w:r>
      <w:r>
        <w:rPr>
          <w:rFonts w:ascii="Times New Roman" w:hAnsi="Times New Roman" w:cs="Times New Roman"/>
          <w:sz w:val="24"/>
          <w:szCs w:val="24"/>
        </w:rPr>
        <w:t xml:space="preserve">that 22-month-olds can readily </w:t>
      </w:r>
      <w:r w:rsidRPr="00156078">
        <w:rPr>
          <w:rFonts w:ascii="Times New Roman" w:hAnsi="Times New Roman" w:cs="Times New Roman"/>
          <w:sz w:val="24"/>
          <w:szCs w:val="24"/>
        </w:rPr>
        <w:t>encode the relation between dynamic local features and global features to repr</w:t>
      </w:r>
      <w:r>
        <w:rPr>
          <w:rFonts w:ascii="Times New Roman" w:hAnsi="Times New Roman" w:cs="Times New Roman"/>
          <w:sz w:val="24"/>
          <w:szCs w:val="24"/>
        </w:rPr>
        <w:t xml:space="preserve">esent objects (e.g., Rakison &amp; </w:t>
      </w:r>
      <w:r w:rsidRPr="00156078">
        <w:rPr>
          <w:rFonts w:ascii="Times New Roman" w:hAnsi="Times New Roman" w:cs="Times New Roman"/>
          <w:sz w:val="24"/>
          <w:szCs w:val="24"/>
        </w:rPr>
        <w:t>Poulin-Dubois, 2002) and categories of objects (e.g., Rakison, 2004), that 16-month</w:t>
      </w:r>
      <w:r>
        <w:rPr>
          <w:rFonts w:ascii="Times New Roman" w:hAnsi="Times New Roman" w:cs="Times New Roman"/>
          <w:sz w:val="24"/>
          <w:szCs w:val="24"/>
        </w:rPr>
        <w:t xml:space="preserve">-olds expect agents to possess </w:t>
      </w:r>
      <w:r w:rsidRPr="00156078">
        <w:rPr>
          <w:rFonts w:ascii="Times New Roman" w:hAnsi="Times New Roman" w:cs="Times New Roman"/>
          <w:sz w:val="24"/>
          <w:szCs w:val="24"/>
        </w:rPr>
        <w:t>dynamic features and recipients to possess static features (e.g., Rakison, 2005), that 20-month-olds expect self-propelled objects to possess dynamic features (e.g., Rakison, 2006), and that 20</w:t>
      </w:r>
      <w:r>
        <w:rPr>
          <w:rFonts w:ascii="Times New Roman" w:hAnsi="Times New Roman" w:cs="Times New Roman"/>
          <w:sz w:val="24"/>
          <w:szCs w:val="24"/>
        </w:rPr>
        <w:t xml:space="preserve">-month-olds recognize that the </w:t>
      </w:r>
      <w:r w:rsidRPr="00156078">
        <w:rPr>
          <w:rFonts w:ascii="Times New Roman" w:hAnsi="Times New Roman" w:cs="Times New Roman"/>
          <w:sz w:val="24"/>
          <w:szCs w:val="24"/>
        </w:rPr>
        <w:t xml:space="preserve">function of an object is related to its structure (e.g., </w:t>
      </w:r>
      <w:proofErr w:type="spellStart"/>
      <w:r w:rsidRPr="00156078">
        <w:rPr>
          <w:rFonts w:ascii="Times New Roman" w:hAnsi="Times New Roman" w:cs="Times New Roman"/>
          <w:sz w:val="24"/>
          <w:szCs w:val="24"/>
        </w:rPr>
        <w:t>Madole</w:t>
      </w:r>
      <w:proofErr w:type="spellEnd"/>
      <w:r w:rsidRPr="00156078">
        <w:rPr>
          <w:rFonts w:ascii="Times New Roman" w:hAnsi="Times New Roman" w:cs="Times New Roman"/>
          <w:sz w:val="24"/>
          <w:szCs w:val="24"/>
        </w:rPr>
        <w:t xml:space="preserve"> et al., 1993).</w:t>
      </w:r>
    </w:p>
    <w:p w14:paraId="736DF134" w14:textId="37C2FAD5" w:rsidR="008877CE" w:rsidRPr="00254D47" w:rsidRDefault="008877CE" w:rsidP="00C7016D">
      <w:pPr>
        <w:spacing w:line="480" w:lineRule="auto"/>
        <w:ind w:firstLine="360"/>
        <w:contextualSpacing/>
        <w:rPr>
          <w:rFonts w:ascii="Times New Roman" w:hAnsi="Times New Roman" w:cs="Times New Roman"/>
          <w:sz w:val="24"/>
          <w:szCs w:val="24"/>
        </w:rPr>
      </w:pPr>
      <w:r w:rsidRPr="008877CE">
        <w:rPr>
          <w:rFonts w:ascii="Times New Roman" w:hAnsi="Times New Roman" w:cs="Times New Roman"/>
          <w:sz w:val="24"/>
          <w:szCs w:val="24"/>
        </w:rPr>
        <w:t>As is implied by this account, this developmental progression is thought to be th</w:t>
      </w:r>
      <w:r>
        <w:rPr>
          <w:rFonts w:ascii="Times New Roman" w:hAnsi="Times New Roman" w:cs="Times New Roman"/>
          <w:sz w:val="24"/>
          <w:szCs w:val="24"/>
        </w:rPr>
        <w:t xml:space="preserve">e result of an ever-improving </w:t>
      </w:r>
      <w:r w:rsidRPr="008877CE">
        <w:rPr>
          <w:rFonts w:ascii="Times New Roman" w:hAnsi="Times New Roman" w:cs="Times New Roman"/>
          <w:sz w:val="24"/>
          <w:szCs w:val="24"/>
        </w:rPr>
        <w:t>information-processing system (e.g., Cohen &amp; Cashon, 2003), a sensitive perceptual s</w:t>
      </w:r>
      <w:r>
        <w:rPr>
          <w:rFonts w:ascii="Times New Roman" w:hAnsi="Times New Roman" w:cs="Times New Roman"/>
          <w:sz w:val="24"/>
          <w:szCs w:val="24"/>
        </w:rPr>
        <w:t xml:space="preserve">ystem that is biased to attend </w:t>
      </w:r>
      <w:r w:rsidRPr="008877CE">
        <w:rPr>
          <w:rFonts w:ascii="Times New Roman" w:hAnsi="Times New Roman" w:cs="Times New Roman"/>
          <w:sz w:val="24"/>
          <w:szCs w:val="24"/>
        </w:rPr>
        <w:t xml:space="preserve">to dynamic information (e.g., </w:t>
      </w:r>
      <w:proofErr w:type="spellStart"/>
      <w:r w:rsidRPr="008877CE">
        <w:rPr>
          <w:rFonts w:ascii="Times New Roman" w:hAnsi="Times New Roman" w:cs="Times New Roman"/>
          <w:sz w:val="24"/>
          <w:szCs w:val="24"/>
        </w:rPr>
        <w:t>Dannemiller</w:t>
      </w:r>
      <w:proofErr w:type="spellEnd"/>
      <w:r w:rsidRPr="008877CE">
        <w:rPr>
          <w:rFonts w:ascii="Times New Roman" w:hAnsi="Times New Roman" w:cs="Times New Roman"/>
          <w:sz w:val="24"/>
          <w:szCs w:val="24"/>
        </w:rPr>
        <w:t>, 2000), and a associative mechanism that be</w:t>
      </w:r>
      <w:r>
        <w:rPr>
          <w:rFonts w:ascii="Times New Roman" w:hAnsi="Times New Roman" w:cs="Times New Roman"/>
          <w:sz w:val="24"/>
          <w:szCs w:val="24"/>
        </w:rPr>
        <w:t xml:space="preserve">comes increasingly constrained </w:t>
      </w:r>
      <w:r w:rsidRPr="008877CE">
        <w:rPr>
          <w:rFonts w:ascii="Times New Roman" w:hAnsi="Times New Roman" w:cs="Times New Roman"/>
          <w:sz w:val="24"/>
          <w:szCs w:val="24"/>
        </w:rPr>
        <w:t>in the</w:t>
      </w:r>
      <w:r>
        <w:rPr>
          <w:rFonts w:ascii="Times New Roman" w:hAnsi="Times New Roman" w:cs="Times New Roman"/>
          <w:sz w:val="24"/>
          <w:szCs w:val="24"/>
        </w:rPr>
        <w:t xml:space="preserve"> kinds of</w:t>
      </w:r>
      <w:r w:rsidRPr="008877CE">
        <w:rPr>
          <w:rFonts w:ascii="Times New Roman" w:hAnsi="Times New Roman" w:cs="Times New Roman"/>
          <w:sz w:val="24"/>
          <w:szCs w:val="24"/>
        </w:rPr>
        <w:t xml:space="preserve"> relations that it encodes to reflect those found in the real world (for an extensi</w:t>
      </w:r>
      <w:r>
        <w:rPr>
          <w:rFonts w:ascii="Times New Roman" w:hAnsi="Times New Roman" w:cs="Times New Roman"/>
          <w:sz w:val="24"/>
          <w:szCs w:val="24"/>
        </w:rPr>
        <w:t xml:space="preserve">ve review of this account </w:t>
      </w:r>
      <w:r w:rsidRPr="008877CE">
        <w:rPr>
          <w:rFonts w:ascii="Times New Roman" w:hAnsi="Times New Roman" w:cs="Times New Roman"/>
          <w:sz w:val="24"/>
          <w:szCs w:val="24"/>
        </w:rPr>
        <w:t xml:space="preserve">see Rakison &amp; Lupyan, 2008).  </w:t>
      </w:r>
    </w:p>
    <w:p w14:paraId="270A41C2" w14:textId="7C1A36EB" w:rsidR="00A35951" w:rsidRDefault="0050080C" w:rsidP="00C7016D">
      <w:pPr>
        <w:spacing w:line="480" w:lineRule="auto"/>
        <w:ind w:firstLine="360"/>
        <w:contextualSpacing/>
        <w:rPr>
          <w:rFonts w:ascii="Times New Roman" w:hAnsi="Times New Roman" w:cs="Times New Roman"/>
          <w:sz w:val="24"/>
          <w:szCs w:val="24"/>
        </w:rPr>
      </w:pPr>
      <w:r w:rsidRPr="0050080C">
        <w:rPr>
          <w:rFonts w:ascii="Times New Roman" w:hAnsi="Times New Roman" w:cs="Times New Roman"/>
          <w:sz w:val="24"/>
          <w:szCs w:val="24"/>
        </w:rPr>
        <w:t>This perspective can be extended to explain the results of Experiment 5 and the de</w:t>
      </w:r>
      <w:r>
        <w:rPr>
          <w:rFonts w:ascii="Times New Roman" w:hAnsi="Times New Roman" w:cs="Times New Roman"/>
          <w:sz w:val="24"/>
          <w:szCs w:val="24"/>
        </w:rPr>
        <w:t xml:space="preserve">velopment of causal perception </w:t>
      </w:r>
      <w:r w:rsidRPr="0050080C">
        <w:rPr>
          <w:rFonts w:ascii="Times New Roman" w:hAnsi="Times New Roman" w:cs="Times New Roman"/>
          <w:sz w:val="24"/>
          <w:szCs w:val="24"/>
        </w:rPr>
        <w:t>more generally. Early on infants will</w:t>
      </w:r>
      <w:r>
        <w:rPr>
          <w:rFonts w:ascii="Times New Roman" w:hAnsi="Times New Roman" w:cs="Times New Roman"/>
          <w:sz w:val="24"/>
          <w:szCs w:val="24"/>
        </w:rPr>
        <w:t xml:space="preserve"> be</w:t>
      </w:r>
      <w:r w:rsidRPr="0050080C">
        <w:rPr>
          <w:rFonts w:ascii="Times New Roman" w:hAnsi="Times New Roman" w:cs="Times New Roman"/>
          <w:sz w:val="24"/>
          <w:szCs w:val="24"/>
        </w:rPr>
        <w:t xml:space="preserve"> unable to perceive the causality in launching </w:t>
      </w:r>
      <w:r>
        <w:rPr>
          <w:rFonts w:ascii="Times New Roman" w:hAnsi="Times New Roman" w:cs="Times New Roman"/>
          <w:sz w:val="24"/>
          <w:szCs w:val="24"/>
        </w:rPr>
        <w:t xml:space="preserve">event sequences, much less be </w:t>
      </w:r>
      <w:r w:rsidRPr="0050080C">
        <w:rPr>
          <w:rFonts w:ascii="Times New Roman" w:hAnsi="Times New Roman" w:cs="Times New Roman"/>
          <w:sz w:val="24"/>
          <w:szCs w:val="24"/>
        </w:rPr>
        <w:t>able to encode the Markov condition and form Markov-</w:t>
      </w:r>
      <w:r w:rsidRPr="0050080C">
        <w:rPr>
          <w:rFonts w:ascii="Times New Roman" w:hAnsi="Times New Roman" w:cs="Times New Roman"/>
          <w:sz w:val="24"/>
          <w:szCs w:val="24"/>
        </w:rPr>
        <w:lastRenderedPageBreak/>
        <w:t>equivalence classes, due to impove</w:t>
      </w:r>
      <w:r>
        <w:rPr>
          <w:rFonts w:ascii="Times New Roman" w:hAnsi="Times New Roman" w:cs="Times New Roman"/>
          <w:sz w:val="24"/>
          <w:szCs w:val="24"/>
        </w:rPr>
        <w:t xml:space="preserve">rished information-processing </w:t>
      </w:r>
      <w:r w:rsidRPr="0050080C">
        <w:rPr>
          <w:rFonts w:ascii="Times New Roman" w:hAnsi="Times New Roman" w:cs="Times New Roman"/>
          <w:sz w:val="24"/>
          <w:szCs w:val="24"/>
        </w:rPr>
        <w:t>abilities</w:t>
      </w:r>
      <w:r>
        <w:rPr>
          <w:rFonts w:ascii="Times New Roman" w:hAnsi="Times New Roman" w:cs="Times New Roman"/>
          <w:sz w:val="24"/>
          <w:szCs w:val="24"/>
        </w:rPr>
        <w:t xml:space="preserve"> and a lack of real-world causal experience</w:t>
      </w:r>
      <w:r w:rsidRPr="0050080C">
        <w:rPr>
          <w:rFonts w:ascii="Times New Roman" w:hAnsi="Times New Roman" w:cs="Times New Roman"/>
          <w:sz w:val="24"/>
          <w:szCs w:val="24"/>
        </w:rPr>
        <w:t>. Yet, because infants</w:t>
      </w:r>
      <w:r w:rsidR="00861298">
        <w:rPr>
          <w:rFonts w:ascii="Times New Roman" w:hAnsi="Times New Roman" w:cs="Times New Roman"/>
          <w:sz w:val="24"/>
          <w:szCs w:val="24"/>
        </w:rPr>
        <w:t xml:space="preserve"> are thought to</w:t>
      </w:r>
      <w:r w:rsidRPr="0050080C">
        <w:rPr>
          <w:rFonts w:ascii="Times New Roman" w:hAnsi="Times New Roman" w:cs="Times New Roman"/>
          <w:sz w:val="24"/>
          <w:szCs w:val="24"/>
        </w:rPr>
        <w:t xml:space="preserve"> possess a sensitive perceptual system</w:t>
      </w:r>
      <w:r w:rsidR="00840933">
        <w:rPr>
          <w:rFonts w:ascii="Times New Roman" w:hAnsi="Times New Roman" w:cs="Times New Roman"/>
          <w:sz w:val="24"/>
          <w:szCs w:val="24"/>
        </w:rPr>
        <w:t>—</w:t>
      </w:r>
      <w:r w:rsidRPr="0050080C">
        <w:rPr>
          <w:rFonts w:ascii="Times New Roman" w:hAnsi="Times New Roman" w:cs="Times New Roman"/>
          <w:sz w:val="24"/>
          <w:szCs w:val="24"/>
        </w:rPr>
        <w:t>or inherent p</w:t>
      </w:r>
      <w:r>
        <w:rPr>
          <w:rFonts w:ascii="Times New Roman" w:hAnsi="Times New Roman" w:cs="Times New Roman"/>
          <w:sz w:val="24"/>
          <w:szCs w:val="24"/>
        </w:rPr>
        <w:t>erceptual biases</w:t>
      </w:r>
      <w:r w:rsidR="00840933">
        <w:rPr>
          <w:rFonts w:ascii="Times New Roman" w:hAnsi="Times New Roman" w:cs="Times New Roman"/>
          <w:sz w:val="24"/>
          <w:szCs w:val="24"/>
        </w:rPr>
        <w:t>—</w:t>
      </w:r>
      <w:r>
        <w:rPr>
          <w:rFonts w:ascii="Times New Roman" w:hAnsi="Times New Roman" w:cs="Times New Roman"/>
          <w:sz w:val="24"/>
          <w:szCs w:val="24"/>
        </w:rPr>
        <w:t xml:space="preserve">that </w:t>
      </w:r>
      <w:r w:rsidR="00840933">
        <w:rPr>
          <w:rFonts w:ascii="Times New Roman" w:hAnsi="Times New Roman" w:cs="Times New Roman"/>
          <w:sz w:val="24"/>
          <w:szCs w:val="24"/>
        </w:rPr>
        <w:t>orient their attention to motion</w:t>
      </w:r>
      <w:r w:rsidRPr="0050080C">
        <w:rPr>
          <w:rFonts w:ascii="Times New Roman" w:hAnsi="Times New Roman" w:cs="Times New Roman"/>
          <w:sz w:val="24"/>
          <w:szCs w:val="24"/>
        </w:rPr>
        <w:t>, they will display a preference for the basic motion prop</w:t>
      </w:r>
      <w:r>
        <w:rPr>
          <w:rFonts w:ascii="Times New Roman" w:hAnsi="Times New Roman" w:cs="Times New Roman"/>
          <w:sz w:val="24"/>
          <w:szCs w:val="24"/>
        </w:rPr>
        <w:t>erties of launching sequences</w:t>
      </w:r>
      <w:r w:rsidRPr="0050080C">
        <w:rPr>
          <w:rFonts w:ascii="Times New Roman" w:hAnsi="Times New Roman" w:cs="Times New Roman"/>
          <w:sz w:val="24"/>
          <w:szCs w:val="24"/>
        </w:rPr>
        <w:t>. Th</w:t>
      </w:r>
      <w:r>
        <w:rPr>
          <w:rFonts w:ascii="Times New Roman" w:hAnsi="Times New Roman" w:cs="Times New Roman"/>
          <w:sz w:val="24"/>
          <w:szCs w:val="24"/>
        </w:rPr>
        <w:t xml:space="preserve">is may explain why infants at </w:t>
      </w:r>
      <w:r w:rsidRPr="0050080C">
        <w:rPr>
          <w:rFonts w:ascii="Times New Roman" w:hAnsi="Times New Roman" w:cs="Times New Roman"/>
          <w:sz w:val="24"/>
          <w:szCs w:val="24"/>
        </w:rPr>
        <w:t>birth become entrained by</w:t>
      </w:r>
      <w:r w:rsidR="0051418E">
        <w:rPr>
          <w:rFonts w:ascii="Times New Roman" w:hAnsi="Times New Roman" w:cs="Times New Roman"/>
          <w:sz w:val="24"/>
          <w:szCs w:val="24"/>
        </w:rPr>
        <w:t xml:space="preserve"> (i.e., prefer)</w:t>
      </w:r>
      <w:r w:rsidRPr="0050080C">
        <w:rPr>
          <w:rFonts w:ascii="Times New Roman" w:hAnsi="Times New Roman" w:cs="Times New Roman"/>
          <w:sz w:val="24"/>
          <w:szCs w:val="24"/>
        </w:rPr>
        <w:t xml:space="preserve"> the </w:t>
      </w:r>
      <w:r w:rsidR="0051418E" w:rsidRPr="0050080C">
        <w:rPr>
          <w:rFonts w:ascii="Times New Roman" w:hAnsi="Times New Roman" w:cs="Times New Roman"/>
          <w:sz w:val="24"/>
          <w:szCs w:val="24"/>
        </w:rPr>
        <w:t>continuous</w:t>
      </w:r>
      <w:r w:rsidRPr="0050080C">
        <w:rPr>
          <w:rFonts w:ascii="Times New Roman" w:hAnsi="Times New Roman" w:cs="Times New Roman"/>
          <w:sz w:val="24"/>
          <w:szCs w:val="24"/>
        </w:rPr>
        <w:t>, smooth motion of a direct-launching (e.g.,</w:t>
      </w:r>
      <w:r>
        <w:rPr>
          <w:rFonts w:ascii="Times New Roman" w:hAnsi="Times New Roman" w:cs="Times New Roman"/>
          <w:sz w:val="24"/>
          <w:szCs w:val="24"/>
        </w:rPr>
        <w:t xml:space="preserve"> Mascalzoni et al., 2013) and </w:t>
      </w:r>
      <w:r w:rsidRPr="0050080C">
        <w:rPr>
          <w:rFonts w:ascii="Times New Roman" w:hAnsi="Times New Roman" w:cs="Times New Roman"/>
          <w:sz w:val="24"/>
          <w:szCs w:val="24"/>
        </w:rPr>
        <w:t>continue to do so at 4 months of age (e.g., Cohen &amp; Amsel, 1998) if they are n</w:t>
      </w:r>
      <w:r>
        <w:rPr>
          <w:rFonts w:ascii="Times New Roman" w:hAnsi="Times New Roman" w:cs="Times New Roman"/>
          <w:sz w:val="24"/>
          <w:szCs w:val="24"/>
        </w:rPr>
        <w:t xml:space="preserve">ot given direct causal action </w:t>
      </w:r>
      <w:r w:rsidRPr="0050080C">
        <w:rPr>
          <w:rFonts w:ascii="Times New Roman" w:hAnsi="Times New Roman" w:cs="Times New Roman"/>
          <w:sz w:val="24"/>
          <w:szCs w:val="24"/>
        </w:rPr>
        <w:t>experience (e.g., Rakison &amp; Krogh, 2012). However, as infants' information-processing</w:t>
      </w:r>
      <w:r>
        <w:rPr>
          <w:rFonts w:ascii="Times New Roman" w:hAnsi="Times New Roman" w:cs="Times New Roman"/>
          <w:sz w:val="24"/>
          <w:szCs w:val="24"/>
        </w:rPr>
        <w:t xml:space="preserve"> abilities continue to improve </w:t>
      </w:r>
      <w:r w:rsidRPr="0050080C">
        <w:rPr>
          <w:rFonts w:ascii="Times New Roman" w:hAnsi="Times New Roman" w:cs="Times New Roman"/>
          <w:sz w:val="24"/>
          <w:szCs w:val="24"/>
        </w:rPr>
        <w:t xml:space="preserve">but before they have sufficiently encoded the regularities in the world, they should be </w:t>
      </w:r>
      <w:r w:rsidR="00D22C89">
        <w:rPr>
          <w:rFonts w:ascii="Times New Roman" w:hAnsi="Times New Roman" w:cs="Times New Roman"/>
          <w:sz w:val="24"/>
          <w:szCs w:val="24"/>
        </w:rPr>
        <w:t xml:space="preserve">relatively </w:t>
      </w:r>
      <w:r w:rsidRPr="0050080C">
        <w:rPr>
          <w:rFonts w:ascii="Times New Roman" w:hAnsi="Times New Roman" w:cs="Times New Roman"/>
          <w:sz w:val="24"/>
          <w:szCs w:val="24"/>
        </w:rPr>
        <w:t xml:space="preserve">unconstrained in the relations they represent in causal events. This may explain why, at </w:t>
      </w:r>
      <w:r w:rsidR="00873378" w:rsidRPr="0050080C">
        <w:rPr>
          <w:rFonts w:ascii="Times New Roman" w:hAnsi="Times New Roman" w:cs="Times New Roman"/>
          <w:sz w:val="24"/>
          <w:szCs w:val="24"/>
        </w:rPr>
        <w:t>5</w:t>
      </w:r>
      <w:r w:rsidR="00873378">
        <w:rPr>
          <w:rFonts w:ascii="Times New Roman" w:hAnsi="Times New Roman" w:cs="Times New Roman"/>
          <w:sz w:val="24"/>
          <w:szCs w:val="24"/>
        </w:rPr>
        <w:t xml:space="preserve">½ </w:t>
      </w:r>
      <w:r w:rsidR="00873378" w:rsidRPr="0050080C">
        <w:rPr>
          <w:rFonts w:ascii="Times New Roman" w:hAnsi="Times New Roman" w:cs="Times New Roman"/>
          <w:sz w:val="24"/>
          <w:szCs w:val="24"/>
        </w:rPr>
        <w:t>months</w:t>
      </w:r>
      <w:r w:rsidRPr="0050080C">
        <w:rPr>
          <w:rFonts w:ascii="Times New Roman" w:hAnsi="Times New Roman" w:cs="Times New Roman"/>
          <w:sz w:val="24"/>
          <w:szCs w:val="24"/>
        </w:rPr>
        <w:t xml:space="preserve"> of age, infants </w:t>
      </w:r>
      <w:r>
        <w:rPr>
          <w:rFonts w:ascii="Times New Roman" w:hAnsi="Times New Roman" w:cs="Times New Roman"/>
          <w:sz w:val="24"/>
          <w:szCs w:val="24"/>
        </w:rPr>
        <w:t xml:space="preserve">distinguish </w:t>
      </w:r>
      <w:r w:rsidRPr="0050080C">
        <w:rPr>
          <w:rFonts w:ascii="Times New Roman" w:hAnsi="Times New Roman" w:cs="Times New Roman"/>
          <w:sz w:val="24"/>
          <w:szCs w:val="24"/>
        </w:rPr>
        <w:t>equally between the direct (causal) launching event and non-causal events</w:t>
      </w:r>
      <w:r w:rsidR="00873378">
        <w:rPr>
          <w:rFonts w:ascii="Times New Roman" w:hAnsi="Times New Roman" w:cs="Times New Roman"/>
          <w:sz w:val="24"/>
          <w:szCs w:val="24"/>
        </w:rPr>
        <w:t xml:space="preserve"> and have little difficulty encoding the spatiotemporal relations between the objects in such events</w:t>
      </w:r>
      <w:r w:rsidRPr="0050080C">
        <w:rPr>
          <w:rFonts w:ascii="Times New Roman" w:hAnsi="Times New Roman" w:cs="Times New Roman"/>
          <w:sz w:val="24"/>
          <w:szCs w:val="24"/>
        </w:rPr>
        <w:t xml:space="preserve"> (e.g., </w:t>
      </w:r>
      <w:r>
        <w:rPr>
          <w:rFonts w:ascii="Times New Roman" w:hAnsi="Times New Roman" w:cs="Times New Roman"/>
          <w:sz w:val="24"/>
          <w:szCs w:val="24"/>
        </w:rPr>
        <w:t xml:space="preserve">Cohen &amp; Amsel, 1998; Leslie, </w:t>
      </w:r>
      <w:r w:rsidRPr="0050080C">
        <w:rPr>
          <w:rFonts w:ascii="Times New Roman" w:hAnsi="Times New Roman" w:cs="Times New Roman"/>
          <w:sz w:val="24"/>
          <w:szCs w:val="24"/>
        </w:rPr>
        <w:t>1984). Only when infants' information-processing abilities improve still more and</w:t>
      </w:r>
      <w:r>
        <w:rPr>
          <w:rFonts w:ascii="Times New Roman" w:hAnsi="Times New Roman" w:cs="Times New Roman"/>
          <w:sz w:val="24"/>
          <w:szCs w:val="24"/>
        </w:rPr>
        <w:t xml:space="preserve"> they become sensitive to the </w:t>
      </w:r>
      <w:r w:rsidRPr="0050080C">
        <w:rPr>
          <w:rFonts w:ascii="Times New Roman" w:hAnsi="Times New Roman" w:cs="Times New Roman"/>
          <w:sz w:val="24"/>
          <w:szCs w:val="24"/>
        </w:rPr>
        <w:t xml:space="preserve">regularities that govern causal events </w:t>
      </w:r>
      <w:r w:rsidR="00873378">
        <w:rPr>
          <w:rFonts w:ascii="Times New Roman" w:hAnsi="Times New Roman" w:cs="Times New Roman"/>
          <w:sz w:val="24"/>
          <w:szCs w:val="24"/>
        </w:rPr>
        <w:t xml:space="preserve">in the real world </w:t>
      </w:r>
      <w:r w:rsidRPr="0050080C">
        <w:rPr>
          <w:rFonts w:ascii="Times New Roman" w:hAnsi="Times New Roman" w:cs="Times New Roman"/>
          <w:sz w:val="24"/>
          <w:szCs w:val="24"/>
        </w:rPr>
        <w:t>would they be expected to organize causal</w:t>
      </w:r>
      <w:r>
        <w:rPr>
          <w:rFonts w:ascii="Times New Roman" w:hAnsi="Times New Roman" w:cs="Times New Roman"/>
          <w:sz w:val="24"/>
          <w:szCs w:val="24"/>
        </w:rPr>
        <w:t xml:space="preserve"> events on the basis of their </w:t>
      </w:r>
      <w:r w:rsidRPr="0050080C">
        <w:rPr>
          <w:rFonts w:ascii="Times New Roman" w:hAnsi="Times New Roman" w:cs="Times New Roman"/>
          <w:sz w:val="24"/>
          <w:szCs w:val="24"/>
        </w:rPr>
        <w:t>causality. This accounts for why infants</w:t>
      </w:r>
      <w:r w:rsidR="00E21067">
        <w:rPr>
          <w:rFonts w:ascii="Times New Roman" w:hAnsi="Times New Roman" w:cs="Times New Roman"/>
          <w:sz w:val="24"/>
          <w:szCs w:val="24"/>
        </w:rPr>
        <w:t xml:space="preserve"> can perceive causality in launching events and can</w:t>
      </w:r>
      <w:r w:rsidRPr="0050080C">
        <w:rPr>
          <w:rFonts w:ascii="Times New Roman" w:hAnsi="Times New Roman" w:cs="Times New Roman"/>
          <w:sz w:val="24"/>
          <w:szCs w:val="24"/>
        </w:rPr>
        <w:t xml:space="preserve"> </w:t>
      </w:r>
      <w:r w:rsidR="00E21067">
        <w:rPr>
          <w:rFonts w:ascii="Times New Roman" w:hAnsi="Times New Roman" w:cs="Times New Roman"/>
          <w:sz w:val="24"/>
          <w:szCs w:val="24"/>
        </w:rPr>
        <w:t>distinguish</w:t>
      </w:r>
      <w:r w:rsidRPr="0050080C">
        <w:rPr>
          <w:rFonts w:ascii="Times New Roman" w:hAnsi="Times New Roman" w:cs="Times New Roman"/>
          <w:sz w:val="24"/>
          <w:szCs w:val="24"/>
        </w:rPr>
        <w:t xml:space="preserve"> n</w:t>
      </w:r>
      <w:r w:rsidR="00E21067">
        <w:rPr>
          <w:rFonts w:ascii="Times New Roman" w:hAnsi="Times New Roman" w:cs="Times New Roman"/>
          <w:sz w:val="24"/>
          <w:szCs w:val="24"/>
        </w:rPr>
        <w:t xml:space="preserve">oncausal events as a single category that is distinct from the </w:t>
      </w:r>
      <w:r>
        <w:rPr>
          <w:rFonts w:ascii="Times New Roman" w:hAnsi="Times New Roman" w:cs="Times New Roman"/>
          <w:sz w:val="24"/>
          <w:szCs w:val="24"/>
        </w:rPr>
        <w:t>direct</w:t>
      </w:r>
      <w:r w:rsidR="00E21067">
        <w:rPr>
          <w:rFonts w:ascii="Times New Roman" w:hAnsi="Times New Roman" w:cs="Times New Roman"/>
          <w:sz w:val="24"/>
          <w:szCs w:val="24"/>
        </w:rPr>
        <w:t xml:space="preserve"> (causal)</w:t>
      </w:r>
      <w:r>
        <w:rPr>
          <w:rFonts w:ascii="Times New Roman" w:hAnsi="Times New Roman" w:cs="Times New Roman"/>
          <w:sz w:val="24"/>
          <w:szCs w:val="24"/>
        </w:rPr>
        <w:t xml:space="preserve"> launching event </w:t>
      </w:r>
      <w:r w:rsidRPr="0050080C">
        <w:rPr>
          <w:rFonts w:ascii="Times New Roman" w:hAnsi="Times New Roman" w:cs="Times New Roman"/>
          <w:sz w:val="24"/>
          <w:szCs w:val="24"/>
        </w:rPr>
        <w:t>at 6</w:t>
      </w:r>
      <w:r w:rsidR="00E21067">
        <w:rPr>
          <w:rFonts w:ascii="Times New Roman" w:hAnsi="Times New Roman" w:cs="Times New Roman"/>
          <w:sz w:val="24"/>
          <w:szCs w:val="24"/>
        </w:rPr>
        <w:t xml:space="preserve">½ </w:t>
      </w:r>
      <w:r w:rsidRPr="0050080C">
        <w:rPr>
          <w:rFonts w:ascii="Times New Roman" w:hAnsi="Times New Roman" w:cs="Times New Roman"/>
          <w:sz w:val="24"/>
          <w:szCs w:val="24"/>
        </w:rPr>
        <w:t xml:space="preserve"> months of age </w:t>
      </w:r>
      <w:r w:rsidR="00E21067">
        <w:rPr>
          <w:rFonts w:ascii="Times New Roman" w:hAnsi="Times New Roman" w:cs="Times New Roman"/>
          <w:sz w:val="24"/>
          <w:szCs w:val="24"/>
        </w:rPr>
        <w:t>for</w:t>
      </w:r>
      <w:r w:rsidRPr="0050080C">
        <w:rPr>
          <w:rFonts w:ascii="Times New Roman" w:hAnsi="Times New Roman" w:cs="Times New Roman"/>
          <w:sz w:val="24"/>
          <w:szCs w:val="24"/>
        </w:rPr>
        <w:t xml:space="preserve"> artificial stimul</w:t>
      </w:r>
      <w:r w:rsidR="009D3345">
        <w:rPr>
          <w:rFonts w:ascii="Times New Roman" w:hAnsi="Times New Roman" w:cs="Times New Roman"/>
          <w:sz w:val="24"/>
          <w:szCs w:val="24"/>
        </w:rPr>
        <w:t>i (e.g., Cohen &amp; Amsel, 1998;</w:t>
      </w:r>
      <w:r>
        <w:rPr>
          <w:rFonts w:ascii="Times New Roman" w:hAnsi="Times New Roman" w:cs="Times New Roman"/>
          <w:sz w:val="24"/>
          <w:szCs w:val="24"/>
        </w:rPr>
        <w:t xml:space="preserve"> </w:t>
      </w:r>
      <w:r w:rsidRPr="0050080C">
        <w:rPr>
          <w:rFonts w:ascii="Times New Roman" w:hAnsi="Times New Roman" w:cs="Times New Roman"/>
          <w:sz w:val="24"/>
          <w:szCs w:val="24"/>
        </w:rPr>
        <w:t xml:space="preserve">Leslie &amp; Keeble, 1987) and at 10 months of age </w:t>
      </w:r>
      <w:r w:rsidR="00E21067">
        <w:rPr>
          <w:rFonts w:ascii="Times New Roman" w:hAnsi="Times New Roman" w:cs="Times New Roman"/>
          <w:sz w:val="24"/>
          <w:szCs w:val="24"/>
        </w:rPr>
        <w:t>for 3D realistic stimuli</w:t>
      </w:r>
      <w:r w:rsidRPr="0050080C">
        <w:rPr>
          <w:rFonts w:ascii="Times New Roman" w:hAnsi="Times New Roman" w:cs="Times New Roman"/>
          <w:sz w:val="24"/>
          <w:szCs w:val="24"/>
        </w:rPr>
        <w:t xml:space="preserve"> (Oakes &amp; Cohen, 1990).</w:t>
      </w:r>
    </w:p>
    <w:p w14:paraId="0BCA567B" w14:textId="06559293" w:rsidR="00371245" w:rsidRDefault="00371245" w:rsidP="00C7016D">
      <w:pPr>
        <w:spacing w:line="480" w:lineRule="auto"/>
        <w:ind w:firstLine="360"/>
        <w:contextualSpacing/>
        <w:rPr>
          <w:rFonts w:ascii="Times New Roman" w:hAnsi="Times New Roman" w:cs="Times New Roman"/>
          <w:sz w:val="24"/>
          <w:szCs w:val="24"/>
        </w:rPr>
      </w:pPr>
      <w:r w:rsidRPr="00371245">
        <w:rPr>
          <w:rFonts w:ascii="Times New Roman" w:hAnsi="Times New Roman" w:cs="Times New Roman"/>
          <w:sz w:val="24"/>
          <w:szCs w:val="24"/>
        </w:rPr>
        <w:t>The developmental progression of causal perception likely does not stop there, give</w:t>
      </w:r>
      <w:r>
        <w:rPr>
          <w:rFonts w:ascii="Times New Roman" w:hAnsi="Times New Roman" w:cs="Times New Roman"/>
          <w:sz w:val="24"/>
          <w:szCs w:val="24"/>
        </w:rPr>
        <w:t xml:space="preserve">n that infants in the present </w:t>
      </w:r>
      <w:r w:rsidRPr="00371245">
        <w:rPr>
          <w:rFonts w:ascii="Times New Roman" w:hAnsi="Times New Roman" w:cs="Times New Roman"/>
          <w:sz w:val="24"/>
          <w:szCs w:val="24"/>
        </w:rPr>
        <w:t>experiment failed to show sensitivity to the Markov condition and Markov equivale</w:t>
      </w:r>
      <w:r>
        <w:rPr>
          <w:rFonts w:ascii="Times New Roman" w:hAnsi="Times New Roman" w:cs="Times New Roman"/>
          <w:sz w:val="24"/>
          <w:szCs w:val="24"/>
        </w:rPr>
        <w:t xml:space="preserve">nce classes when shown complex </w:t>
      </w:r>
      <w:r w:rsidRPr="00371245">
        <w:rPr>
          <w:rFonts w:ascii="Times New Roman" w:hAnsi="Times New Roman" w:cs="Times New Roman"/>
          <w:sz w:val="24"/>
          <w:szCs w:val="24"/>
        </w:rPr>
        <w:t xml:space="preserve">launching event </w:t>
      </w:r>
      <w:r>
        <w:rPr>
          <w:rFonts w:ascii="Times New Roman" w:hAnsi="Times New Roman" w:cs="Times New Roman"/>
          <w:sz w:val="24"/>
          <w:szCs w:val="24"/>
        </w:rPr>
        <w:t>sequences</w:t>
      </w:r>
      <w:r w:rsidRPr="00371245">
        <w:rPr>
          <w:rFonts w:ascii="Times New Roman" w:hAnsi="Times New Roman" w:cs="Times New Roman"/>
          <w:sz w:val="24"/>
          <w:szCs w:val="24"/>
        </w:rPr>
        <w:t>. The reason infants ma</w:t>
      </w:r>
      <w:r>
        <w:rPr>
          <w:rFonts w:ascii="Times New Roman" w:hAnsi="Times New Roman" w:cs="Times New Roman"/>
          <w:sz w:val="24"/>
          <w:szCs w:val="24"/>
        </w:rPr>
        <w:t xml:space="preserve">y have failed, then, to encode </w:t>
      </w:r>
      <w:r w:rsidRPr="00371245">
        <w:rPr>
          <w:rFonts w:ascii="Times New Roman" w:hAnsi="Times New Roman" w:cs="Times New Roman"/>
          <w:sz w:val="24"/>
          <w:szCs w:val="24"/>
        </w:rPr>
        <w:t xml:space="preserve">the Markov condition and form Markov-equivalence classes is </w:t>
      </w:r>
      <w:r w:rsidRPr="00371245">
        <w:rPr>
          <w:rFonts w:ascii="Times New Roman" w:hAnsi="Times New Roman" w:cs="Times New Roman"/>
          <w:sz w:val="24"/>
          <w:szCs w:val="24"/>
        </w:rPr>
        <w:lastRenderedPageBreak/>
        <w:t>because by 18 months of a</w:t>
      </w:r>
      <w:r>
        <w:rPr>
          <w:rFonts w:ascii="Times New Roman" w:hAnsi="Times New Roman" w:cs="Times New Roman"/>
          <w:sz w:val="24"/>
          <w:szCs w:val="24"/>
        </w:rPr>
        <w:t xml:space="preserve">ge they learn that successfully bringing about new effects through causal intervention is more related to </w:t>
      </w:r>
      <w:r w:rsidRPr="00371245">
        <w:rPr>
          <w:rFonts w:ascii="Times New Roman" w:hAnsi="Times New Roman" w:cs="Times New Roman"/>
          <w:sz w:val="24"/>
          <w:szCs w:val="24"/>
        </w:rPr>
        <w:t xml:space="preserve">understanding how </w:t>
      </w:r>
      <w:r>
        <w:rPr>
          <w:rFonts w:ascii="Times New Roman" w:hAnsi="Times New Roman" w:cs="Times New Roman"/>
          <w:sz w:val="24"/>
          <w:szCs w:val="24"/>
        </w:rPr>
        <w:t>a particular causal system works</w:t>
      </w:r>
      <w:r w:rsidRPr="00371245">
        <w:rPr>
          <w:rFonts w:ascii="Times New Roman" w:hAnsi="Times New Roman" w:cs="Times New Roman"/>
          <w:sz w:val="24"/>
          <w:szCs w:val="24"/>
        </w:rPr>
        <w:t xml:space="preserve"> and less related to the pattern of underlying conditional independencies that typify</w:t>
      </w:r>
      <w:r>
        <w:rPr>
          <w:rFonts w:ascii="Times New Roman" w:hAnsi="Times New Roman" w:cs="Times New Roman"/>
          <w:sz w:val="24"/>
          <w:szCs w:val="24"/>
        </w:rPr>
        <w:t xml:space="preserve"> the Markov condition. This is </w:t>
      </w:r>
      <w:r w:rsidRPr="00371245">
        <w:rPr>
          <w:rFonts w:ascii="Times New Roman" w:hAnsi="Times New Roman" w:cs="Times New Roman"/>
          <w:sz w:val="24"/>
          <w:szCs w:val="24"/>
        </w:rPr>
        <w:t>especially true given that, as was mentioned above, two (or more) events can have</w:t>
      </w:r>
      <w:r>
        <w:rPr>
          <w:rFonts w:ascii="Times New Roman" w:hAnsi="Times New Roman" w:cs="Times New Roman"/>
          <w:sz w:val="24"/>
          <w:szCs w:val="24"/>
        </w:rPr>
        <w:t xml:space="preserve"> different causal implications </w:t>
      </w:r>
      <w:r w:rsidRPr="00371245">
        <w:rPr>
          <w:rFonts w:ascii="Times New Roman" w:hAnsi="Times New Roman" w:cs="Times New Roman"/>
          <w:sz w:val="24"/>
          <w:szCs w:val="24"/>
        </w:rPr>
        <w:t>despite the fact that they may encode the same pattern of conditional independencies.</w:t>
      </w:r>
      <w:r>
        <w:rPr>
          <w:rFonts w:ascii="Times New Roman" w:hAnsi="Times New Roman" w:cs="Times New Roman"/>
          <w:sz w:val="24"/>
          <w:szCs w:val="24"/>
        </w:rPr>
        <w:t xml:space="preserve"> Note that </w:t>
      </w:r>
      <w:r w:rsidR="00536761">
        <w:rPr>
          <w:rFonts w:ascii="Times New Roman" w:hAnsi="Times New Roman" w:cs="Times New Roman"/>
          <w:sz w:val="24"/>
          <w:szCs w:val="24"/>
        </w:rPr>
        <w:t>this account and the “perceptual narrowing” account described above similarly predict that sensitivity to the Markov condition lessens with age</w:t>
      </w:r>
      <w:r w:rsidR="00D31D81">
        <w:rPr>
          <w:rFonts w:ascii="Times New Roman" w:hAnsi="Times New Roman" w:cs="Times New Roman"/>
          <w:sz w:val="24"/>
          <w:szCs w:val="24"/>
        </w:rPr>
        <w:t>. However</w:t>
      </w:r>
      <w:r w:rsidR="00536761">
        <w:rPr>
          <w:rFonts w:ascii="Times New Roman" w:hAnsi="Times New Roman" w:cs="Times New Roman"/>
          <w:sz w:val="24"/>
          <w:szCs w:val="24"/>
        </w:rPr>
        <w:t xml:space="preserve">, </w:t>
      </w:r>
      <w:r w:rsidR="00CC43D8">
        <w:rPr>
          <w:rFonts w:ascii="Times New Roman" w:hAnsi="Times New Roman" w:cs="Times New Roman"/>
          <w:sz w:val="24"/>
          <w:szCs w:val="24"/>
        </w:rPr>
        <w:t>both accounts differ in terms of the</w:t>
      </w:r>
      <w:r>
        <w:rPr>
          <w:rFonts w:ascii="Times New Roman" w:hAnsi="Times New Roman" w:cs="Times New Roman"/>
          <w:sz w:val="24"/>
          <w:szCs w:val="24"/>
        </w:rPr>
        <w:t xml:space="preserve"> proposed </w:t>
      </w:r>
      <w:r w:rsidR="00536761">
        <w:rPr>
          <w:rFonts w:ascii="Times New Roman" w:hAnsi="Times New Roman" w:cs="Times New Roman"/>
          <w:sz w:val="24"/>
          <w:szCs w:val="24"/>
        </w:rPr>
        <w:t xml:space="preserve">underlying </w:t>
      </w:r>
      <w:r>
        <w:rPr>
          <w:rFonts w:ascii="Times New Roman" w:hAnsi="Times New Roman" w:cs="Times New Roman"/>
          <w:sz w:val="24"/>
          <w:szCs w:val="24"/>
        </w:rPr>
        <w:t>mechanism for</w:t>
      </w:r>
      <w:r w:rsidR="001C65CD">
        <w:rPr>
          <w:rFonts w:ascii="Times New Roman" w:hAnsi="Times New Roman" w:cs="Times New Roman"/>
          <w:sz w:val="24"/>
          <w:szCs w:val="24"/>
        </w:rPr>
        <w:t xml:space="preserve"> why infants between the ages of 18 and 22 months fail to encode the Markov condition and form Markov-equivalence classes</w:t>
      </w:r>
      <w:r>
        <w:rPr>
          <w:rFonts w:ascii="Times New Roman" w:hAnsi="Times New Roman" w:cs="Times New Roman"/>
          <w:sz w:val="24"/>
          <w:szCs w:val="24"/>
        </w:rPr>
        <w:t>.</w:t>
      </w:r>
    </w:p>
    <w:p w14:paraId="5E68B26E" w14:textId="0FFC01B6" w:rsidR="00AB5876" w:rsidRDefault="00AB5876" w:rsidP="00C7016D">
      <w:pPr>
        <w:spacing w:line="480" w:lineRule="auto"/>
        <w:ind w:firstLine="360"/>
        <w:contextualSpacing/>
        <w:rPr>
          <w:rFonts w:ascii="Times New Roman" w:hAnsi="Times New Roman" w:cs="Times New Roman"/>
          <w:sz w:val="24"/>
          <w:szCs w:val="24"/>
        </w:rPr>
      </w:pPr>
      <w:r w:rsidRPr="00AB5876">
        <w:rPr>
          <w:rFonts w:ascii="Times New Roman" w:hAnsi="Times New Roman" w:cs="Times New Roman"/>
          <w:sz w:val="24"/>
          <w:szCs w:val="24"/>
        </w:rPr>
        <w:t>Because Experiment 5 was not designed to examine to what extent infants between 18</w:t>
      </w:r>
      <w:r>
        <w:rPr>
          <w:rFonts w:ascii="Times New Roman" w:hAnsi="Times New Roman" w:cs="Times New Roman"/>
          <w:sz w:val="24"/>
          <w:szCs w:val="24"/>
        </w:rPr>
        <w:t xml:space="preserve"> and 22 months of age process </w:t>
      </w:r>
      <w:r w:rsidRPr="00AB5876">
        <w:rPr>
          <w:rFonts w:ascii="Times New Roman" w:hAnsi="Times New Roman" w:cs="Times New Roman"/>
          <w:sz w:val="24"/>
          <w:szCs w:val="24"/>
        </w:rPr>
        <w:t xml:space="preserve">four-object launching events associatively, it is difficult to know the viability of </w:t>
      </w:r>
      <w:r>
        <w:rPr>
          <w:rFonts w:ascii="Times New Roman" w:hAnsi="Times New Roman" w:cs="Times New Roman"/>
          <w:sz w:val="24"/>
          <w:szCs w:val="24"/>
        </w:rPr>
        <w:t xml:space="preserve">this account in the context of </w:t>
      </w:r>
      <w:r w:rsidRPr="00AB5876">
        <w:rPr>
          <w:rFonts w:ascii="Times New Roman" w:hAnsi="Times New Roman" w:cs="Times New Roman"/>
          <w:sz w:val="24"/>
          <w:szCs w:val="24"/>
        </w:rPr>
        <w:t xml:space="preserve">Experiment 5. In addition, because infants younger than 18 months of age were not </w:t>
      </w:r>
      <w:r>
        <w:rPr>
          <w:rFonts w:ascii="Times New Roman" w:hAnsi="Times New Roman" w:cs="Times New Roman"/>
          <w:sz w:val="24"/>
          <w:szCs w:val="24"/>
        </w:rPr>
        <w:t xml:space="preserve">tested, it is an open question </w:t>
      </w:r>
      <w:r w:rsidRPr="00AB5876">
        <w:rPr>
          <w:rFonts w:ascii="Times New Roman" w:hAnsi="Times New Roman" w:cs="Times New Roman"/>
          <w:sz w:val="24"/>
          <w:szCs w:val="24"/>
        </w:rPr>
        <w:t xml:space="preserve">whether infants' sensitivity, like </w:t>
      </w:r>
      <w:r>
        <w:rPr>
          <w:rFonts w:ascii="Times New Roman" w:hAnsi="Times New Roman" w:cs="Times New Roman"/>
          <w:sz w:val="24"/>
          <w:szCs w:val="24"/>
        </w:rPr>
        <w:t>their sensitivity to</w:t>
      </w:r>
      <w:r w:rsidRPr="00AB5876">
        <w:rPr>
          <w:rFonts w:ascii="Times New Roman" w:hAnsi="Times New Roman" w:cs="Times New Roman"/>
          <w:sz w:val="24"/>
          <w:szCs w:val="24"/>
        </w:rPr>
        <w:t xml:space="preserve"> causality, undergoes a developmental prog</w:t>
      </w:r>
      <w:r>
        <w:rPr>
          <w:rFonts w:ascii="Times New Roman" w:hAnsi="Times New Roman" w:cs="Times New Roman"/>
          <w:sz w:val="24"/>
          <w:szCs w:val="24"/>
        </w:rPr>
        <w:t>ression. It will be important</w:t>
      </w:r>
      <w:r w:rsidR="00A41ADA">
        <w:rPr>
          <w:rFonts w:ascii="Times New Roman" w:hAnsi="Times New Roman" w:cs="Times New Roman"/>
          <w:sz w:val="24"/>
          <w:szCs w:val="24"/>
        </w:rPr>
        <w:t xml:space="preserve"> </w:t>
      </w:r>
      <w:r w:rsidRPr="00AB5876">
        <w:rPr>
          <w:rFonts w:ascii="Times New Roman" w:hAnsi="Times New Roman" w:cs="Times New Roman"/>
          <w:sz w:val="24"/>
          <w:szCs w:val="24"/>
        </w:rPr>
        <w:t xml:space="preserve">to test infants who are younger than those tested in Experiment 5 but who can </w:t>
      </w:r>
      <w:r>
        <w:rPr>
          <w:rFonts w:ascii="Times New Roman" w:hAnsi="Times New Roman" w:cs="Times New Roman"/>
          <w:sz w:val="24"/>
          <w:szCs w:val="24"/>
        </w:rPr>
        <w:t xml:space="preserve">process causal chain </w:t>
      </w:r>
      <w:r w:rsidR="00A41ADA">
        <w:rPr>
          <w:rFonts w:ascii="Times New Roman" w:hAnsi="Times New Roman" w:cs="Times New Roman"/>
          <w:sz w:val="24"/>
          <w:szCs w:val="24"/>
        </w:rPr>
        <w:t>sequences. In addition, it will be important systematically</w:t>
      </w:r>
      <w:r w:rsidRPr="00AB5876">
        <w:rPr>
          <w:rFonts w:ascii="Times New Roman" w:hAnsi="Times New Roman" w:cs="Times New Roman"/>
          <w:sz w:val="24"/>
          <w:szCs w:val="24"/>
        </w:rPr>
        <w:t xml:space="preserve"> to manipulate the associative relation</w:t>
      </w:r>
      <w:r w:rsidR="00A41ADA">
        <w:rPr>
          <w:rFonts w:ascii="Times New Roman" w:hAnsi="Times New Roman" w:cs="Times New Roman"/>
          <w:sz w:val="24"/>
          <w:szCs w:val="24"/>
        </w:rPr>
        <w:t>s</w:t>
      </w:r>
      <w:r w:rsidRPr="00AB5876">
        <w:rPr>
          <w:rFonts w:ascii="Times New Roman" w:hAnsi="Times New Roman" w:cs="Times New Roman"/>
          <w:sz w:val="24"/>
          <w:szCs w:val="24"/>
        </w:rPr>
        <w:t xml:space="preserve"> between objects and featur</w:t>
      </w:r>
      <w:r>
        <w:rPr>
          <w:rFonts w:ascii="Times New Roman" w:hAnsi="Times New Roman" w:cs="Times New Roman"/>
          <w:sz w:val="24"/>
          <w:szCs w:val="24"/>
        </w:rPr>
        <w:t xml:space="preserve">es to determine to what extent </w:t>
      </w:r>
      <w:r w:rsidRPr="00AB5876">
        <w:rPr>
          <w:rFonts w:ascii="Times New Roman" w:hAnsi="Times New Roman" w:cs="Times New Roman"/>
          <w:sz w:val="24"/>
          <w:szCs w:val="24"/>
        </w:rPr>
        <w:t>a domain-general associative learning mechanism underpins infants' learning of comp</w:t>
      </w:r>
      <w:r>
        <w:rPr>
          <w:rFonts w:ascii="Times New Roman" w:hAnsi="Times New Roman" w:cs="Times New Roman"/>
          <w:sz w:val="24"/>
          <w:szCs w:val="24"/>
        </w:rPr>
        <w:t xml:space="preserve">lex causal chain sequences and </w:t>
      </w:r>
      <w:r w:rsidRPr="00AB5876">
        <w:rPr>
          <w:rFonts w:ascii="Times New Roman" w:hAnsi="Times New Roman" w:cs="Times New Roman"/>
          <w:sz w:val="24"/>
          <w:szCs w:val="24"/>
        </w:rPr>
        <w:t>to determine in what ways this learning is constrained by prior experience and real-world causal regularities.</w:t>
      </w:r>
    </w:p>
    <w:p w14:paraId="51DA4C1A" w14:textId="376BA3C6" w:rsidR="00A41ADA" w:rsidRDefault="00A41ADA" w:rsidP="00C7016D">
      <w:pPr>
        <w:spacing w:line="480" w:lineRule="auto"/>
        <w:ind w:firstLine="360"/>
        <w:contextualSpacing/>
        <w:rPr>
          <w:rFonts w:ascii="Times New Roman" w:hAnsi="Times New Roman" w:cs="Times New Roman"/>
          <w:sz w:val="24"/>
          <w:szCs w:val="24"/>
        </w:rPr>
      </w:pPr>
      <w:r>
        <w:rPr>
          <w:rFonts w:ascii="Times New Roman" w:hAnsi="Times New Roman" w:cs="Times New Roman"/>
          <w:sz w:val="24"/>
          <w:szCs w:val="24"/>
        </w:rPr>
        <w:t xml:space="preserve">Based on the foregoing discussion, more research is clearly </w:t>
      </w:r>
      <w:r w:rsidRPr="00A41ADA">
        <w:rPr>
          <w:rFonts w:ascii="Times New Roman" w:hAnsi="Times New Roman" w:cs="Times New Roman"/>
          <w:sz w:val="24"/>
          <w:szCs w:val="24"/>
        </w:rPr>
        <w:t>needed to determine which of these alternative explanatio</w:t>
      </w:r>
      <w:r>
        <w:rPr>
          <w:rFonts w:ascii="Times New Roman" w:hAnsi="Times New Roman" w:cs="Times New Roman"/>
          <w:sz w:val="24"/>
          <w:szCs w:val="24"/>
        </w:rPr>
        <w:t xml:space="preserve">ns best accounts for infants' </w:t>
      </w:r>
      <w:r w:rsidRPr="00A41ADA">
        <w:rPr>
          <w:rFonts w:ascii="Times New Roman" w:hAnsi="Times New Roman" w:cs="Times New Roman"/>
          <w:sz w:val="24"/>
          <w:szCs w:val="24"/>
        </w:rPr>
        <w:t>processing of the Markov condition and Markov-equivalence classes in complex causal e</w:t>
      </w:r>
      <w:r>
        <w:rPr>
          <w:rFonts w:ascii="Times New Roman" w:hAnsi="Times New Roman" w:cs="Times New Roman"/>
          <w:sz w:val="24"/>
          <w:szCs w:val="24"/>
        </w:rPr>
        <w:t xml:space="preserve">vent sequences that consist of </w:t>
      </w:r>
      <w:r w:rsidRPr="00A41ADA">
        <w:rPr>
          <w:rFonts w:ascii="Times New Roman" w:hAnsi="Times New Roman" w:cs="Times New Roman"/>
          <w:sz w:val="24"/>
          <w:szCs w:val="24"/>
        </w:rPr>
        <w:t xml:space="preserve">multiple objects. </w:t>
      </w:r>
      <w:r w:rsidRPr="00A41ADA">
        <w:rPr>
          <w:rFonts w:ascii="Times New Roman" w:hAnsi="Times New Roman" w:cs="Times New Roman"/>
          <w:sz w:val="24"/>
          <w:szCs w:val="24"/>
        </w:rPr>
        <w:lastRenderedPageBreak/>
        <w:t xml:space="preserve">Until </w:t>
      </w:r>
      <w:r>
        <w:rPr>
          <w:rFonts w:ascii="Times New Roman" w:hAnsi="Times New Roman" w:cs="Times New Roman"/>
          <w:sz w:val="24"/>
          <w:szCs w:val="24"/>
        </w:rPr>
        <w:t>t</w:t>
      </w:r>
      <w:r w:rsidRPr="00A41ADA">
        <w:rPr>
          <w:rFonts w:ascii="Times New Roman" w:hAnsi="Times New Roman" w:cs="Times New Roman"/>
          <w:sz w:val="24"/>
          <w:szCs w:val="24"/>
        </w:rPr>
        <w:t>h</w:t>
      </w:r>
      <w:r>
        <w:rPr>
          <w:rFonts w:ascii="Times New Roman" w:hAnsi="Times New Roman" w:cs="Times New Roman"/>
          <w:sz w:val="24"/>
          <w:szCs w:val="24"/>
        </w:rPr>
        <w:t>is</w:t>
      </w:r>
      <w:r w:rsidRPr="00A41ADA">
        <w:rPr>
          <w:rFonts w:ascii="Times New Roman" w:hAnsi="Times New Roman" w:cs="Times New Roman"/>
          <w:sz w:val="24"/>
          <w:szCs w:val="24"/>
        </w:rPr>
        <w:t xml:space="preserve"> research is carried out, caution must be adopted before strong claims can be made </w:t>
      </w:r>
      <w:r w:rsidRPr="00A41ADA">
        <w:rPr>
          <w:rFonts w:ascii="Times New Roman" w:hAnsi="Times New Roman" w:cs="Times New Roman"/>
          <w:sz w:val="24"/>
          <w:szCs w:val="24"/>
        </w:rPr>
        <w:cr/>
        <w:t xml:space="preserve">about whether, </w:t>
      </w:r>
      <w:r>
        <w:rPr>
          <w:rFonts w:ascii="Times New Roman" w:hAnsi="Times New Roman" w:cs="Times New Roman"/>
          <w:sz w:val="24"/>
          <w:szCs w:val="24"/>
        </w:rPr>
        <w:t>to what extent, and in what ways</w:t>
      </w:r>
      <w:r w:rsidR="00A962AD">
        <w:rPr>
          <w:rFonts w:ascii="Times New Roman" w:hAnsi="Times New Roman" w:cs="Times New Roman"/>
          <w:sz w:val="24"/>
          <w:szCs w:val="24"/>
        </w:rPr>
        <w:t xml:space="preserve"> a Bayesian-</w:t>
      </w:r>
      <w:r w:rsidRPr="00A41ADA">
        <w:rPr>
          <w:rFonts w:ascii="Times New Roman" w:hAnsi="Times New Roman" w:cs="Times New Roman"/>
          <w:sz w:val="24"/>
          <w:szCs w:val="24"/>
        </w:rPr>
        <w:t>inference or a domain-general mechanism</w:t>
      </w:r>
      <w:r>
        <w:rPr>
          <w:rFonts w:ascii="Times New Roman" w:hAnsi="Times New Roman" w:cs="Times New Roman"/>
          <w:sz w:val="24"/>
          <w:szCs w:val="24"/>
        </w:rPr>
        <w:t xml:space="preserve"> underpins infants' processing </w:t>
      </w:r>
      <w:r w:rsidRPr="00A41ADA">
        <w:rPr>
          <w:rFonts w:ascii="Times New Roman" w:hAnsi="Times New Roman" w:cs="Times New Roman"/>
          <w:sz w:val="24"/>
          <w:szCs w:val="24"/>
        </w:rPr>
        <w:t>of complex event sequences, although there may be reason to believe that domain-gen</w:t>
      </w:r>
      <w:r>
        <w:rPr>
          <w:rFonts w:ascii="Times New Roman" w:hAnsi="Times New Roman" w:cs="Times New Roman"/>
          <w:sz w:val="24"/>
          <w:szCs w:val="24"/>
        </w:rPr>
        <w:t xml:space="preserve">eral associative learning, but </w:t>
      </w:r>
      <w:r w:rsidRPr="00A41ADA">
        <w:rPr>
          <w:rFonts w:ascii="Times New Roman" w:hAnsi="Times New Roman" w:cs="Times New Roman"/>
          <w:sz w:val="24"/>
          <w:szCs w:val="24"/>
        </w:rPr>
        <w:t>not Bayesian inference, underpins infants' processing of causal events. This is base</w:t>
      </w:r>
      <w:r>
        <w:rPr>
          <w:rFonts w:ascii="Times New Roman" w:hAnsi="Times New Roman" w:cs="Times New Roman"/>
          <w:sz w:val="24"/>
          <w:szCs w:val="24"/>
        </w:rPr>
        <w:t xml:space="preserve">d on the fact that adults in </w:t>
      </w:r>
      <w:r w:rsidRPr="00A41ADA">
        <w:rPr>
          <w:rFonts w:ascii="Times New Roman" w:hAnsi="Times New Roman" w:cs="Times New Roman"/>
          <w:sz w:val="24"/>
          <w:szCs w:val="24"/>
        </w:rPr>
        <w:t>the present series of experiments processed the causal events in terms of low-level p</w:t>
      </w:r>
      <w:r>
        <w:rPr>
          <w:rFonts w:ascii="Times New Roman" w:hAnsi="Times New Roman" w:cs="Times New Roman"/>
          <w:sz w:val="24"/>
          <w:szCs w:val="24"/>
        </w:rPr>
        <w:t>erceptual features</w:t>
      </w:r>
      <w:r w:rsidR="00A962AD">
        <w:rPr>
          <w:rFonts w:ascii="Times New Roman" w:hAnsi="Times New Roman" w:cs="Times New Roman"/>
          <w:sz w:val="24"/>
          <w:szCs w:val="24"/>
        </w:rPr>
        <w:t>,</w:t>
      </w:r>
      <w:r w:rsidRPr="00A41ADA">
        <w:rPr>
          <w:rFonts w:ascii="Times New Roman" w:hAnsi="Times New Roman" w:cs="Times New Roman"/>
          <w:sz w:val="24"/>
          <w:szCs w:val="24"/>
        </w:rPr>
        <w:t xml:space="preserve"> </w:t>
      </w:r>
      <w:r w:rsidR="00A962AD">
        <w:rPr>
          <w:rFonts w:ascii="Times New Roman" w:hAnsi="Times New Roman" w:cs="Times New Roman"/>
          <w:sz w:val="24"/>
          <w:szCs w:val="24"/>
        </w:rPr>
        <w:t>the fact</w:t>
      </w:r>
      <w:r w:rsidRPr="00A41ADA">
        <w:rPr>
          <w:rFonts w:ascii="Times New Roman" w:hAnsi="Times New Roman" w:cs="Times New Roman"/>
          <w:sz w:val="24"/>
          <w:szCs w:val="24"/>
        </w:rPr>
        <w:t xml:space="preserve"> th</w:t>
      </w:r>
      <w:r>
        <w:rPr>
          <w:rFonts w:ascii="Times New Roman" w:hAnsi="Times New Roman" w:cs="Times New Roman"/>
          <w:sz w:val="24"/>
          <w:szCs w:val="24"/>
        </w:rPr>
        <w:t xml:space="preserve">at a great deal of research on </w:t>
      </w:r>
      <w:r w:rsidR="00A962AD">
        <w:rPr>
          <w:rFonts w:ascii="Times New Roman" w:hAnsi="Times New Roman" w:cs="Times New Roman"/>
          <w:sz w:val="24"/>
          <w:szCs w:val="24"/>
        </w:rPr>
        <w:t>infant causal perception</w:t>
      </w:r>
      <w:r w:rsidRPr="00A41ADA">
        <w:rPr>
          <w:rFonts w:ascii="Times New Roman" w:hAnsi="Times New Roman" w:cs="Times New Roman"/>
          <w:sz w:val="24"/>
          <w:szCs w:val="24"/>
        </w:rPr>
        <w:t xml:space="preserve"> suggests that domain-general associative</w:t>
      </w:r>
      <w:r>
        <w:rPr>
          <w:rFonts w:ascii="Times New Roman" w:hAnsi="Times New Roman" w:cs="Times New Roman"/>
          <w:sz w:val="24"/>
          <w:szCs w:val="24"/>
        </w:rPr>
        <w:t xml:space="preserve"> </w:t>
      </w:r>
      <w:r w:rsidRPr="00A41ADA">
        <w:rPr>
          <w:rFonts w:ascii="Times New Roman" w:hAnsi="Times New Roman" w:cs="Times New Roman"/>
          <w:sz w:val="24"/>
          <w:szCs w:val="24"/>
        </w:rPr>
        <w:t>learning, rather than innate modules (e.g., Leslie, 1994, 1995), mechanisms (e.g., Mandler, 199</w:t>
      </w:r>
      <w:r w:rsidR="009D3345">
        <w:rPr>
          <w:rFonts w:ascii="Times New Roman" w:hAnsi="Times New Roman" w:cs="Times New Roman"/>
          <w:sz w:val="24"/>
          <w:szCs w:val="24"/>
        </w:rPr>
        <w:t>2</w:t>
      </w:r>
      <w:r w:rsidRPr="00A41ADA">
        <w:rPr>
          <w:rFonts w:ascii="Times New Roman" w:hAnsi="Times New Roman" w:cs="Times New Roman"/>
          <w:sz w:val="24"/>
          <w:szCs w:val="24"/>
        </w:rPr>
        <w:t>), skeletal systems (</w:t>
      </w:r>
      <w:r w:rsidR="00A962AD">
        <w:rPr>
          <w:rFonts w:ascii="Times New Roman" w:hAnsi="Times New Roman" w:cs="Times New Roman"/>
          <w:sz w:val="24"/>
          <w:szCs w:val="24"/>
        </w:rPr>
        <w:t xml:space="preserve">Gelman, 1990), or core systems </w:t>
      </w:r>
      <w:r w:rsidRPr="00A41ADA">
        <w:rPr>
          <w:rFonts w:ascii="Times New Roman" w:hAnsi="Times New Roman" w:cs="Times New Roman"/>
          <w:sz w:val="24"/>
          <w:szCs w:val="24"/>
        </w:rPr>
        <w:t xml:space="preserve">(Spelke &amp; </w:t>
      </w:r>
      <w:proofErr w:type="spellStart"/>
      <w:r w:rsidRPr="00A41ADA">
        <w:rPr>
          <w:rFonts w:ascii="Times New Roman" w:hAnsi="Times New Roman" w:cs="Times New Roman"/>
          <w:sz w:val="24"/>
          <w:szCs w:val="24"/>
        </w:rPr>
        <w:t>Kinzler</w:t>
      </w:r>
      <w:proofErr w:type="spellEnd"/>
      <w:r w:rsidRPr="00A41ADA">
        <w:rPr>
          <w:rFonts w:ascii="Times New Roman" w:hAnsi="Times New Roman" w:cs="Times New Roman"/>
          <w:sz w:val="24"/>
          <w:szCs w:val="24"/>
        </w:rPr>
        <w:t xml:space="preserve">, 2007), may underpin infants' perception of causal events (e.g., Oakes &amp; Cohen, 1990; Cohen, </w:t>
      </w:r>
      <w:r w:rsidRPr="00A41ADA">
        <w:rPr>
          <w:rFonts w:ascii="Times New Roman" w:hAnsi="Times New Roman" w:cs="Times New Roman"/>
          <w:sz w:val="24"/>
          <w:szCs w:val="24"/>
        </w:rPr>
        <w:cr/>
        <w:t>Chaput, &amp; Cashon, 2002; Rakison, 2005, 2006; Rakison, Smith, &amp; Ali, 2016)</w:t>
      </w:r>
      <w:r w:rsidR="00BF7638">
        <w:rPr>
          <w:rFonts w:ascii="Times New Roman" w:hAnsi="Times New Roman" w:cs="Times New Roman"/>
          <w:sz w:val="24"/>
          <w:szCs w:val="24"/>
        </w:rPr>
        <w:t>.</w:t>
      </w:r>
    </w:p>
    <w:p w14:paraId="0E8C50EF" w14:textId="33C2DE98" w:rsidR="00BF7638" w:rsidRDefault="00BF7638" w:rsidP="00C7016D">
      <w:pPr>
        <w:spacing w:line="480" w:lineRule="auto"/>
        <w:ind w:firstLine="360"/>
        <w:contextualSpacing/>
        <w:rPr>
          <w:rFonts w:ascii="Times New Roman" w:hAnsi="Times New Roman" w:cs="Times New Roman"/>
          <w:sz w:val="24"/>
          <w:szCs w:val="24"/>
        </w:rPr>
      </w:pPr>
      <w:r w:rsidRPr="00BF7638">
        <w:rPr>
          <w:rFonts w:ascii="Times New Roman" w:hAnsi="Times New Roman" w:cs="Times New Roman"/>
          <w:sz w:val="24"/>
          <w:szCs w:val="24"/>
        </w:rPr>
        <w:t xml:space="preserve">Notwithstanding these alternative explanations for the present data, the results </w:t>
      </w:r>
      <w:r>
        <w:rPr>
          <w:rFonts w:ascii="Times New Roman" w:hAnsi="Times New Roman" w:cs="Times New Roman"/>
          <w:sz w:val="24"/>
          <w:szCs w:val="24"/>
        </w:rPr>
        <w:t xml:space="preserve">of Experiment 5 indicate that </w:t>
      </w:r>
      <w:r w:rsidRPr="00BF7638">
        <w:rPr>
          <w:rFonts w:ascii="Times New Roman" w:hAnsi="Times New Roman" w:cs="Times New Roman"/>
          <w:sz w:val="24"/>
          <w:szCs w:val="24"/>
        </w:rPr>
        <w:t>infants between 18 and 22 months of age are unable to encode the Markov condition and fo</w:t>
      </w:r>
      <w:r>
        <w:rPr>
          <w:rFonts w:ascii="Times New Roman" w:hAnsi="Times New Roman" w:cs="Times New Roman"/>
          <w:sz w:val="24"/>
          <w:szCs w:val="24"/>
        </w:rPr>
        <w:t xml:space="preserve">rm Markov-equivalence </w:t>
      </w:r>
      <w:r w:rsidRPr="00BF7638">
        <w:rPr>
          <w:rFonts w:ascii="Times New Roman" w:hAnsi="Times New Roman" w:cs="Times New Roman"/>
          <w:sz w:val="24"/>
          <w:szCs w:val="24"/>
        </w:rPr>
        <w:t>classes with the current set of stimuli and under the current testing conditio</w:t>
      </w:r>
      <w:r>
        <w:rPr>
          <w:rFonts w:ascii="Times New Roman" w:hAnsi="Times New Roman" w:cs="Times New Roman"/>
          <w:sz w:val="24"/>
          <w:szCs w:val="24"/>
        </w:rPr>
        <w:t xml:space="preserve">ns. Although one must exercise </w:t>
      </w:r>
      <w:r w:rsidRPr="00BF7638">
        <w:rPr>
          <w:rFonts w:ascii="Times New Roman" w:hAnsi="Times New Roman" w:cs="Times New Roman"/>
          <w:sz w:val="24"/>
          <w:szCs w:val="24"/>
        </w:rPr>
        <w:t>caution before it can be claimed that these results constitute conclusive evi</w:t>
      </w:r>
      <w:r>
        <w:rPr>
          <w:rFonts w:ascii="Times New Roman" w:hAnsi="Times New Roman" w:cs="Times New Roman"/>
          <w:sz w:val="24"/>
          <w:szCs w:val="24"/>
        </w:rPr>
        <w:t>dence against the Bayesian-</w:t>
      </w:r>
      <w:r w:rsidRPr="00BF7638">
        <w:rPr>
          <w:rFonts w:ascii="Times New Roman" w:hAnsi="Times New Roman" w:cs="Times New Roman"/>
          <w:sz w:val="24"/>
          <w:szCs w:val="24"/>
        </w:rPr>
        <w:t>inference perspective</w:t>
      </w:r>
      <w:r>
        <w:rPr>
          <w:rFonts w:ascii="Times New Roman" w:hAnsi="Times New Roman" w:cs="Times New Roman"/>
          <w:sz w:val="24"/>
          <w:szCs w:val="24"/>
        </w:rPr>
        <w:t>—</w:t>
      </w:r>
      <w:r w:rsidRPr="00BF7638">
        <w:rPr>
          <w:rFonts w:ascii="Times New Roman" w:hAnsi="Times New Roman" w:cs="Times New Roman"/>
          <w:sz w:val="24"/>
          <w:szCs w:val="24"/>
        </w:rPr>
        <w:t>because</w:t>
      </w:r>
      <w:r>
        <w:rPr>
          <w:rFonts w:ascii="Times New Roman" w:hAnsi="Times New Roman" w:cs="Times New Roman"/>
          <w:sz w:val="24"/>
          <w:szCs w:val="24"/>
        </w:rPr>
        <w:t>, as was just discussed,</w:t>
      </w:r>
      <w:r w:rsidRPr="00BF7638">
        <w:rPr>
          <w:rFonts w:ascii="Times New Roman" w:hAnsi="Times New Roman" w:cs="Times New Roman"/>
          <w:sz w:val="24"/>
          <w:szCs w:val="24"/>
        </w:rPr>
        <w:t xml:space="preserve"> the null findings could have arisen for a number of re</w:t>
      </w:r>
      <w:r>
        <w:rPr>
          <w:rFonts w:ascii="Times New Roman" w:hAnsi="Times New Roman" w:cs="Times New Roman"/>
          <w:sz w:val="24"/>
          <w:szCs w:val="24"/>
        </w:rPr>
        <w:t xml:space="preserve">asons—at the very least these </w:t>
      </w:r>
      <w:r w:rsidRPr="00BF7638">
        <w:rPr>
          <w:rFonts w:ascii="Times New Roman" w:hAnsi="Times New Roman" w:cs="Times New Roman"/>
          <w:sz w:val="24"/>
          <w:szCs w:val="24"/>
        </w:rPr>
        <w:t>results challenge the strong claim of the Bayesian-inference perspective that human</w:t>
      </w:r>
      <w:r>
        <w:rPr>
          <w:rFonts w:ascii="Times New Roman" w:hAnsi="Times New Roman" w:cs="Times New Roman"/>
          <w:sz w:val="24"/>
          <w:szCs w:val="24"/>
        </w:rPr>
        <w:t xml:space="preserve">s possess a causal system that </w:t>
      </w:r>
      <w:r w:rsidRPr="00BF7638">
        <w:rPr>
          <w:rFonts w:ascii="Times New Roman" w:hAnsi="Times New Roman" w:cs="Times New Roman"/>
          <w:sz w:val="24"/>
          <w:szCs w:val="24"/>
        </w:rPr>
        <w:t>is operative from birth (or shortly thereafter) that enables them to encode the</w:t>
      </w:r>
      <w:r>
        <w:rPr>
          <w:rFonts w:ascii="Times New Roman" w:hAnsi="Times New Roman" w:cs="Times New Roman"/>
          <w:sz w:val="24"/>
          <w:szCs w:val="24"/>
        </w:rPr>
        <w:t xml:space="preserve"> Markov condition, form Markov-</w:t>
      </w:r>
      <w:r w:rsidRPr="00BF7638">
        <w:rPr>
          <w:rFonts w:ascii="Times New Roman" w:hAnsi="Times New Roman" w:cs="Times New Roman"/>
          <w:sz w:val="24"/>
          <w:szCs w:val="24"/>
        </w:rPr>
        <w:t xml:space="preserve">equivalence classes, and, ultimately, to represent causal events as </w:t>
      </w:r>
      <w:r>
        <w:rPr>
          <w:rFonts w:ascii="Times New Roman" w:hAnsi="Times New Roman" w:cs="Times New Roman"/>
          <w:sz w:val="24"/>
          <w:szCs w:val="24"/>
        </w:rPr>
        <w:t xml:space="preserve">CGMs (e.g., Gopnik et al., </w:t>
      </w:r>
      <w:r w:rsidRPr="00BF7638">
        <w:rPr>
          <w:rFonts w:ascii="Times New Roman" w:hAnsi="Times New Roman" w:cs="Times New Roman"/>
          <w:sz w:val="24"/>
          <w:szCs w:val="24"/>
        </w:rPr>
        <w:t>2004; Gopnik &amp; Wellman, 201</w:t>
      </w:r>
      <w:r w:rsidR="00DE36D0">
        <w:rPr>
          <w:rFonts w:ascii="Times New Roman" w:hAnsi="Times New Roman" w:cs="Times New Roman"/>
          <w:sz w:val="24"/>
          <w:szCs w:val="24"/>
        </w:rPr>
        <w:t>2</w:t>
      </w:r>
      <w:r w:rsidRPr="00BF7638">
        <w:rPr>
          <w:rFonts w:ascii="Times New Roman" w:hAnsi="Times New Roman" w:cs="Times New Roman"/>
          <w:sz w:val="24"/>
          <w:szCs w:val="24"/>
        </w:rPr>
        <w:t>).</w:t>
      </w:r>
    </w:p>
    <w:p w14:paraId="02DC21AE" w14:textId="64D5692C" w:rsidR="00934CED" w:rsidRDefault="00934CED" w:rsidP="00C7016D">
      <w:pPr>
        <w:pStyle w:val="Heading2"/>
        <w:ind w:left="0"/>
      </w:pPr>
      <w:bookmarkStart w:id="231" w:name="_Toc522727433"/>
      <w:r>
        <w:lastRenderedPageBreak/>
        <w:t>Conclusion</w:t>
      </w:r>
      <w:bookmarkEnd w:id="231"/>
    </w:p>
    <w:p w14:paraId="38350389" w14:textId="18016E82" w:rsidR="00934CED" w:rsidRDefault="00934CED" w:rsidP="00C7016D">
      <w:pPr>
        <w:spacing w:line="480" w:lineRule="auto"/>
        <w:ind w:firstLine="576"/>
        <w:rPr>
          <w:rFonts w:ascii="Times New Roman" w:hAnsi="Times New Roman" w:cs="Times New Roman"/>
          <w:sz w:val="24"/>
          <w:szCs w:val="24"/>
        </w:rPr>
      </w:pPr>
      <w:r w:rsidRPr="00934CED">
        <w:rPr>
          <w:rFonts w:ascii="Times New Roman" w:hAnsi="Times New Roman" w:cs="Times New Roman"/>
          <w:sz w:val="24"/>
          <w:szCs w:val="24"/>
        </w:rPr>
        <w:t xml:space="preserve">In summary, the results presented here demonstrate that although adults are sensitive to the Markov condition and Markov-equivalence classes, this sensitivity may not be robust as was originally thought based on the fact that it </w:t>
      </w:r>
      <w:r w:rsidR="0022636D">
        <w:rPr>
          <w:rFonts w:ascii="Times New Roman" w:hAnsi="Times New Roman" w:cs="Times New Roman"/>
          <w:sz w:val="24"/>
          <w:szCs w:val="24"/>
        </w:rPr>
        <w:t>was</w:t>
      </w:r>
      <w:r w:rsidRPr="00934CED">
        <w:rPr>
          <w:rFonts w:ascii="Times New Roman" w:hAnsi="Times New Roman" w:cs="Times New Roman"/>
          <w:sz w:val="24"/>
          <w:szCs w:val="24"/>
        </w:rPr>
        <w:t xml:space="preserve"> evinced only under specific conditions, is</w:t>
      </w:r>
      <w:r w:rsidR="0022636D">
        <w:rPr>
          <w:rFonts w:ascii="Times New Roman" w:hAnsi="Times New Roman" w:cs="Times New Roman"/>
          <w:sz w:val="24"/>
          <w:szCs w:val="24"/>
        </w:rPr>
        <w:t xml:space="preserve"> disrupted</w:t>
      </w:r>
      <w:r w:rsidRPr="00934CED">
        <w:rPr>
          <w:rFonts w:ascii="Times New Roman" w:hAnsi="Times New Roman" w:cs="Times New Roman"/>
          <w:sz w:val="24"/>
          <w:szCs w:val="24"/>
        </w:rPr>
        <w:t xml:space="preserve"> by salient perceptual manipulations, and may be grounded in low-level perceptual cues and features. To </w:t>
      </w:r>
      <w:r w:rsidR="0022636D">
        <w:rPr>
          <w:rFonts w:ascii="Times New Roman" w:hAnsi="Times New Roman" w:cs="Times New Roman"/>
          <w:sz w:val="24"/>
          <w:szCs w:val="24"/>
        </w:rPr>
        <w:t>my knowledge</w:t>
      </w:r>
      <w:r w:rsidRPr="00934CED">
        <w:rPr>
          <w:rFonts w:ascii="Times New Roman" w:hAnsi="Times New Roman" w:cs="Times New Roman"/>
          <w:sz w:val="24"/>
          <w:szCs w:val="24"/>
        </w:rPr>
        <w:t xml:space="preserve">, this is the first series of experiments to use four-object, rather than two- or three-object, sequences to examine on what basis </w:t>
      </w:r>
      <w:r w:rsidR="000C3C9D">
        <w:rPr>
          <w:rFonts w:ascii="Times New Roman" w:hAnsi="Times New Roman" w:cs="Times New Roman"/>
          <w:sz w:val="24"/>
          <w:szCs w:val="24"/>
        </w:rPr>
        <w:t>infants</w:t>
      </w:r>
      <w:r w:rsidR="00BD5FE0">
        <w:rPr>
          <w:rFonts w:ascii="Times New Roman" w:hAnsi="Times New Roman" w:cs="Times New Roman"/>
          <w:sz w:val="24"/>
          <w:szCs w:val="24"/>
        </w:rPr>
        <w:t xml:space="preserve"> between 18 and 22 months of age</w:t>
      </w:r>
      <w:r w:rsidR="000C3C9D">
        <w:rPr>
          <w:rFonts w:ascii="Times New Roman" w:hAnsi="Times New Roman" w:cs="Times New Roman"/>
          <w:sz w:val="24"/>
          <w:szCs w:val="24"/>
        </w:rPr>
        <w:t xml:space="preserve"> and </w:t>
      </w:r>
      <w:r w:rsidRPr="00934CED">
        <w:rPr>
          <w:rFonts w:ascii="Times New Roman" w:hAnsi="Times New Roman" w:cs="Times New Roman"/>
          <w:sz w:val="24"/>
          <w:szCs w:val="24"/>
        </w:rPr>
        <w:t xml:space="preserve">adults process such sequences and whether, to what extent, and under what conditions </w:t>
      </w:r>
      <w:r w:rsidR="00BD5FE0">
        <w:rPr>
          <w:rFonts w:ascii="Times New Roman" w:hAnsi="Times New Roman" w:cs="Times New Roman"/>
          <w:sz w:val="24"/>
          <w:szCs w:val="24"/>
        </w:rPr>
        <w:t>both groups</w:t>
      </w:r>
      <w:r w:rsidRPr="00934CED">
        <w:rPr>
          <w:rFonts w:ascii="Times New Roman" w:hAnsi="Times New Roman" w:cs="Times New Roman"/>
          <w:sz w:val="24"/>
          <w:szCs w:val="24"/>
        </w:rPr>
        <w:t xml:space="preserve"> show sensitivity to the Markov condition and Markov-equivalence classes</w:t>
      </w:r>
      <w:r w:rsidR="00BD5FE0">
        <w:rPr>
          <w:rFonts w:ascii="Times New Roman" w:hAnsi="Times New Roman" w:cs="Times New Roman"/>
          <w:sz w:val="24"/>
          <w:szCs w:val="24"/>
        </w:rPr>
        <w:t xml:space="preserve"> and evidence that they represent causal events as CGMs</w:t>
      </w:r>
      <w:r w:rsidRPr="00934CED">
        <w:rPr>
          <w:rFonts w:ascii="Times New Roman" w:hAnsi="Times New Roman" w:cs="Times New Roman"/>
          <w:sz w:val="24"/>
          <w:szCs w:val="24"/>
        </w:rPr>
        <w:t>. Given that it was the case that sensitivity to the Markov condition and Markov-equivalence classes was limited</w:t>
      </w:r>
      <w:r w:rsidR="002265F2">
        <w:rPr>
          <w:rFonts w:ascii="Times New Roman" w:hAnsi="Times New Roman" w:cs="Times New Roman"/>
          <w:sz w:val="24"/>
          <w:szCs w:val="24"/>
        </w:rPr>
        <w:t xml:space="preserve"> (Experiments 1-4) or nonexistent (Experiment 5)</w:t>
      </w:r>
      <w:r w:rsidRPr="00934CED">
        <w:rPr>
          <w:rFonts w:ascii="Times New Roman" w:hAnsi="Times New Roman" w:cs="Times New Roman"/>
          <w:sz w:val="24"/>
          <w:szCs w:val="24"/>
        </w:rPr>
        <w:t xml:space="preserve">, a potentially fruitful avenue of future research will be to examine under what other conditions will </w:t>
      </w:r>
      <w:r w:rsidR="002265F2">
        <w:rPr>
          <w:rFonts w:ascii="Times New Roman" w:hAnsi="Times New Roman" w:cs="Times New Roman"/>
          <w:sz w:val="24"/>
          <w:szCs w:val="24"/>
        </w:rPr>
        <w:t xml:space="preserve">infants and </w:t>
      </w:r>
      <w:r w:rsidRPr="00934CED">
        <w:rPr>
          <w:rFonts w:ascii="Times New Roman" w:hAnsi="Times New Roman" w:cs="Times New Roman"/>
          <w:sz w:val="24"/>
          <w:szCs w:val="24"/>
        </w:rPr>
        <w:t>adults show sensitivity to the Markov condition and Markov-equivalence classes and whether such sensitivity can be facilitated in other causal contexts that include, but importantly are not limited to, four-object launching-event sequences.</w:t>
      </w:r>
    </w:p>
    <w:p w14:paraId="55257149" w14:textId="77777777" w:rsidR="0069398A" w:rsidRDefault="0069398A" w:rsidP="00C7016D">
      <w:pPr>
        <w:rPr>
          <w:rFonts w:ascii="Times New Roman" w:hAnsi="Times New Roman" w:cs="Times New Roman"/>
          <w:sz w:val="24"/>
          <w:szCs w:val="24"/>
        </w:rPr>
      </w:pPr>
      <w:r>
        <w:rPr>
          <w:rFonts w:ascii="Times New Roman" w:hAnsi="Times New Roman" w:cs="Times New Roman"/>
          <w:sz w:val="24"/>
          <w:szCs w:val="24"/>
        </w:rPr>
        <w:br w:type="page"/>
      </w:r>
    </w:p>
    <w:p w14:paraId="541C6E79" w14:textId="2A2B2B36" w:rsidR="0069398A" w:rsidRPr="00345F9B" w:rsidRDefault="0069398A" w:rsidP="00C7016D">
      <w:pPr>
        <w:jc w:val="center"/>
        <w:rPr>
          <w:rFonts w:ascii="Times New Roman" w:hAnsi="Times New Roman" w:cs="Times New Roman"/>
          <w:sz w:val="24"/>
          <w:szCs w:val="24"/>
        </w:rPr>
      </w:pPr>
      <w:r w:rsidRPr="00345F9B">
        <w:rPr>
          <w:rFonts w:ascii="Times New Roman" w:hAnsi="Times New Roman" w:cs="Times New Roman"/>
          <w:sz w:val="24"/>
          <w:szCs w:val="24"/>
        </w:rPr>
        <w:lastRenderedPageBreak/>
        <w:t>References</w:t>
      </w:r>
    </w:p>
    <w:p w14:paraId="61C7023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Allan, L. G., &amp; Jenkins, H. M. (1980).</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judgment of contingency and the nature of the response alternatives.</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 xml:space="preserve">Canadian Journal of Psychology/Revue </w:t>
      </w:r>
      <w:proofErr w:type="spellStart"/>
      <w:r w:rsidRPr="00345F9B">
        <w:rPr>
          <w:rFonts w:ascii="Times New Roman" w:hAnsi="Times New Roman" w:cs="Times New Roman"/>
          <w:sz w:val="24"/>
          <w:szCs w:val="24"/>
        </w:rPr>
        <w:t>ca</w:t>
      </w:r>
      <w:r>
        <w:rPr>
          <w:rFonts w:ascii="Times New Roman" w:hAnsi="Times New Roman" w:cs="Times New Roman"/>
          <w:sz w:val="24"/>
          <w:szCs w:val="24"/>
        </w:rPr>
        <w:t>nadienne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psychologie</w:t>
      </w:r>
      <w:proofErr w:type="spellEnd"/>
      <w:r>
        <w:rPr>
          <w:rFonts w:ascii="Times New Roman" w:hAnsi="Times New Roman" w:cs="Times New Roman"/>
          <w:sz w:val="24"/>
          <w:szCs w:val="24"/>
        </w:rPr>
        <w:t xml:space="preserve">, 34(1), </w:t>
      </w:r>
      <w:r w:rsidRPr="00345F9B">
        <w:rPr>
          <w:rFonts w:ascii="Times New Roman" w:hAnsi="Times New Roman" w:cs="Times New Roman"/>
          <w:sz w:val="24"/>
          <w:szCs w:val="24"/>
        </w:rPr>
        <w:t>1.</w:t>
      </w:r>
      <w:proofErr w:type="gramEnd"/>
    </w:p>
    <w:p w14:paraId="2AAC747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Allan, L. G., &amp; Jenkins, H. M. (1983).</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effect of representations of binary variables on judgment of influence.</w:t>
      </w:r>
      <w:proofErr w:type="gramEnd"/>
      <w:r w:rsidRPr="00345F9B">
        <w:rPr>
          <w:rFonts w:ascii="Times New Roman" w:hAnsi="Times New Roman" w:cs="Times New Roman"/>
          <w:sz w:val="24"/>
          <w:szCs w:val="24"/>
        </w:rPr>
        <w:t xml:space="preserve"> Learning and Motivation, 14(4), 381-405.</w:t>
      </w:r>
    </w:p>
    <w:p w14:paraId="34FC981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Alloy, L. B., &amp; Abramson, L. Y. (1979).</w:t>
      </w:r>
      <w:proofErr w:type="gramEnd"/>
      <w:r w:rsidRPr="00345F9B">
        <w:rPr>
          <w:rFonts w:ascii="Times New Roman" w:hAnsi="Times New Roman" w:cs="Times New Roman"/>
          <w:sz w:val="24"/>
          <w:szCs w:val="24"/>
        </w:rPr>
        <w:t xml:space="preserve"> Judgment of contingency in depressed and </w:t>
      </w:r>
      <w:proofErr w:type="spellStart"/>
      <w:r w:rsidRPr="00345F9B">
        <w:rPr>
          <w:rFonts w:ascii="Times New Roman" w:hAnsi="Times New Roman" w:cs="Times New Roman"/>
          <w:sz w:val="24"/>
          <w:szCs w:val="24"/>
        </w:rPr>
        <w:t>nondepressed</w:t>
      </w:r>
      <w:proofErr w:type="spellEnd"/>
      <w:r w:rsidRPr="00345F9B">
        <w:rPr>
          <w:rFonts w:ascii="Times New Roman" w:hAnsi="Times New Roman" w:cs="Times New Roman"/>
          <w:sz w:val="24"/>
          <w:szCs w:val="24"/>
        </w:rPr>
        <w:t xml:space="preserve"> students: Sadder but wiser</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Journal of experimental psychology: General, 108(4), 441-485.</w:t>
      </w:r>
    </w:p>
    <w:p w14:paraId="5963F0F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Baillargeon, R. (1987). Object permanence in 3½-and 4½-month-old infants. </w:t>
      </w:r>
      <w:proofErr w:type="gramStart"/>
      <w:r w:rsidRPr="00345F9B">
        <w:rPr>
          <w:rFonts w:ascii="Times New Roman" w:hAnsi="Times New Roman" w:cs="Times New Roman"/>
          <w:sz w:val="24"/>
          <w:szCs w:val="24"/>
        </w:rPr>
        <w:t>Developmental psychology, 23(5), 655.</w:t>
      </w:r>
      <w:proofErr w:type="gramEnd"/>
    </w:p>
    <w:p w14:paraId="6A21080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Bélanger</w:t>
      </w:r>
      <w:proofErr w:type="spellEnd"/>
      <w:r w:rsidRPr="00345F9B">
        <w:rPr>
          <w:rFonts w:ascii="Times New Roman" w:hAnsi="Times New Roman" w:cs="Times New Roman"/>
          <w:sz w:val="24"/>
          <w:szCs w:val="24"/>
        </w:rPr>
        <w:t>, N. D., &amp; Desrochers, S. (2001). Can 6</w:t>
      </w:r>
      <w:r w:rsidRPr="00345F9B">
        <w:rPr>
          <w:rFonts w:ascii="Cambria Math" w:hAnsi="Cambria Math" w:cs="Cambria Math"/>
          <w:sz w:val="24"/>
          <w:szCs w:val="24"/>
        </w:rPr>
        <w:t>‐</w:t>
      </w:r>
      <w:r w:rsidRPr="00345F9B">
        <w:rPr>
          <w:rFonts w:ascii="Times New Roman" w:hAnsi="Times New Roman" w:cs="Times New Roman"/>
          <w:sz w:val="24"/>
          <w:szCs w:val="24"/>
        </w:rPr>
        <w:t>month</w:t>
      </w:r>
      <w:r w:rsidRPr="00345F9B">
        <w:rPr>
          <w:rFonts w:ascii="Cambria Math" w:hAnsi="Cambria Math" w:cs="Cambria Math"/>
          <w:sz w:val="24"/>
          <w:szCs w:val="24"/>
        </w:rPr>
        <w:t>‐</w:t>
      </w:r>
      <w:r w:rsidRPr="00345F9B">
        <w:rPr>
          <w:rFonts w:ascii="Times New Roman" w:hAnsi="Times New Roman" w:cs="Times New Roman"/>
          <w:sz w:val="24"/>
          <w:szCs w:val="24"/>
        </w:rPr>
        <w:t>old infants process causality in different types of causal events</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British Journal of Developmental Psychology, 19(1), 11-21.</w:t>
      </w:r>
    </w:p>
    <w:p w14:paraId="103EDB6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Benton. D.T., &amp; Rakison, D.H. Causal Reasoning in Infants and Adults: Revisiting backwards-blocking. Proceedings of the Annual Conference of the Cognitive Society, 38, pp. 830-835.</w:t>
      </w:r>
    </w:p>
    <w:p w14:paraId="5672C6F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Baayen, R. H., Davidson, D. J., &amp; Bates, D. M. (2008).</w:t>
      </w:r>
      <w:proofErr w:type="gramEnd"/>
      <w:r w:rsidRPr="00345F9B">
        <w:rPr>
          <w:rFonts w:ascii="Times New Roman" w:hAnsi="Times New Roman" w:cs="Times New Roman"/>
          <w:sz w:val="24"/>
          <w:szCs w:val="24"/>
        </w:rPr>
        <w:t xml:space="preserve"> Mixed-effects modeling with crossed random effects for subjects and items. </w:t>
      </w:r>
      <w:proofErr w:type="gramStart"/>
      <w:r w:rsidRPr="00345F9B">
        <w:rPr>
          <w:rFonts w:ascii="Times New Roman" w:hAnsi="Times New Roman" w:cs="Times New Roman"/>
          <w:sz w:val="24"/>
          <w:szCs w:val="24"/>
        </w:rPr>
        <w:t>Journal of memory and language, 59(4), 390-412.</w:t>
      </w:r>
      <w:proofErr w:type="gramEnd"/>
    </w:p>
    <w:p w14:paraId="0C48E54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Baron-Cohen, S. E., </w:t>
      </w:r>
      <w:proofErr w:type="spellStart"/>
      <w:r w:rsidRPr="00345F9B">
        <w:rPr>
          <w:rFonts w:ascii="Times New Roman" w:hAnsi="Times New Roman" w:cs="Times New Roman"/>
          <w:sz w:val="24"/>
          <w:szCs w:val="24"/>
        </w:rPr>
        <w:t>Tager-Flusberg</w:t>
      </w:r>
      <w:proofErr w:type="spellEnd"/>
      <w:r w:rsidRPr="00345F9B">
        <w:rPr>
          <w:rFonts w:ascii="Times New Roman" w:hAnsi="Times New Roman" w:cs="Times New Roman"/>
          <w:sz w:val="24"/>
          <w:szCs w:val="24"/>
        </w:rPr>
        <w:t>, H. E., &amp; Cohen, D. J. (1994).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Understanding other minds: Perspectives from autism.</w:t>
      </w:r>
      <w:proofErr w:type="gramEnd"/>
      <w:r w:rsidRPr="00345F9B">
        <w:rPr>
          <w:rFonts w:ascii="Times New Roman" w:hAnsi="Times New Roman" w:cs="Times New Roman"/>
          <w:sz w:val="24"/>
          <w:szCs w:val="24"/>
        </w:rPr>
        <w:t xml:space="preserve"> In Most of the chapters in this book were presented in draft form at a workshop in Seattle, Apr 1991. </w:t>
      </w:r>
      <w:proofErr w:type="gramStart"/>
      <w:r w:rsidRPr="00345F9B">
        <w:rPr>
          <w:rFonts w:ascii="Times New Roman" w:hAnsi="Times New Roman" w:cs="Times New Roman"/>
          <w:sz w:val="24"/>
          <w:szCs w:val="24"/>
        </w:rPr>
        <w:t>Oxford University Press.</w:t>
      </w:r>
      <w:proofErr w:type="gramEnd"/>
    </w:p>
    <w:p w14:paraId="63918B7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Bélanger</w:t>
      </w:r>
      <w:proofErr w:type="spellEnd"/>
      <w:r w:rsidRPr="00345F9B">
        <w:rPr>
          <w:rFonts w:ascii="Times New Roman" w:hAnsi="Times New Roman" w:cs="Times New Roman"/>
          <w:sz w:val="24"/>
          <w:szCs w:val="24"/>
        </w:rPr>
        <w:t>, N. D., &amp; Desrochers, S. (2001). Can 6</w:t>
      </w:r>
      <w:r w:rsidRPr="00345F9B">
        <w:rPr>
          <w:rFonts w:ascii="Cambria Math" w:hAnsi="Cambria Math" w:cs="Cambria Math"/>
          <w:sz w:val="24"/>
          <w:szCs w:val="24"/>
        </w:rPr>
        <w:t>‐</w:t>
      </w:r>
      <w:r w:rsidRPr="00345F9B">
        <w:rPr>
          <w:rFonts w:ascii="Times New Roman" w:hAnsi="Times New Roman" w:cs="Times New Roman"/>
          <w:sz w:val="24"/>
          <w:szCs w:val="24"/>
        </w:rPr>
        <w:t>month</w:t>
      </w:r>
      <w:r w:rsidRPr="00345F9B">
        <w:rPr>
          <w:rFonts w:ascii="Cambria Math" w:hAnsi="Cambria Math" w:cs="Cambria Math"/>
          <w:sz w:val="24"/>
          <w:szCs w:val="24"/>
        </w:rPr>
        <w:t>‐</w:t>
      </w:r>
      <w:r w:rsidRPr="00345F9B">
        <w:rPr>
          <w:rFonts w:ascii="Times New Roman" w:hAnsi="Times New Roman" w:cs="Times New Roman"/>
          <w:sz w:val="24"/>
          <w:szCs w:val="24"/>
        </w:rPr>
        <w:t>old infants process causality in different types of causal events</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British Journal of Developmental Psychology, 19(1), 11-21.</w:t>
      </w:r>
    </w:p>
    <w:p w14:paraId="619F716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lastRenderedPageBreak/>
        <w:t>Blaisdell</w:t>
      </w:r>
      <w:proofErr w:type="spellEnd"/>
      <w:r w:rsidRPr="00345F9B">
        <w:rPr>
          <w:rFonts w:ascii="Times New Roman" w:hAnsi="Times New Roman" w:cs="Times New Roman"/>
          <w:sz w:val="24"/>
          <w:szCs w:val="24"/>
        </w:rPr>
        <w:t>, A. P., Bristol, A. S., Gunther, L. M., &amp; Miller, R. R. (1998).</w:t>
      </w:r>
      <w:proofErr w:type="gramEnd"/>
      <w:r w:rsidRPr="00345F9B">
        <w:rPr>
          <w:rFonts w:ascii="Times New Roman" w:hAnsi="Times New Roman" w:cs="Times New Roman"/>
          <w:sz w:val="24"/>
          <w:szCs w:val="24"/>
        </w:rPr>
        <w:t xml:space="preserve"> Overshadowing and latent inhibition counteract each other: Support for the comparator hypothesis. Journal of Experimental Psychology: Animal Behavior Processes, 24(3), 335.</w:t>
      </w:r>
    </w:p>
    <w:p w14:paraId="3CCE3FD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Blaser</w:t>
      </w:r>
      <w:proofErr w:type="spellEnd"/>
      <w:r w:rsidRPr="00345F9B">
        <w:rPr>
          <w:rFonts w:ascii="Times New Roman" w:hAnsi="Times New Roman" w:cs="Times New Roman"/>
          <w:sz w:val="24"/>
          <w:szCs w:val="24"/>
        </w:rPr>
        <w:t xml:space="preserve">, R. E., </w:t>
      </w:r>
      <w:proofErr w:type="spellStart"/>
      <w:r w:rsidRPr="00345F9B">
        <w:rPr>
          <w:rFonts w:ascii="Times New Roman" w:hAnsi="Times New Roman" w:cs="Times New Roman"/>
          <w:sz w:val="24"/>
          <w:szCs w:val="24"/>
        </w:rPr>
        <w:t>Couvillon</w:t>
      </w:r>
      <w:proofErr w:type="spellEnd"/>
      <w:r w:rsidRPr="00345F9B">
        <w:rPr>
          <w:rFonts w:ascii="Times New Roman" w:hAnsi="Times New Roman" w:cs="Times New Roman"/>
          <w:sz w:val="24"/>
          <w:szCs w:val="24"/>
        </w:rPr>
        <w:t xml:space="preserve">, P. A., &amp; </w:t>
      </w:r>
      <w:proofErr w:type="spellStart"/>
      <w:r w:rsidRPr="00345F9B">
        <w:rPr>
          <w:rFonts w:ascii="Times New Roman" w:hAnsi="Times New Roman" w:cs="Times New Roman"/>
          <w:sz w:val="24"/>
          <w:szCs w:val="24"/>
        </w:rPr>
        <w:t>Bitterman</w:t>
      </w:r>
      <w:proofErr w:type="spellEnd"/>
      <w:r w:rsidRPr="00345F9B">
        <w:rPr>
          <w:rFonts w:ascii="Times New Roman" w:hAnsi="Times New Roman" w:cs="Times New Roman"/>
          <w:sz w:val="24"/>
          <w:szCs w:val="24"/>
        </w:rPr>
        <w:t>, M. E. (2004).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Backward blocking in honeybees.</w:t>
      </w:r>
      <w:proofErr w:type="gramEnd"/>
      <w:r w:rsidRPr="00345F9B">
        <w:rPr>
          <w:rFonts w:ascii="Times New Roman" w:hAnsi="Times New Roman" w:cs="Times New Roman"/>
          <w:sz w:val="24"/>
          <w:szCs w:val="24"/>
        </w:rPr>
        <w:t xml:space="preserve"> Quarterly Journal of Experimental Psychology Section B, 57(4), 349-360.</w:t>
      </w:r>
    </w:p>
    <w:p w14:paraId="4F747A5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Bonawitz, E., Denison, S., Griffiths, T. L., &amp; Gopnik, A. (2014).</w:t>
      </w:r>
      <w:proofErr w:type="gramEnd"/>
      <w:r w:rsidRPr="00345F9B">
        <w:rPr>
          <w:rFonts w:ascii="Times New Roman" w:hAnsi="Times New Roman" w:cs="Times New Roman"/>
          <w:sz w:val="24"/>
          <w:szCs w:val="24"/>
        </w:rPr>
        <w:t xml:space="preserve"> Probabilistic models, learning algorithms, and response variability: Sampling in cognitive development. </w:t>
      </w:r>
      <w:proofErr w:type="gramStart"/>
      <w:r w:rsidRPr="00345F9B">
        <w:rPr>
          <w:rFonts w:ascii="Times New Roman" w:hAnsi="Times New Roman" w:cs="Times New Roman"/>
          <w:sz w:val="24"/>
          <w:szCs w:val="24"/>
        </w:rPr>
        <w:t>Trends in cognitive sciences, 18(10), 497-500.</w:t>
      </w:r>
      <w:proofErr w:type="gramEnd"/>
    </w:p>
    <w:p w14:paraId="4285536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Buehner</w:t>
      </w:r>
      <w:proofErr w:type="spellEnd"/>
      <w:r w:rsidRPr="00345F9B">
        <w:rPr>
          <w:rFonts w:ascii="Times New Roman" w:hAnsi="Times New Roman" w:cs="Times New Roman"/>
          <w:sz w:val="24"/>
          <w:szCs w:val="24"/>
        </w:rPr>
        <w:t>, M. J., &amp; Humphreys, G. R. (2010).</w:t>
      </w:r>
      <w:proofErr w:type="gramEnd"/>
      <w:r w:rsidRPr="00345F9B">
        <w:rPr>
          <w:rFonts w:ascii="Times New Roman" w:hAnsi="Times New Roman" w:cs="Times New Roman"/>
          <w:sz w:val="24"/>
          <w:szCs w:val="24"/>
        </w:rPr>
        <w:t xml:space="preserve"> Causal contraction: spatial binding in the perception of collision events. Psychological Science, 21(1), 44-48.</w:t>
      </w:r>
    </w:p>
    <w:p w14:paraId="0FDCCE4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Bullock, M., Gelman, R., &amp; Baillargeon, R. (1982).</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development of causal reasoning.</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developmental psychology of time, 209-254.</w:t>
      </w:r>
      <w:proofErr w:type="gramEnd"/>
    </w:p>
    <w:p w14:paraId="24E1BD4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Carroll, C. D., Cheng, P. W., &amp; Lu, H. (2013).</w:t>
      </w:r>
      <w:proofErr w:type="gramEnd"/>
      <w:r w:rsidRPr="00345F9B">
        <w:rPr>
          <w:rFonts w:ascii="Times New Roman" w:hAnsi="Times New Roman" w:cs="Times New Roman"/>
          <w:sz w:val="24"/>
          <w:szCs w:val="24"/>
        </w:rPr>
        <w:t xml:space="preserve"> Inferential dependencies in causal inference: A comparison of belief-distribution and associative approaches. Journal of Experimental Psychology: General, 142(3), 845.</w:t>
      </w:r>
    </w:p>
    <w:p w14:paraId="0326231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Chapman, G. B. (1991). Trial order affects cue interaction in contingency judgment. Journal of Experimental Psychology: Learning, Memory, and Cognition, 17(5), 837.</w:t>
      </w:r>
    </w:p>
    <w:p w14:paraId="691CA68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Caramazza</w:t>
      </w:r>
      <w:proofErr w:type="spellEnd"/>
      <w:r w:rsidRPr="00345F9B">
        <w:rPr>
          <w:rFonts w:ascii="Times New Roman" w:hAnsi="Times New Roman" w:cs="Times New Roman"/>
          <w:sz w:val="24"/>
          <w:szCs w:val="24"/>
        </w:rPr>
        <w:t>, A., &amp; Shelton, J. R. (1998).</w:t>
      </w:r>
      <w:proofErr w:type="gramEnd"/>
      <w:r w:rsidRPr="00345F9B">
        <w:rPr>
          <w:rFonts w:ascii="Times New Roman" w:hAnsi="Times New Roman" w:cs="Times New Roman"/>
          <w:sz w:val="24"/>
          <w:szCs w:val="24"/>
        </w:rPr>
        <w:t xml:space="preserve"> Domain-specific knowledge systems in the brain: The animate-inanimate distinction. </w:t>
      </w:r>
      <w:proofErr w:type="gramStart"/>
      <w:r w:rsidRPr="00345F9B">
        <w:rPr>
          <w:rFonts w:ascii="Times New Roman" w:hAnsi="Times New Roman" w:cs="Times New Roman"/>
          <w:sz w:val="24"/>
          <w:szCs w:val="24"/>
        </w:rPr>
        <w:t>Journal of cognitive neuroscience, 10(1), 1-34.</w:t>
      </w:r>
      <w:proofErr w:type="gramEnd"/>
    </w:p>
    <w:p w14:paraId="0B2CA6D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Choi, H., &amp; Scholl, B. J. (2006).</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 xml:space="preserve">Perceiving causality after the fact: </w:t>
      </w:r>
      <w:proofErr w:type="spellStart"/>
      <w:r w:rsidRPr="00345F9B">
        <w:rPr>
          <w:rFonts w:ascii="Times New Roman" w:hAnsi="Times New Roman" w:cs="Times New Roman"/>
          <w:sz w:val="24"/>
          <w:szCs w:val="24"/>
        </w:rPr>
        <w:t>Postdiction</w:t>
      </w:r>
      <w:proofErr w:type="spellEnd"/>
      <w:r w:rsidRPr="00345F9B">
        <w:rPr>
          <w:rFonts w:ascii="Times New Roman" w:hAnsi="Times New Roman" w:cs="Times New Roman"/>
          <w:sz w:val="24"/>
          <w:szCs w:val="24"/>
        </w:rPr>
        <w:t xml:space="preserve"> in the temporal dynamics of causal perception.</w:t>
      </w:r>
      <w:proofErr w:type="gramEnd"/>
      <w:r w:rsidRPr="00345F9B">
        <w:rPr>
          <w:rFonts w:ascii="Times New Roman" w:hAnsi="Times New Roman" w:cs="Times New Roman"/>
          <w:sz w:val="24"/>
          <w:szCs w:val="24"/>
        </w:rPr>
        <w:t xml:space="preserve"> Perception, 35(3), 385-399.</w:t>
      </w:r>
    </w:p>
    <w:p w14:paraId="4B08656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Chowdhry</w:t>
      </w:r>
      <w:proofErr w:type="spellEnd"/>
      <w:r w:rsidRPr="00345F9B">
        <w:rPr>
          <w:rFonts w:ascii="Times New Roman" w:hAnsi="Times New Roman" w:cs="Times New Roman"/>
          <w:sz w:val="24"/>
          <w:szCs w:val="24"/>
        </w:rPr>
        <w:t>, S. (2011).</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CRITIQUE OF MANDLER’S THEORY OF PERCEPTUAL ANALYSIS.</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Journal of Cognitive Science, 6.</w:t>
      </w:r>
      <w:proofErr w:type="gramEnd"/>
    </w:p>
    <w:p w14:paraId="6BFC67DE" w14:textId="77777777" w:rsidR="008526E6"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 xml:space="preserve">Cheng, P. W. (1997). From covariation to causation: A causal power </w:t>
      </w:r>
      <w:proofErr w:type="spellStart"/>
      <w:r w:rsidRPr="00345F9B">
        <w:rPr>
          <w:rFonts w:ascii="Times New Roman" w:hAnsi="Times New Roman" w:cs="Times New Roman"/>
          <w:sz w:val="24"/>
          <w:szCs w:val="24"/>
        </w:rPr>
        <w:t>theory.Psychological</w:t>
      </w:r>
      <w:proofErr w:type="spellEnd"/>
      <w:r w:rsidRPr="00345F9B">
        <w:rPr>
          <w:rFonts w:ascii="Times New Roman" w:hAnsi="Times New Roman" w:cs="Times New Roman"/>
          <w:sz w:val="24"/>
          <w:szCs w:val="24"/>
        </w:rPr>
        <w:t xml:space="preserve"> review, 104(2), 367-405.</w:t>
      </w:r>
    </w:p>
    <w:p w14:paraId="03CD5982" w14:textId="4D299E51"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Clifton Jr, C., </w:t>
      </w:r>
      <w:proofErr w:type="spellStart"/>
      <w:r w:rsidRPr="00345F9B">
        <w:rPr>
          <w:rFonts w:ascii="Times New Roman" w:hAnsi="Times New Roman" w:cs="Times New Roman"/>
          <w:sz w:val="24"/>
          <w:szCs w:val="24"/>
        </w:rPr>
        <w:t>Staub</w:t>
      </w:r>
      <w:proofErr w:type="spellEnd"/>
      <w:r w:rsidRPr="00345F9B">
        <w:rPr>
          <w:rFonts w:ascii="Times New Roman" w:hAnsi="Times New Roman" w:cs="Times New Roman"/>
          <w:sz w:val="24"/>
          <w:szCs w:val="24"/>
        </w:rPr>
        <w:t>, A., &amp; Clifton, C. (2011).</w:t>
      </w:r>
      <w:proofErr w:type="gramEnd"/>
      <w:r w:rsidRPr="00345F9B">
        <w:rPr>
          <w:rFonts w:ascii="Times New Roman" w:hAnsi="Times New Roman" w:cs="Times New Roman"/>
          <w:sz w:val="24"/>
          <w:szCs w:val="24"/>
        </w:rPr>
        <w:t xml:space="preserve"> Syntactic influences on eye movements during reading. </w:t>
      </w:r>
      <w:proofErr w:type="gramStart"/>
      <w:r w:rsidRPr="00345F9B">
        <w:rPr>
          <w:rFonts w:ascii="Times New Roman" w:hAnsi="Times New Roman" w:cs="Times New Roman"/>
          <w:sz w:val="24"/>
          <w:szCs w:val="24"/>
        </w:rPr>
        <w:t>eye</w:t>
      </w:r>
      <w:proofErr w:type="gramEnd"/>
      <w:r w:rsidRPr="00345F9B">
        <w:rPr>
          <w:rFonts w:ascii="Times New Roman" w:hAnsi="Times New Roman" w:cs="Times New Roman"/>
          <w:sz w:val="24"/>
          <w:szCs w:val="24"/>
        </w:rPr>
        <w:t>, 3(2).</w:t>
      </w:r>
    </w:p>
    <w:p w14:paraId="77EF854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Cohen, L. B. (1973). </w:t>
      </w:r>
      <w:proofErr w:type="gramStart"/>
      <w:r w:rsidRPr="00345F9B">
        <w:rPr>
          <w:rFonts w:ascii="Times New Roman" w:hAnsi="Times New Roman" w:cs="Times New Roman"/>
          <w:sz w:val="24"/>
          <w:szCs w:val="24"/>
        </w:rPr>
        <w:t>A two process model of infant visual attention.</w:t>
      </w:r>
      <w:proofErr w:type="gramEnd"/>
      <w:r w:rsidRPr="00345F9B">
        <w:rPr>
          <w:rFonts w:ascii="Times New Roman" w:hAnsi="Times New Roman" w:cs="Times New Roman"/>
          <w:sz w:val="24"/>
          <w:szCs w:val="24"/>
        </w:rPr>
        <w:t xml:space="preserve"> Merrill-Palmer Quarterly of Behavior and Development, 19(3), 157-180.</w:t>
      </w:r>
    </w:p>
    <w:p w14:paraId="3AD8BF59"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Cohen, L. B. (1988). </w:t>
      </w:r>
      <w:proofErr w:type="gramStart"/>
      <w:r w:rsidRPr="00345F9B">
        <w:rPr>
          <w:rFonts w:ascii="Times New Roman" w:hAnsi="Times New Roman" w:cs="Times New Roman"/>
          <w:sz w:val="24"/>
          <w:szCs w:val="24"/>
        </w:rPr>
        <w:t>An information-processing approach to infant cognitive development.</w:t>
      </w:r>
      <w:proofErr w:type="gramEnd"/>
    </w:p>
    <w:p w14:paraId="283188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Cohen, L. B., Amsel, G., Redford, M. A., &amp; Casasola, M. (1998).</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development of infant causal perception.</w:t>
      </w:r>
      <w:proofErr w:type="gramEnd"/>
      <w:r w:rsidRPr="00345F9B">
        <w:rPr>
          <w:rFonts w:ascii="Times New Roman" w:hAnsi="Times New Roman" w:cs="Times New Roman"/>
          <w:sz w:val="24"/>
          <w:szCs w:val="24"/>
        </w:rPr>
        <w:t xml:space="preserve"> Perceptual development: Visual, auditory, and speech perception in infancy, 167-209.</w:t>
      </w:r>
    </w:p>
    <w:p w14:paraId="0F60E23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Cohen, L. B., &amp; Cashon, C. H. (2003).</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Infant perception and cognition.</w:t>
      </w:r>
      <w:proofErr w:type="gramEnd"/>
      <w:r w:rsidRPr="00345F9B">
        <w:rPr>
          <w:rFonts w:ascii="Times New Roman" w:hAnsi="Times New Roman" w:cs="Times New Roman"/>
          <w:sz w:val="24"/>
          <w:szCs w:val="24"/>
        </w:rPr>
        <w:t xml:space="preserve"> Handbook of psychology: Developmental psychology, 6, 65-89.</w:t>
      </w:r>
    </w:p>
    <w:p w14:paraId="12D4554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Cohen, L. B., Atkinson, D. J., &amp; Chaput, H. H. (2000).</w:t>
      </w:r>
      <w:proofErr w:type="gramEnd"/>
      <w:r w:rsidRPr="00345F9B">
        <w:rPr>
          <w:rFonts w:ascii="Times New Roman" w:hAnsi="Times New Roman" w:cs="Times New Roman"/>
          <w:sz w:val="24"/>
          <w:szCs w:val="24"/>
        </w:rPr>
        <w:t xml:space="preserve"> Habit 2000: A new program for obtaining and organizing data in infant perception and cognition studies. Version, 1, 2000-2002.</w:t>
      </w:r>
    </w:p>
    <w:p w14:paraId="76D8DFE1" w14:textId="2E592F3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Cohen, L. B., Chaput, H. H., &amp; Cashon, C. H. (2002).</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 xml:space="preserve">A constructivist model </w:t>
      </w:r>
      <w:r w:rsidR="00C7016D">
        <w:rPr>
          <w:rFonts w:ascii="Times New Roman" w:hAnsi="Times New Roman" w:cs="Times New Roman"/>
          <w:sz w:val="24"/>
          <w:szCs w:val="24"/>
        </w:rPr>
        <w:t>of infant cognition.</w:t>
      </w:r>
      <w:proofErr w:type="gramEnd"/>
      <w:r w:rsidR="00C7016D">
        <w:rPr>
          <w:rFonts w:ascii="Times New Roman" w:hAnsi="Times New Roman" w:cs="Times New Roman"/>
          <w:sz w:val="24"/>
          <w:szCs w:val="24"/>
        </w:rPr>
        <w:t xml:space="preserve"> Cognitive </w:t>
      </w:r>
      <w:r w:rsidRPr="00345F9B">
        <w:rPr>
          <w:rFonts w:ascii="Times New Roman" w:hAnsi="Times New Roman" w:cs="Times New Roman"/>
          <w:sz w:val="24"/>
          <w:szCs w:val="24"/>
        </w:rPr>
        <w:t>Development, 17(3-4), 1323-1343.</w:t>
      </w:r>
    </w:p>
    <w:p w14:paraId="7911BF6F" w14:textId="5FFE4BB3"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Cohen, L. B., Rundell, L. J., Spellman, B. A., &amp; Cashon, C. H. (1999).</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Infants' per</w:t>
      </w:r>
      <w:r w:rsidR="00C7016D">
        <w:rPr>
          <w:rFonts w:ascii="Times New Roman" w:hAnsi="Times New Roman" w:cs="Times New Roman"/>
          <w:sz w:val="24"/>
          <w:szCs w:val="24"/>
        </w:rPr>
        <w:t>ception of causal chains.</w:t>
      </w:r>
      <w:proofErr w:type="gramEnd"/>
      <w:r w:rsidR="00C7016D">
        <w:rPr>
          <w:rFonts w:ascii="Times New Roman" w:hAnsi="Times New Roman" w:cs="Times New Roman"/>
          <w:sz w:val="24"/>
          <w:szCs w:val="24"/>
        </w:rPr>
        <w:t xml:space="preserve"> </w:t>
      </w:r>
      <w:r w:rsidRPr="00345F9B">
        <w:rPr>
          <w:rFonts w:ascii="Times New Roman" w:hAnsi="Times New Roman" w:cs="Times New Roman"/>
          <w:sz w:val="24"/>
          <w:szCs w:val="24"/>
        </w:rPr>
        <w:t>Psychological Science, 10(5), 412-418.</w:t>
      </w:r>
    </w:p>
    <w:p w14:paraId="0316F27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Fernbach, P. M., &amp; Sloman, S. A. (2009).</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Causal learning with local computations.</w:t>
      </w:r>
      <w:proofErr w:type="gramEnd"/>
      <w:r w:rsidRPr="00345F9B">
        <w:rPr>
          <w:rFonts w:ascii="Times New Roman" w:hAnsi="Times New Roman" w:cs="Times New Roman"/>
          <w:sz w:val="24"/>
          <w:szCs w:val="24"/>
        </w:rPr>
        <w:t xml:space="preserve"> Journal of experimental psychology: Learning, memory, and cognition, 35(3), 678.</w:t>
      </w:r>
    </w:p>
    <w:p w14:paraId="2261403D" w14:textId="77777777" w:rsidR="0069398A"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Danks, D. (2003). </w:t>
      </w:r>
      <w:proofErr w:type="gramStart"/>
      <w:r w:rsidRPr="00345F9B">
        <w:rPr>
          <w:rFonts w:ascii="Times New Roman" w:hAnsi="Times New Roman" w:cs="Times New Roman"/>
          <w:sz w:val="24"/>
          <w:szCs w:val="24"/>
        </w:rPr>
        <w:t>Equilibria of the Rescorla–Wagner model.</w:t>
      </w:r>
      <w:proofErr w:type="gramEnd"/>
      <w:r w:rsidRPr="00345F9B">
        <w:rPr>
          <w:rFonts w:ascii="Times New Roman" w:hAnsi="Times New Roman" w:cs="Times New Roman"/>
          <w:sz w:val="24"/>
          <w:szCs w:val="24"/>
        </w:rPr>
        <w:t xml:space="preserve"> Journal of Mathematical Psychology, 47(2), 109-121.</w:t>
      </w:r>
    </w:p>
    <w:p w14:paraId="41CEC721" w14:textId="77777777" w:rsidR="002D0441" w:rsidRPr="002D0441" w:rsidRDefault="002D0441" w:rsidP="00C7016D">
      <w:pPr>
        <w:spacing w:line="480" w:lineRule="auto"/>
        <w:ind w:left="720" w:hanging="720"/>
        <w:contextualSpacing/>
        <w:rPr>
          <w:rFonts w:ascii="Times New Roman" w:hAnsi="Times New Roman" w:cs="Times New Roman"/>
          <w:sz w:val="24"/>
          <w:szCs w:val="24"/>
        </w:rPr>
      </w:pPr>
      <w:r w:rsidRPr="002D0441">
        <w:rPr>
          <w:rFonts w:ascii="Times New Roman" w:hAnsi="Times New Roman" w:cs="Times New Roman"/>
          <w:sz w:val="24"/>
          <w:szCs w:val="24"/>
        </w:rPr>
        <w:lastRenderedPageBreak/>
        <w:t xml:space="preserve">Danks, D. (2009). </w:t>
      </w:r>
      <w:proofErr w:type="gramStart"/>
      <w:r w:rsidRPr="002D0441">
        <w:rPr>
          <w:rFonts w:ascii="Times New Roman" w:hAnsi="Times New Roman" w:cs="Times New Roman"/>
          <w:sz w:val="24"/>
          <w:szCs w:val="24"/>
        </w:rPr>
        <w:t>The psychology of causal perception and reasoning.</w:t>
      </w:r>
      <w:proofErr w:type="gramEnd"/>
      <w:r w:rsidRPr="002D0441">
        <w:rPr>
          <w:rFonts w:ascii="Times New Roman" w:hAnsi="Times New Roman" w:cs="Times New Roman"/>
          <w:sz w:val="24"/>
          <w:szCs w:val="24"/>
        </w:rPr>
        <w:t xml:space="preserve"> Oxford: Oxford University Press.</w:t>
      </w:r>
    </w:p>
    <w:p w14:paraId="07EA18B1" w14:textId="34BA24C4"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Dannemiller</w:t>
      </w:r>
      <w:proofErr w:type="spellEnd"/>
      <w:r w:rsidRPr="00345F9B">
        <w:rPr>
          <w:rFonts w:ascii="Times New Roman" w:hAnsi="Times New Roman" w:cs="Times New Roman"/>
          <w:sz w:val="24"/>
          <w:szCs w:val="24"/>
        </w:rPr>
        <w:t xml:space="preserve">, J. L. (2000). </w:t>
      </w:r>
      <w:proofErr w:type="gramStart"/>
      <w:r w:rsidRPr="00345F9B">
        <w:rPr>
          <w:rFonts w:ascii="Times New Roman" w:hAnsi="Times New Roman" w:cs="Times New Roman"/>
          <w:sz w:val="24"/>
          <w:szCs w:val="24"/>
        </w:rPr>
        <w:t>Competition in early exogenous orienting between 7 and 21 weeks.</w:t>
      </w:r>
      <w:proofErr w:type="gramEnd"/>
      <w:r w:rsidRPr="00345F9B">
        <w:rPr>
          <w:rFonts w:ascii="Times New Roman" w:hAnsi="Times New Roman" w:cs="Times New Roman"/>
          <w:sz w:val="24"/>
          <w:szCs w:val="24"/>
        </w:rPr>
        <w:t xml:space="preserve"> Journal of Experimental Child Psychology, 76(4), 253-274.</w:t>
      </w:r>
    </w:p>
    <w:p w14:paraId="3AC1EF1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Dickinson, A., &amp; Burke, J. (1996).</w:t>
      </w:r>
      <w:proofErr w:type="gramEnd"/>
      <w:r w:rsidRPr="00345F9B">
        <w:rPr>
          <w:rFonts w:ascii="Times New Roman" w:hAnsi="Times New Roman" w:cs="Times New Roman"/>
          <w:sz w:val="24"/>
          <w:szCs w:val="24"/>
        </w:rPr>
        <w:t xml:space="preserve"> Within-compound associations mediate the retrospective revaluation of causality judgements. Quarterly Journal of Experimental Psychology, 49B, 60–80.</w:t>
      </w:r>
    </w:p>
    <w:p w14:paraId="3CFDB59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Denison, S., Bonawitz, E. B., Gopnik, A., &amp; Griffiths, T. L. (2010, January).</w:t>
      </w:r>
      <w:proofErr w:type="gramEnd"/>
      <w:r w:rsidRPr="00345F9B">
        <w:rPr>
          <w:rFonts w:ascii="Times New Roman" w:hAnsi="Times New Roman" w:cs="Times New Roman"/>
          <w:sz w:val="24"/>
          <w:szCs w:val="24"/>
        </w:rPr>
        <w:t xml:space="preserve"> Preschoolers sample from probability distributions. </w:t>
      </w:r>
      <w:proofErr w:type="gramStart"/>
      <w:r w:rsidRPr="00345F9B">
        <w:rPr>
          <w:rFonts w:ascii="Times New Roman" w:hAnsi="Times New Roman" w:cs="Times New Roman"/>
          <w:sz w:val="24"/>
          <w:szCs w:val="24"/>
        </w:rPr>
        <w:t>In Proceedings of the Annual Meeting of the Cognitive Science Society (Vol. 32, No. 32).</w:t>
      </w:r>
      <w:proofErr w:type="gramEnd"/>
    </w:p>
    <w:p w14:paraId="6C2D690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Dwyer, D. M., Mackintosh, N. J., &amp; </w:t>
      </w:r>
      <w:proofErr w:type="spellStart"/>
      <w:r w:rsidRPr="00345F9B">
        <w:rPr>
          <w:rFonts w:ascii="Times New Roman" w:hAnsi="Times New Roman" w:cs="Times New Roman"/>
          <w:sz w:val="24"/>
          <w:szCs w:val="24"/>
        </w:rPr>
        <w:t>Boakes</w:t>
      </w:r>
      <w:proofErr w:type="spellEnd"/>
      <w:r w:rsidRPr="00345F9B">
        <w:rPr>
          <w:rFonts w:ascii="Times New Roman" w:hAnsi="Times New Roman" w:cs="Times New Roman"/>
          <w:sz w:val="24"/>
          <w:szCs w:val="24"/>
        </w:rPr>
        <w:t>, R. A. (1998).</w:t>
      </w:r>
      <w:proofErr w:type="gramEnd"/>
      <w:r w:rsidRPr="00345F9B">
        <w:rPr>
          <w:rFonts w:ascii="Times New Roman" w:hAnsi="Times New Roman" w:cs="Times New Roman"/>
          <w:sz w:val="24"/>
          <w:szCs w:val="24"/>
        </w:rPr>
        <w:t xml:space="preserve"> Simultaneous activation of the representations of absent cues results in the formation of an excitatory association between them. Journal of Experimental Psychology: Animal Behavior Processes, 24(2), 163.</w:t>
      </w:r>
    </w:p>
    <w:p w14:paraId="2524253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Erlick</w:t>
      </w:r>
      <w:proofErr w:type="spellEnd"/>
      <w:r w:rsidRPr="00345F9B">
        <w:rPr>
          <w:rFonts w:ascii="Times New Roman" w:hAnsi="Times New Roman" w:cs="Times New Roman"/>
          <w:sz w:val="24"/>
          <w:szCs w:val="24"/>
        </w:rPr>
        <w:t xml:space="preserve">, D. E., &amp; Mills, R. G. (1967). </w:t>
      </w:r>
      <w:proofErr w:type="gramStart"/>
      <w:r w:rsidRPr="00345F9B">
        <w:rPr>
          <w:rFonts w:ascii="Times New Roman" w:hAnsi="Times New Roman" w:cs="Times New Roman"/>
          <w:sz w:val="24"/>
          <w:szCs w:val="24"/>
        </w:rPr>
        <w:t>Perceptual quantification of conditional dependency.</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Journal of Experimental Psychology, 73(1), 9.</w:t>
      </w:r>
      <w:proofErr w:type="gramEnd"/>
    </w:p>
    <w:p w14:paraId="76B379E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Fernbach, P. M., &amp; Sloman, S. A. (2009).</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Causal learning with local computations.</w:t>
      </w:r>
      <w:proofErr w:type="gramEnd"/>
      <w:r w:rsidRPr="00345F9B">
        <w:rPr>
          <w:rFonts w:ascii="Times New Roman" w:hAnsi="Times New Roman" w:cs="Times New Roman"/>
          <w:sz w:val="24"/>
          <w:szCs w:val="24"/>
        </w:rPr>
        <w:t xml:space="preserve"> Journal of experimental psychology: Learning, memory, and cognition, 35(3), 678.</w:t>
      </w:r>
    </w:p>
    <w:p w14:paraId="5E57859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Fodor, J. A. (1985). </w:t>
      </w:r>
      <w:proofErr w:type="gramStart"/>
      <w:r w:rsidRPr="00345F9B">
        <w:rPr>
          <w:rFonts w:ascii="Times New Roman" w:hAnsi="Times New Roman" w:cs="Times New Roman"/>
          <w:sz w:val="24"/>
          <w:szCs w:val="24"/>
        </w:rPr>
        <w:t>Precis of the modularity of mind.</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Behavioral and brain sciences, 8(1), 1-5.</w:t>
      </w:r>
      <w:proofErr w:type="gramEnd"/>
    </w:p>
    <w:p w14:paraId="5EAD4F1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Fonlupt</w:t>
      </w:r>
      <w:proofErr w:type="spellEnd"/>
      <w:r w:rsidRPr="00345F9B">
        <w:rPr>
          <w:rFonts w:ascii="Times New Roman" w:hAnsi="Times New Roman" w:cs="Times New Roman"/>
          <w:sz w:val="24"/>
          <w:szCs w:val="24"/>
        </w:rPr>
        <w:t>, P. (2003). Perception and judgement of physical causality involve different brain structures. Cognitive Brain Research, 17(2), 248-254.</w:t>
      </w:r>
    </w:p>
    <w:p w14:paraId="39C11A8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Frank, M. C., Goldwater, S., Griffiths, T. L., &amp; Tenenbaum, J. B. (2010).</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Modeling human performance in statistical word segmentation.</w:t>
      </w:r>
      <w:proofErr w:type="gramEnd"/>
      <w:r w:rsidRPr="00345F9B">
        <w:rPr>
          <w:rFonts w:ascii="Times New Roman" w:hAnsi="Times New Roman" w:cs="Times New Roman"/>
          <w:sz w:val="24"/>
          <w:szCs w:val="24"/>
        </w:rPr>
        <w:t xml:space="preserve"> Cognition, 117(2), 107-125.</w:t>
      </w:r>
    </w:p>
    <w:p w14:paraId="402269D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Gelman, R. (1990). First principles organize attention to and learning about relevant data: Number and the animate</w:t>
      </w:r>
      <w:r w:rsidRPr="00345F9B">
        <w:rPr>
          <w:rFonts w:ascii="Cambria Math" w:hAnsi="Cambria Math" w:cs="Cambria Math"/>
          <w:sz w:val="24"/>
          <w:szCs w:val="24"/>
        </w:rPr>
        <w:t>‐</w:t>
      </w:r>
      <w:r w:rsidRPr="00345F9B">
        <w:rPr>
          <w:rFonts w:ascii="Times New Roman" w:hAnsi="Times New Roman" w:cs="Times New Roman"/>
          <w:sz w:val="24"/>
          <w:szCs w:val="24"/>
        </w:rPr>
        <w:t xml:space="preserve">inanimate distinction as examples. </w:t>
      </w:r>
      <w:proofErr w:type="gramStart"/>
      <w:r w:rsidRPr="00345F9B">
        <w:rPr>
          <w:rFonts w:ascii="Times New Roman" w:hAnsi="Times New Roman" w:cs="Times New Roman"/>
          <w:sz w:val="24"/>
          <w:szCs w:val="24"/>
        </w:rPr>
        <w:t>Cognitive science, 14(1), 79-106.</w:t>
      </w:r>
      <w:proofErr w:type="gramEnd"/>
    </w:p>
    <w:p w14:paraId="0343C9B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Gergely</w:t>
      </w:r>
      <w:proofErr w:type="spellEnd"/>
      <w:r w:rsidRPr="00345F9B">
        <w:rPr>
          <w:rFonts w:ascii="Times New Roman" w:hAnsi="Times New Roman" w:cs="Times New Roman"/>
          <w:sz w:val="24"/>
          <w:szCs w:val="24"/>
        </w:rPr>
        <w:t xml:space="preserve">, G., &amp; </w:t>
      </w:r>
      <w:proofErr w:type="spellStart"/>
      <w:r w:rsidRPr="00345F9B">
        <w:rPr>
          <w:rFonts w:ascii="Times New Roman" w:hAnsi="Times New Roman" w:cs="Times New Roman"/>
          <w:sz w:val="24"/>
          <w:szCs w:val="24"/>
        </w:rPr>
        <w:t>Csibra</w:t>
      </w:r>
      <w:proofErr w:type="spellEnd"/>
      <w:r w:rsidRPr="00345F9B">
        <w:rPr>
          <w:rFonts w:ascii="Times New Roman" w:hAnsi="Times New Roman" w:cs="Times New Roman"/>
          <w:sz w:val="24"/>
          <w:szCs w:val="24"/>
        </w:rPr>
        <w:t>, G. (2003).</w:t>
      </w:r>
      <w:proofErr w:type="gramEnd"/>
      <w:r w:rsidRPr="00345F9B">
        <w:rPr>
          <w:rFonts w:ascii="Times New Roman" w:hAnsi="Times New Roman" w:cs="Times New Roman"/>
          <w:sz w:val="24"/>
          <w:szCs w:val="24"/>
        </w:rPr>
        <w:t xml:space="preserve"> Teleological reasoning in infancy: The naıve theory of rational action. </w:t>
      </w:r>
      <w:proofErr w:type="gramStart"/>
      <w:r w:rsidRPr="00345F9B">
        <w:rPr>
          <w:rFonts w:ascii="Times New Roman" w:hAnsi="Times New Roman" w:cs="Times New Roman"/>
          <w:sz w:val="24"/>
          <w:szCs w:val="24"/>
        </w:rPr>
        <w:t>Trends in cognitive sciences, 7(7), 287-292.</w:t>
      </w:r>
      <w:proofErr w:type="gramEnd"/>
    </w:p>
    <w:p w14:paraId="5A9ED63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Gluck, M. A., &amp; Bower, G. H. (1988).</w:t>
      </w:r>
      <w:proofErr w:type="gramEnd"/>
      <w:r w:rsidRPr="00345F9B">
        <w:rPr>
          <w:rFonts w:ascii="Times New Roman" w:hAnsi="Times New Roman" w:cs="Times New Roman"/>
          <w:sz w:val="24"/>
          <w:szCs w:val="24"/>
        </w:rPr>
        <w:t xml:space="preserve"> From conditioning to category learning: An adaptive network model. Journal of Experimental Psychology: General, 117(3), 227.</w:t>
      </w:r>
    </w:p>
    <w:p w14:paraId="1A8DAAB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Gluck, M. A., &amp; Bower, G. H. (1990).</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Component and pattern information in adaptive networks.</w:t>
      </w:r>
      <w:proofErr w:type="gramEnd"/>
    </w:p>
    <w:p w14:paraId="47DA328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Glymour, C. (2001). Causal learning mechanisms in very young children: two-, three-, and four-year-olds infer causal relations from patterns of variation and covariation. </w:t>
      </w:r>
      <w:proofErr w:type="gramStart"/>
      <w:r w:rsidRPr="00345F9B">
        <w:rPr>
          <w:rFonts w:ascii="Times New Roman" w:hAnsi="Times New Roman" w:cs="Times New Roman"/>
          <w:sz w:val="24"/>
          <w:szCs w:val="24"/>
        </w:rPr>
        <w:t>Developmental psychology, 37(5), 620.</w:t>
      </w:r>
      <w:proofErr w:type="gramEnd"/>
    </w:p>
    <w:p w14:paraId="18D2146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Gopnik, A. (2003). </w:t>
      </w:r>
      <w:proofErr w:type="gramStart"/>
      <w:r w:rsidRPr="00345F9B">
        <w:rPr>
          <w:rFonts w:ascii="Times New Roman" w:hAnsi="Times New Roman" w:cs="Times New Roman"/>
          <w:sz w:val="24"/>
          <w:szCs w:val="24"/>
        </w:rPr>
        <w:t xml:space="preserve">The theory </w:t>
      </w:r>
      <w:proofErr w:type="spellStart"/>
      <w:r w:rsidRPr="00345F9B">
        <w:rPr>
          <w:rFonts w:ascii="Times New Roman" w:hAnsi="Times New Roman" w:cs="Times New Roman"/>
          <w:sz w:val="24"/>
          <w:szCs w:val="24"/>
        </w:rPr>
        <w:t>theory</w:t>
      </w:r>
      <w:proofErr w:type="spellEnd"/>
      <w:r w:rsidRPr="00345F9B">
        <w:rPr>
          <w:rFonts w:ascii="Times New Roman" w:hAnsi="Times New Roman" w:cs="Times New Roman"/>
          <w:sz w:val="24"/>
          <w:szCs w:val="24"/>
        </w:rPr>
        <w:t xml:space="preserve"> as an alternative to the innateness hypothesis.</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Chomsky and his critics, 238-254.</w:t>
      </w:r>
      <w:proofErr w:type="gramEnd"/>
    </w:p>
    <w:p w14:paraId="4E66853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Gopnik, A., Glymour, C., Sobel, D. M., Schulz, L. E., Kushnir, T., &amp; Danks, D. (2004).</w:t>
      </w:r>
      <w:proofErr w:type="gramEnd"/>
      <w:r w:rsidRPr="00345F9B">
        <w:rPr>
          <w:rFonts w:ascii="Times New Roman" w:hAnsi="Times New Roman" w:cs="Times New Roman"/>
          <w:sz w:val="24"/>
          <w:szCs w:val="24"/>
        </w:rPr>
        <w:t xml:space="preserve"> A theory of causal learning in children: causal maps and Bayes nets. </w:t>
      </w:r>
      <w:proofErr w:type="gramStart"/>
      <w:r w:rsidRPr="00345F9B">
        <w:rPr>
          <w:rFonts w:ascii="Times New Roman" w:hAnsi="Times New Roman" w:cs="Times New Roman"/>
          <w:sz w:val="24"/>
          <w:szCs w:val="24"/>
        </w:rPr>
        <w:t>Psychological review, 111(1), 3.</w:t>
      </w:r>
      <w:proofErr w:type="gramEnd"/>
    </w:p>
    <w:p w14:paraId="4E10A2B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Gopnik, A., &amp; Schulz, L. (2004).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Mechanisms of theory formation in young children.</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Trends in cognitive sciences, 8(8), 371-377.</w:t>
      </w:r>
      <w:proofErr w:type="gramEnd"/>
    </w:p>
    <w:p w14:paraId="6F3EE7E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Gopnik, A., &amp; Schulz, L. (2004).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Mechanisms of theory formation in young children.</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Trends in cognitive sciences, 8(8), 371-377.</w:t>
      </w:r>
      <w:proofErr w:type="gramEnd"/>
    </w:p>
    <w:p w14:paraId="5B533CD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Gopnik, A., &amp; Sobel, D. M. (2000).</w:t>
      </w:r>
      <w:proofErr w:type="gramEnd"/>
      <w:r w:rsidRPr="00345F9B">
        <w:rPr>
          <w:rFonts w:ascii="Times New Roman" w:hAnsi="Times New Roman" w:cs="Times New Roman"/>
          <w:sz w:val="24"/>
          <w:szCs w:val="24"/>
        </w:rPr>
        <w:t xml:space="preserve"> Detecting blickets: How young children use information about novel causal powers in categorization and induction. </w:t>
      </w:r>
      <w:proofErr w:type="gramStart"/>
      <w:r w:rsidRPr="00345F9B">
        <w:rPr>
          <w:rFonts w:ascii="Times New Roman" w:hAnsi="Times New Roman" w:cs="Times New Roman"/>
          <w:sz w:val="24"/>
          <w:szCs w:val="24"/>
        </w:rPr>
        <w:t>Child development, 71(5), 1205-1222.</w:t>
      </w:r>
      <w:proofErr w:type="gramEnd"/>
    </w:p>
    <w:p w14:paraId="2351FFA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Gopnik, A., Sobel, D. M., Schulz, L. E., &amp; Glymour, C. (2001).</w:t>
      </w:r>
      <w:proofErr w:type="gramEnd"/>
      <w:r w:rsidRPr="00345F9B">
        <w:rPr>
          <w:rFonts w:ascii="Times New Roman" w:hAnsi="Times New Roman" w:cs="Times New Roman"/>
          <w:sz w:val="24"/>
          <w:szCs w:val="24"/>
        </w:rPr>
        <w:t xml:space="preserve"> Causal learning mechanisms in very young children: two-, three-, and four-year-olds infer causal relations from patterns of variation and covariation. </w:t>
      </w:r>
      <w:proofErr w:type="gramStart"/>
      <w:r w:rsidRPr="00345F9B">
        <w:rPr>
          <w:rFonts w:ascii="Times New Roman" w:hAnsi="Times New Roman" w:cs="Times New Roman"/>
          <w:sz w:val="24"/>
          <w:szCs w:val="24"/>
        </w:rPr>
        <w:t>Developmental psychology, 37(5), 620.</w:t>
      </w:r>
      <w:proofErr w:type="gramEnd"/>
    </w:p>
    <w:p w14:paraId="1BC9E46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Gopnik, A., &amp; Tenenbaum, J. B. (2007).</w:t>
      </w:r>
      <w:proofErr w:type="gramEnd"/>
      <w:r w:rsidRPr="00345F9B">
        <w:rPr>
          <w:rFonts w:ascii="Times New Roman" w:hAnsi="Times New Roman" w:cs="Times New Roman"/>
          <w:sz w:val="24"/>
          <w:szCs w:val="24"/>
        </w:rPr>
        <w:t xml:space="preserve"> Bayesian networks, Bayesian learning and cognitive development. </w:t>
      </w:r>
      <w:proofErr w:type="gramStart"/>
      <w:r w:rsidRPr="00345F9B">
        <w:rPr>
          <w:rFonts w:ascii="Times New Roman" w:hAnsi="Times New Roman" w:cs="Times New Roman"/>
          <w:sz w:val="24"/>
          <w:szCs w:val="24"/>
        </w:rPr>
        <w:t>Developmental science, 10(3), 281-287.</w:t>
      </w:r>
      <w:proofErr w:type="gramEnd"/>
    </w:p>
    <w:p w14:paraId="2B4B9CA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Gopnik, A., &amp; Wellman, H. M. (1994).</w:t>
      </w:r>
      <w:proofErr w:type="gramEnd"/>
      <w:r w:rsidRPr="00345F9B">
        <w:rPr>
          <w:rFonts w:ascii="Times New Roman" w:hAnsi="Times New Roman" w:cs="Times New Roman"/>
          <w:sz w:val="24"/>
          <w:szCs w:val="24"/>
        </w:rPr>
        <w:t xml:space="preserve"> 10 The theory </w:t>
      </w:r>
      <w:proofErr w:type="spellStart"/>
      <w:r w:rsidRPr="00345F9B">
        <w:rPr>
          <w:rFonts w:ascii="Times New Roman" w:hAnsi="Times New Roman" w:cs="Times New Roman"/>
          <w:sz w:val="24"/>
          <w:szCs w:val="24"/>
        </w:rPr>
        <w:t>theory</w:t>
      </w:r>
      <w:proofErr w:type="spell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Mapping the mind: Domain specificity in cognition and culture, 257.</w:t>
      </w:r>
      <w:proofErr w:type="gramEnd"/>
    </w:p>
    <w:p w14:paraId="0EC69C9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Gopnik, A., &amp; Wellman, H. M. (2012).</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 xml:space="preserve">Reconstructing constructivism: Causal models, Bayesian learning mechanisms, and the theory </w:t>
      </w:r>
      <w:proofErr w:type="spellStart"/>
      <w:r w:rsidRPr="00345F9B">
        <w:rPr>
          <w:rFonts w:ascii="Times New Roman" w:hAnsi="Times New Roman" w:cs="Times New Roman"/>
          <w:sz w:val="24"/>
          <w:szCs w:val="24"/>
        </w:rPr>
        <w:t>theory</w:t>
      </w:r>
      <w:proofErr w:type="spellEnd"/>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Psychological bulletin, 138(6), 1085.</w:t>
      </w:r>
      <w:proofErr w:type="gramEnd"/>
    </w:p>
    <w:p w14:paraId="7471735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Griffiths, T. L., Sobel, D. M., Tenenbaum, J. B., &amp; Gopnik, A. (2011).</w:t>
      </w:r>
      <w:proofErr w:type="gramEnd"/>
      <w:r w:rsidRPr="00345F9B">
        <w:rPr>
          <w:rFonts w:ascii="Times New Roman" w:hAnsi="Times New Roman" w:cs="Times New Roman"/>
          <w:sz w:val="24"/>
          <w:szCs w:val="24"/>
        </w:rPr>
        <w:t xml:space="preserve"> Bayes and blickets: Effects of knowledge on causal induction in children and adults. Cognitive Science, 35(8), 1407-1455.</w:t>
      </w:r>
    </w:p>
    <w:p w14:paraId="3F61C1F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Hagmayer, Y., &amp; Waldmann, M. R. (2002).</w:t>
      </w:r>
      <w:proofErr w:type="gramEnd"/>
      <w:r w:rsidRPr="00345F9B">
        <w:rPr>
          <w:rFonts w:ascii="Times New Roman" w:hAnsi="Times New Roman" w:cs="Times New Roman"/>
          <w:sz w:val="24"/>
          <w:szCs w:val="24"/>
        </w:rPr>
        <w:t xml:space="preserve"> How temporal assumptions influence causal judgments. Memory &amp; Cognition, 30(7), 1128-1137.</w:t>
      </w:r>
    </w:p>
    <w:p w14:paraId="245A1A6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Harris, P. L., German, T., &amp; Mills, P. (1996).</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Children's use of counterfactual thinking in causal reasoning.</w:t>
      </w:r>
      <w:proofErr w:type="gramEnd"/>
      <w:r w:rsidRPr="00345F9B">
        <w:rPr>
          <w:rFonts w:ascii="Times New Roman" w:hAnsi="Times New Roman" w:cs="Times New Roman"/>
          <w:sz w:val="24"/>
          <w:szCs w:val="24"/>
        </w:rPr>
        <w:t xml:space="preserve"> </w:t>
      </w:r>
      <w:r w:rsidRPr="00345F9B">
        <w:rPr>
          <w:rFonts w:ascii="Times New Roman" w:hAnsi="Times New Roman" w:cs="Times New Roman"/>
          <w:sz w:val="24"/>
          <w:szCs w:val="24"/>
        </w:rPr>
        <w:cr/>
        <w:t>Cognition, 61(3), 233-259.</w:t>
      </w:r>
    </w:p>
    <w:p w14:paraId="2FB307A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Houwer</w:t>
      </w:r>
      <w:proofErr w:type="spellEnd"/>
      <w:r w:rsidRPr="00345F9B">
        <w:rPr>
          <w:rFonts w:ascii="Times New Roman" w:hAnsi="Times New Roman" w:cs="Times New Roman"/>
          <w:sz w:val="24"/>
          <w:szCs w:val="24"/>
        </w:rPr>
        <w:t xml:space="preserve">, J. D., &amp; </w:t>
      </w:r>
      <w:proofErr w:type="spellStart"/>
      <w:r w:rsidRPr="00345F9B">
        <w:rPr>
          <w:rFonts w:ascii="Times New Roman" w:hAnsi="Times New Roman" w:cs="Times New Roman"/>
          <w:sz w:val="24"/>
          <w:szCs w:val="24"/>
        </w:rPr>
        <w:t>Beckers</w:t>
      </w:r>
      <w:proofErr w:type="spellEnd"/>
      <w:r w:rsidRPr="00345F9B">
        <w:rPr>
          <w:rFonts w:ascii="Times New Roman" w:hAnsi="Times New Roman" w:cs="Times New Roman"/>
          <w:sz w:val="24"/>
          <w:szCs w:val="24"/>
        </w:rPr>
        <w:t>, T. (2002).</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A review of recent developments in research and theories on human contingency learning.</w:t>
      </w:r>
      <w:proofErr w:type="gramEnd"/>
      <w:r w:rsidRPr="00345F9B">
        <w:rPr>
          <w:rFonts w:ascii="Times New Roman" w:hAnsi="Times New Roman" w:cs="Times New Roman"/>
          <w:sz w:val="24"/>
          <w:szCs w:val="24"/>
        </w:rPr>
        <w:t xml:space="preserve"> The Quarterly Journal of Experimental Psychology: Section B, 55(4), 289-310.</w:t>
      </w:r>
    </w:p>
    <w:p w14:paraId="02397AA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Hume, D. (1748). Philosophical Essays Concerning Human Understanding: By the Author of the Essays Moral and Political. A. Millar.</w:t>
      </w:r>
    </w:p>
    <w:p w14:paraId="7222D1C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Hume, D. (1777/1993).</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An Enquiry Concerning Human Understanding.</w:t>
      </w:r>
      <w:proofErr w:type="gramEnd"/>
      <w:r w:rsidRPr="00345F9B">
        <w:rPr>
          <w:rFonts w:ascii="Times New Roman" w:hAnsi="Times New Roman" w:cs="Times New Roman"/>
          <w:sz w:val="24"/>
          <w:szCs w:val="24"/>
        </w:rPr>
        <w:t xml:space="preserve"> </w:t>
      </w:r>
      <w:proofErr w:type="spellStart"/>
      <w:r w:rsidRPr="00345F9B">
        <w:rPr>
          <w:rFonts w:ascii="Times New Roman" w:hAnsi="Times New Roman" w:cs="Times New Roman"/>
          <w:sz w:val="24"/>
          <w:szCs w:val="24"/>
        </w:rPr>
        <w:t>Indianapolis</w:t>
      </w:r>
      <w:proofErr w:type="gramStart"/>
      <w:r w:rsidRPr="00345F9B">
        <w:rPr>
          <w:rFonts w:ascii="Times New Roman" w:hAnsi="Times New Roman" w:cs="Times New Roman"/>
          <w:sz w:val="24"/>
          <w:szCs w:val="24"/>
        </w:rPr>
        <w:t>:Hackett</w:t>
      </w:r>
      <w:proofErr w:type="spellEnd"/>
      <w:proofErr w:type="gramEnd"/>
      <w:r w:rsidRPr="00345F9B">
        <w:rPr>
          <w:rFonts w:ascii="Times New Roman" w:hAnsi="Times New Roman" w:cs="Times New Roman"/>
          <w:sz w:val="24"/>
          <w:szCs w:val="24"/>
        </w:rPr>
        <w:t>.</w:t>
      </w:r>
    </w:p>
    <w:p w14:paraId="3CD67DD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Humphreys, G. W., &amp; Forde, E. M. (2001).</w:t>
      </w:r>
      <w:proofErr w:type="gramEnd"/>
      <w:r w:rsidRPr="00345F9B">
        <w:rPr>
          <w:rFonts w:ascii="Times New Roman" w:hAnsi="Times New Roman" w:cs="Times New Roman"/>
          <w:sz w:val="24"/>
          <w:szCs w:val="24"/>
        </w:rPr>
        <w:t xml:space="preserve"> Hierarchies, similarity, and interactivity in object </w:t>
      </w:r>
      <w:proofErr w:type="spellStart"/>
      <w:r w:rsidRPr="00345F9B">
        <w:rPr>
          <w:rFonts w:ascii="Times New Roman" w:hAnsi="Times New Roman" w:cs="Times New Roman"/>
          <w:sz w:val="24"/>
          <w:szCs w:val="24"/>
        </w:rPr>
        <w:t>recognition</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Category-specific</w:t>
      </w:r>
      <w:proofErr w:type="spellEnd"/>
      <w:r w:rsidRPr="00345F9B">
        <w:rPr>
          <w:rFonts w:ascii="Times New Roman" w:hAnsi="Times New Roman" w:cs="Times New Roman"/>
          <w:sz w:val="24"/>
          <w:szCs w:val="24"/>
        </w:rPr>
        <w:t>” neuropsychological deficits. Behavioral and Brain Sciences, 24(3), 453-476.</w:t>
      </w:r>
    </w:p>
    <w:p w14:paraId="0BA745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Jeffreys</w:t>
      </w:r>
      <w:proofErr w:type="spellEnd"/>
      <w:r w:rsidRPr="00345F9B">
        <w:rPr>
          <w:rFonts w:ascii="Times New Roman" w:hAnsi="Times New Roman" w:cs="Times New Roman"/>
          <w:sz w:val="24"/>
          <w:szCs w:val="24"/>
        </w:rPr>
        <w:t xml:space="preserve">, H. (1961). </w:t>
      </w:r>
      <w:proofErr w:type="gramStart"/>
      <w:r w:rsidRPr="00345F9B">
        <w:rPr>
          <w:rFonts w:ascii="Times New Roman" w:hAnsi="Times New Roman" w:cs="Times New Roman"/>
          <w:sz w:val="24"/>
          <w:szCs w:val="24"/>
        </w:rPr>
        <w:t>Theory of probability (3rd Ed.).</w:t>
      </w:r>
      <w:proofErr w:type="gramEnd"/>
      <w:r w:rsidRPr="00345F9B">
        <w:rPr>
          <w:rFonts w:ascii="Times New Roman" w:hAnsi="Times New Roman" w:cs="Times New Roman"/>
          <w:sz w:val="24"/>
          <w:szCs w:val="24"/>
        </w:rPr>
        <w:t xml:space="preserve"> Oxford, UK: Oxford University Press.</w:t>
      </w:r>
    </w:p>
    <w:p w14:paraId="2B12CAA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Jenkins, H. M., &amp; Ward, W. C. (1965).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Judgment of contingency between responses and outcomes.</w:t>
      </w:r>
      <w:proofErr w:type="gramEnd"/>
      <w:r w:rsidRPr="00345F9B">
        <w:rPr>
          <w:rFonts w:ascii="Times New Roman" w:hAnsi="Times New Roman" w:cs="Times New Roman"/>
          <w:sz w:val="24"/>
          <w:szCs w:val="24"/>
        </w:rPr>
        <w:t xml:space="preserve"> Psychological Monographs: General and Applied, 79(1), 1.</w:t>
      </w:r>
    </w:p>
    <w:p w14:paraId="0AF5BBE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Kamin</w:t>
      </w:r>
      <w:proofErr w:type="spellEnd"/>
      <w:r w:rsidRPr="00345F9B">
        <w:rPr>
          <w:rFonts w:ascii="Times New Roman" w:hAnsi="Times New Roman" w:cs="Times New Roman"/>
          <w:sz w:val="24"/>
          <w:szCs w:val="24"/>
        </w:rPr>
        <w:t xml:space="preserve">, L. J. (1969). </w:t>
      </w:r>
      <w:proofErr w:type="gramStart"/>
      <w:r w:rsidRPr="00345F9B">
        <w:rPr>
          <w:rFonts w:ascii="Times New Roman" w:hAnsi="Times New Roman" w:cs="Times New Roman"/>
          <w:sz w:val="24"/>
          <w:szCs w:val="24"/>
        </w:rPr>
        <w:t>Predictability, surprise, attention and conditioning.</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Punishment and aversive behavior.</w:t>
      </w:r>
      <w:proofErr w:type="gramEnd"/>
    </w:p>
    <w:p w14:paraId="1035F56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Karmiloff-Smith, A. (2009). Nativism versus </w:t>
      </w:r>
      <w:proofErr w:type="spellStart"/>
      <w:r w:rsidRPr="00345F9B">
        <w:rPr>
          <w:rFonts w:ascii="Times New Roman" w:hAnsi="Times New Roman" w:cs="Times New Roman"/>
          <w:sz w:val="24"/>
          <w:szCs w:val="24"/>
        </w:rPr>
        <w:t>neuroconstructivism</w:t>
      </w:r>
      <w:proofErr w:type="spellEnd"/>
      <w:r w:rsidRPr="00345F9B">
        <w:rPr>
          <w:rFonts w:ascii="Times New Roman" w:hAnsi="Times New Roman" w:cs="Times New Roman"/>
          <w:sz w:val="24"/>
          <w:szCs w:val="24"/>
        </w:rPr>
        <w:t xml:space="preserve">: rethinking the study of developmental disorders. </w:t>
      </w:r>
      <w:proofErr w:type="gramStart"/>
      <w:r w:rsidRPr="00345F9B">
        <w:rPr>
          <w:rFonts w:ascii="Times New Roman" w:hAnsi="Times New Roman" w:cs="Times New Roman"/>
          <w:sz w:val="24"/>
          <w:szCs w:val="24"/>
        </w:rPr>
        <w:t>Developmental psychology, 45(1), 56.</w:t>
      </w:r>
      <w:proofErr w:type="gramEnd"/>
    </w:p>
    <w:p w14:paraId="0113D5D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Karmiloff-Smith, A., </w:t>
      </w:r>
      <w:proofErr w:type="spellStart"/>
      <w:r w:rsidRPr="00345F9B">
        <w:rPr>
          <w:rFonts w:ascii="Times New Roman" w:hAnsi="Times New Roman" w:cs="Times New Roman"/>
          <w:sz w:val="24"/>
          <w:szCs w:val="24"/>
        </w:rPr>
        <w:t>Scerif</w:t>
      </w:r>
      <w:proofErr w:type="spellEnd"/>
      <w:r w:rsidRPr="00345F9B">
        <w:rPr>
          <w:rFonts w:ascii="Times New Roman" w:hAnsi="Times New Roman" w:cs="Times New Roman"/>
          <w:sz w:val="24"/>
          <w:szCs w:val="24"/>
        </w:rPr>
        <w:t>, G., &amp; Ansari, D. (2003).</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Double dissociations in developmental disorders?</w:t>
      </w:r>
      <w:proofErr w:type="gramEnd"/>
      <w:r w:rsidRPr="00345F9B">
        <w:rPr>
          <w:rFonts w:ascii="Times New Roman" w:hAnsi="Times New Roman" w:cs="Times New Roman"/>
          <w:sz w:val="24"/>
          <w:szCs w:val="24"/>
        </w:rPr>
        <w:t xml:space="preserve"> </w:t>
      </w:r>
      <w:r w:rsidRPr="00345F9B">
        <w:rPr>
          <w:rFonts w:ascii="Times New Roman" w:hAnsi="Times New Roman" w:cs="Times New Roman"/>
          <w:sz w:val="24"/>
          <w:szCs w:val="24"/>
        </w:rPr>
        <w:cr/>
      </w:r>
      <w:proofErr w:type="gramStart"/>
      <w:r w:rsidRPr="00345F9B">
        <w:rPr>
          <w:rFonts w:ascii="Times New Roman" w:hAnsi="Times New Roman" w:cs="Times New Roman"/>
          <w:sz w:val="24"/>
          <w:szCs w:val="24"/>
        </w:rPr>
        <w:t>Theoretically misconceived, empirically dubious.</w:t>
      </w:r>
      <w:proofErr w:type="gramEnd"/>
      <w:r w:rsidRPr="00345F9B">
        <w:rPr>
          <w:rFonts w:ascii="Times New Roman" w:hAnsi="Times New Roman" w:cs="Times New Roman"/>
          <w:sz w:val="24"/>
          <w:szCs w:val="24"/>
        </w:rPr>
        <w:t xml:space="preserve"> Cortex, 39(1), 161-163.</w:t>
      </w:r>
    </w:p>
    <w:p w14:paraId="70FEA09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Keil</w:t>
      </w:r>
      <w:proofErr w:type="spellEnd"/>
      <w:r w:rsidRPr="00345F9B">
        <w:rPr>
          <w:rFonts w:ascii="Times New Roman" w:hAnsi="Times New Roman" w:cs="Times New Roman"/>
          <w:sz w:val="24"/>
          <w:szCs w:val="24"/>
        </w:rPr>
        <w:t xml:space="preserve">, F. C. (1981). </w:t>
      </w:r>
      <w:proofErr w:type="gramStart"/>
      <w:r w:rsidRPr="00345F9B">
        <w:rPr>
          <w:rFonts w:ascii="Times New Roman" w:hAnsi="Times New Roman" w:cs="Times New Roman"/>
          <w:sz w:val="24"/>
          <w:szCs w:val="24"/>
        </w:rPr>
        <w:t>Constraints on knowledge and cognitive development.</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Psychological review, 88(3), 197.</w:t>
      </w:r>
      <w:proofErr w:type="gramEnd"/>
    </w:p>
    <w:p w14:paraId="7364CA9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Kestenbaum</w:t>
      </w:r>
      <w:proofErr w:type="spellEnd"/>
      <w:r w:rsidRPr="00345F9B">
        <w:rPr>
          <w:rFonts w:ascii="Times New Roman" w:hAnsi="Times New Roman" w:cs="Times New Roman"/>
          <w:sz w:val="24"/>
          <w:szCs w:val="24"/>
        </w:rPr>
        <w:t xml:space="preserve">, R., </w:t>
      </w:r>
      <w:proofErr w:type="spellStart"/>
      <w:r w:rsidRPr="00345F9B">
        <w:rPr>
          <w:rFonts w:ascii="Times New Roman" w:hAnsi="Times New Roman" w:cs="Times New Roman"/>
          <w:sz w:val="24"/>
          <w:szCs w:val="24"/>
        </w:rPr>
        <w:t>Termine</w:t>
      </w:r>
      <w:proofErr w:type="spellEnd"/>
      <w:r w:rsidRPr="00345F9B">
        <w:rPr>
          <w:rFonts w:ascii="Times New Roman" w:hAnsi="Times New Roman" w:cs="Times New Roman"/>
          <w:sz w:val="24"/>
          <w:szCs w:val="24"/>
        </w:rPr>
        <w:t>, N., &amp; Spelke, E. S. (1987).</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Perception of objects and object boundaries by 3</w:t>
      </w:r>
      <w:r w:rsidRPr="00345F9B">
        <w:rPr>
          <w:rFonts w:ascii="Cambria Math" w:hAnsi="Cambria Math" w:cs="Cambria Math"/>
          <w:sz w:val="24"/>
          <w:szCs w:val="24"/>
        </w:rPr>
        <w:t>‐</w:t>
      </w:r>
      <w:r w:rsidRPr="00345F9B">
        <w:rPr>
          <w:rFonts w:ascii="Times New Roman" w:hAnsi="Times New Roman" w:cs="Times New Roman"/>
          <w:sz w:val="24"/>
          <w:szCs w:val="24"/>
        </w:rPr>
        <w:t>month</w:t>
      </w:r>
      <w:r w:rsidRPr="00345F9B">
        <w:rPr>
          <w:rFonts w:ascii="Cambria Math" w:hAnsi="Cambria Math" w:cs="Cambria Math"/>
          <w:sz w:val="24"/>
          <w:szCs w:val="24"/>
        </w:rPr>
        <w:t>‐</w:t>
      </w:r>
      <w:r w:rsidRPr="00345F9B">
        <w:rPr>
          <w:rFonts w:ascii="Times New Roman" w:hAnsi="Times New Roman" w:cs="Times New Roman"/>
          <w:sz w:val="24"/>
          <w:szCs w:val="24"/>
        </w:rPr>
        <w:t>old infants.</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British journal of developmental psychology, 5(4), 367-383.</w:t>
      </w:r>
      <w:proofErr w:type="gramEnd"/>
    </w:p>
    <w:p w14:paraId="7CBD6F4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Kloos, H., &amp; Sloutsky, V. M. (2013).</w:t>
      </w:r>
      <w:proofErr w:type="gramEnd"/>
      <w:r w:rsidRPr="00345F9B">
        <w:rPr>
          <w:rFonts w:ascii="Times New Roman" w:hAnsi="Times New Roman" w:cs="Times New Roman"/>
          <w:sz w:val="24"/>
          <w:szCs w:val="24"/>
        </w:rPr>
        <w:t xml:space="preserve"> Blocking a redundant cue: what does it say about preschoolers' causal competence</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Developmental science, 16(5), 713-727.</w:t>
      </w:r>
      <w:proofErr w:type="gramEnd"/>
    </w:p>
    <w:p w14:paraId="0A61ED7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Kuhl</w:t>
      </w:r>
      <w:proofErr w:type="spellEnd"/>
      <w:r w:rsidRPr="00345F9B">
        <w:rPr>
          <w:rFonts w:ascii="Times New Roman" w:hAnsi="Times New Roman" w:cs="Times New Roman"/>
          <w:sz w:val="24"/>
          <w:szCs w:val="24"/>
        </w:rPr>
        <w:t xml:space="preserve">, P. K., Stevens, E., Hayashi, A., </w:t>
      </w:r>
      <w:proofErr w:type="spellStart"/>
      <w:r w:rsidRPr="00345F9B">
        <w:rPr>
          <w:rFonts w:ascii="Times New Roman" w:hAnsi="Times New Roman" w:cs="Times New Roman"/>
          <w:sz w:val="24"/>
          <w:szCs w:val="24"/>
        </w:rPr>
        <w:t>Deguchi</w:t>
      </w:r>
      <w:proofErr w:type="spellEnd"/>
      <w:r w:rsidRPr="00345F9B">
        <w:rPr>
          <w:rFonts w:ascii="Times New Roman" w:hAnsi="Times New Roman" w:cs="Times New Roman"/>
          <w:sz w:val="24"/>
          <w:szCs w:val="24"/>
        </w:rPr>
        <w:t xml:space="preserve">, T., </w:t>
      </w:r>
      <w:proofErr w:type="spellStart"/>
      <w:r w:rsidRPr="00345F9B">
        <w:rPr>
          <w:rFonts w:ascii="Times New Roman" w:hAnsi="Times New Roman" w:cs="Times New Roman"/>
          <w:sz w:val="24"/>
          <w:szCs w:val="24"/>
        </w:rPr>
        <w:t>Kiritani</w:t>
      </w:r>
      <w:proofErr w:type="spellEnd"/>
      <w:r w:rsidRPr="00345F9B">
        <w:rPr>
          <w:rFonts w:ascii="Times New Roman" w:hAnsi="Times New Roman" w:cs="Times New Roman"/>
          <w:sz w:val="24"/>
          <w:szCs w:val="24"/>
        </w:rPr>
        <w:t>, S., &amp; Iverson, P. (2006).</w:t>
      </w:r>
      <w:proofErr w:type="gramEnd"/>
      <w:r w:rsidRPr="00345F9B">
        <w:rPr>
          <w:rFonts w:ascii="Times New Roman" w:hAnsi="Times New Roman" w:cs="Times New Roman"/>
          <w:sz w:val="24"/>
          <w:szCs w:val="24"/>
        </w:rPr>
        <w:t xml:space="preserve"> Infants show a facilitation effect for native language phonetic perception between 6 and 12 months. </w:t>
      </w:r>
      <w:proofErr w:type="gramStart"/>
      <w:r w:rsidRPr="00345F9B">
        <w:rPr>
          <w:rFonts w:ascii="Times New Roman" w:hAnsi="Times New Roman" w:cs="Times New Roman"/>
          <w:sz w:val="24"/>
          <w:szCs w:val="24"/>
        </w:rPr>
        <w:t>Developmental science, 9(2), F13-F21.</w:t>
      </w:r>
      <w:proofErr w:type="gramEnd"/>
    </w:p>
    <w:p w14:paraId="69DF30B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Kuhlmeier, V. A., Bloom, P., &amp; Wynn, K. (2004).</w:t>
      </w:r>
      <w:proofErr w:type="gramEnd"/>
      <w:r w:rsidRPr="00345F9B">
        <w:rPr>
          <w:rFonts w:ascii="Times New Roman" w:hAnsi="Times New Roman" w:cs="Times New Roman"/>
          <w:sz w:val="24"/>
          <w:szCs w:val="24"/>
        </w:rPr>
        <w:t xml:space="preserve"> Do 5-month-old infants see humans as material objects</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Cognition, 94(1), 95-103.</w:t>
      </w:r>
    </w:p>
    <w:p w14:paraId="325CB17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Kushnir, T., &amp; Gopnik, A. (2007).</w:t>
      </w:r>
      <w:proofErr w:type="gramEnd"/>
      <w:r w:rsidRPr="00345F9B">
        <w:rPr>
          <w:rFonts w:ascii="Times New Roman" w:hAnsi="Times New Roman" w:cs="Times New Roman"/>
          <w:sz w:val="24"/>
          <w:szCs w:val="24"/>
        </w:rPr>
        <w:t xml:space="preserve"> Conditional probability versus spatial contiguity in causal learning: </w:t>
      </w:r>
      <w:r w:rsidRPr="00345F9B">
        <w:rPr>
          <w:rFonts w:ascii="Times New Roman" w:hAnsi="Times New Roman" w:cs="Times New Roman"/>
          <w:sz w:val="24"/>
          <w:szCs w:val="24"/>
        </w:rPr>
        <w:cr/>
        <w:t xml:space="preserve">Preschoolers use new contingency evidence to overcome prior spatial assumptions. </w:t>
      </w:r>
      <w:proofErr w:type="gramStart"/>
      <w:r w:rsidRPr="00345F9B">
        <w:rPr>
          <w:rFonts w:ascii="Times New Roman" w:hAnsi="Times New Roman" w:cs="Times New Roman"/>
          <w:sz w:val="24"/>
          <w:szCs w:val="24"/>
        </w:rPr>
        <w:t>Developmental psychology, 43(1), 186.</w:t>
      </w:r>
      <w:proofErr w:type="gramEnd"/>
    </w:p>
    <w:p w14:paraId="291061D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Lagnado</w:t>
      </w:r>
      <w:proofErr w:type="spellEnd"/>
      <w:r w:rsidRPr="00345F9B">
        <w:rPr>
          <w:rFonts w:ascii="Times New Roman" w:hAnsi="Times New Roman" w:cs="Times New Roman"/>
          <w:sz w:val="24"/>
          <w:szCs w:val="24"/>
        </w:rPr>
        <w:t xml:space="preserve">, D. A., &amp; Sloman, S. (2004). </w:t>
      </w:r>
      <w:proofErr w:type="gramStart"/>
      <w:r w:rsidRPr="00345F9B">
        <w:rPr>
          <w:rFonts w:ascii="Times New Roman" w:hAnsi="Times New Roman" w:cs="Times New Roman"/>
          <w:sz w:val="24"/>
          <w:szCs w:val="24"/>
        </w:rPr>
        <w:t>The advantage of timely intervention.</w:t>
      </w:r>
      <w:proofErr w:type="gramEnd"/>
      <w:r w:rsidRPr="00345F9B">
        <w:rPr>
          <w:rFonts w:ascii="Times New Roman" w:hAnsi="Times New Roman" w:cs="Times New Roman"/>
          <w:sz w:val="24"/>
          <w:szCs w:val="24"/>
        </w:rPr>
        <w:t xml:space="preserve"> Journal of Experimental Psychology: Learning, Memory, and Cognition, 30(4), 856.</w:t>
      </w:r>
    </w:p>
    <w:p w14:paraId="74875A5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Larkin, M. J., Aitken, M. R., &amp; Dickinson, A. (1998).</w:t>
      </w:r>
      <w:proofErr w:type="gramEnd"/>
      <w:r w:rsidRPr="00345F9B">
        <w:rPr>
          <w:rFonts w:ascii="Times New Roman" w:hAnsi="Times New Roman" w:cs="Times New Roman"/>
          <w:sz w:val="24"/>
          <w:szCs w:val="24"/>
        </w:rPr>
        <w:t xml:space="preserve"> Retrospective revaluation of causal judgments under positive and negative </w:t>
      </w:r>
      <w:proofErr w:type="spellStart"/>
      <w:r w:rsidRPr="00345F9B">
        <w:rPr>
          <w:rFonts w:ascii="Times New Roman" w:hAnsi="Times New Roman" w:cs="Times New Roman"/>
          <w:sz w:val="24"/>
          <w:szCs w:val="24"/>
        </w:rPr>
        <w:t>contingencies.Journal</w:t>
      </w:r>
      <w:proofErr w:type="spellEnd"/>
      <w:r w:rsidRPr="00345F9B">
        <w:rPr>
          <w:rFonts w:ascii="Times New Roman" w:hAnsi="Times New Roman" w:cs="Times New Roman"/>
          <w:sz w:val="24"/>
          <w:szCs w:val="24"/>
        </w:rPr>
        <w:t xml:space="preserve"> of Experimental Psychology: Learning, Memory, and Cognition</w:t>
      </w:r>
      <w:proofErr w:type="gramStart"/>
      <w:r w:rsidRPr="00345F9B">
        <w:rPr>
          <w:rFonts w:ascii="Times New Roman" w:hAnsi="Times New Roman" w:cs="Times New Roman"/>
          <w:sz w:val="24"/>
          <w:szCs w:val="24"/>
        </w:rPr>
        <w:t>,24</w:t>
      </w:r>
      <w:proofErr w:type="gramEnd"/>
      <w:r w:rsidRPr="00345F9B">
        <w:rPr>
          <w:rFonts w:ascii="Times New Roman" w:hAnsi="Times New Roman" w:cs="Times New Roman"/>
          <w:sz w:val="24"/>
          <w:szCs w:val="24"/>
        </w:rPr>
        <w:t>(6), 1331-1352.</w:t>
      </w:r>
    </w:p>
    <w:p w14:paraId="07A27E07"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Leslie, A. M. (1984). </w:t>
      </w:r>
      <w:proofErr w:type="gramStart"/>
      <w:r w:rsidRPr="00345F9B">
        <w:rPr>
          <w:rFonts w:ascii="Times New Roman" w:hAnsi="Times New Roman" w:cs="Times New Roman"/>
          <w:sz w:val="24"/>
          <w:szCs w:val="24"/>
        </w:rPr>
        <w:t>Spatiotemporal continuity and the perception of causality in infants.</w:t>
      </w:r>
      <w:proofErr w:type="gramEnd"/>
      <w:r w:rsidRPr="00345F9B">
        <w:rPr>
          <w:rFonts w:ascii="Times New Roman" w:hAnsi="Times New Roman" w:cs="Times New Roman"/>
          <w:sz w:val="24"/>
          <w:szCs w:val="24"/>
        </w:rPr>
        <w:t xml:space="preserve"> Perception, 13(3), 287-305.</w:t>
      </w:r>
    </w:p>
    <w:p w14:paraId="7FC976B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Leslie, A. M. (1994). </w:t>
      </w:r>
      <w:proofErr w:type="spellStart"/>
      <w:r w:rsidRPr="00345F9B">
        <w:rPr>
          <w:rFonts w:ascii="Times New Roman" w:hAnsi="Times New Roman" w:cs="Times New Roman"/>
          <w:sz w:val="24"/>
          <w:szCs w:val="24"/>
        </w:rPr>
        <w:t>ToMM</w:t>
      </w:r>
      <w:proofErr w:type="spellEnd"/>
      <w:r w:rsidRPr="00345F9B">
        <w:rPr>
          <w:rFonts w:ascii="Times New Roman" w:hAnsi="Times New Roman" w:cs="Times New Roman"/>
          <w:sz w:val="24"/>
          <w:szCs w:val="24"/>
        </w:rPr>
        <w:t xml:space="preserve">, </w:t>
      </w:r>
      <w:proofErr w:type="spellStart"/>
      <w:r w:rsidRPr="00345F9B">
        <w:rPr>
          <w:rFonts w:ascii="Times New Roman" w:hAnsi="Times New Roman" w:cs="Times New Roman"/>
          <w:sz w:val="24"/>
          <w:szCs w:val="24"/>
        </w:rPr>
        <w:t>ToBy</w:t>
      </w:r>
      <w:proofErr w:type="spellEnd"/>
      <w:r w:rsidRPr="00345F9B">
        <w:rPr>
          <w:rFonts w:ascii="Times New Roman" w:hAnsi="Times New Roman" w:cs="Times New Roman"/>
          <w:sz w:val="24"/>
          <w:szCs w:val="24"/>
        </w:rPr>
        <w:t xml:space="preserve">, and Agency: Core architecture and domain specificity. </w:t>
      </w:r>
      <w:proofErr w:type="gramStart"/>
      <w:r w:rsidRPr="00345F9B">
        <w:rPr>
          <w:rFonts w:ascii="Times New Roman" w:hAnsi="Times New Roman" w:cs="Times New Roman"/>
          <w:sz w:val="24"/>
          <w:szCs w:val="24"/>
        </w:rPr>
        <w:t>Mapping the mind: Domain specificity in cognition and culture, 119-148.</w:t>
      </w:r>
      <w:proofErr w:type="gramEnd"/>
    </w:p>
    <w:p w14:paraId="6EDCD9D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Leslie, A. M. (1995). </w:t>
      </w:r>
      <w:proofErr w:type="gramStart"/>
      <w:r w:rsidRPr="00345F9B">
        <w:rPr>
          <w:rFonts w:ascii="Times New Roman" w:hAnsi="Times New Roman" w:cs="Times New Roman"/>
          <w:sz w:val="24"/>
          <w:szCs w:val="24"/>
        </w:rPr>
        <w:t>A theory of agency.</w:t>
      </w:r>
      <w:proofErr w:type="gramEnd"/>
      <w:r w:rsidRPr="00345F9B">
        <w:rPr>
          <w:rFonts w:ascii="Times New Roman" w:hAnsi="Times New Roman" w:cs="Times New Roman"/>
          <w:sz w:val="24"/>
          <w:szCs w:val="24"/>
        </w:rPr>
        <w:t xml:space="preserve"> Causal cognition: A multidisciplinary debate, 121-141.</w:t>
      </w:r>
    </w:p>
    <w:p w14:paraId="299F16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Leslie, A. M., &amp; Keeble, S. (1987). Do six-month-old infants perceive causality</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Cognition, 25(3), 265-288.</w:t>
      </w:r>
    </w:p>
    <w:p w14:paraId="571FD86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Lewis, D. (1973). </w:t>
      </w:r>
      <w:proofErr w:type="gramStart"/>
      <w:r w:rsidRPr="00345F9B">
        <w:rPr>
          <w:rFonts w:ascii="Times New Roman" w:hAnsi="Times New Roman" w:cs="Times New Roman"/>
          <w:sz w:val="24"/>
          <w:szCs w:val="24"/>
        </w:rPr>
        <w:t>Counterfactuals and comparative possibility.</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 Ifs (pp. 57-85).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Springer, Dordrecht.</w:t>
      </w:r>
      <w:proofErr w:type="gramEnd"/>
    </w:p>
    <w:p w14:paraId="7BBDFC5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Lewis, D. (1986). </w:t>
      </w:r>
      <w:proofErr w:type="gramStart"/>
      <w:r w:rsidRPr="00345F9B">
        <w:rPr>
          <w:rFonts w:ascii="Times New Roman" w:hAnsi="Times New Roman" w:cs="Times New Roman"/>
          <w:sz w:val="24"/>
          <w:szCs w:val="24"/>
        </w:rPr>
        <w:t>On the plurality of worlds.</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Oxford, 14, 43.</w:t>
      </w:r>
      <w:proofErr w:type="gramEnd"/>
    </w:p>
    <w:p w14:paraId="4287CC9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lastRenderedPageBreak/>
        <w:t>Lovibond</w:t>
      </w:r>
      <w:proofErr w:type="spellEnd"/>
      <w:r w:rsidRPr="00345F9B">
        <w:rPr>
          <w:rFonts w:ascii="Times New Roman" w:hAnsi="Times New Roman" w:cs="Times New Roman"/>
          <w:sz w:val="24"/>
          <w:szCs w:val="24"/>
        </w:rPr>
        <w:t xml:space="preserve">, P. F., Been, S., Mitchell, C. J., Bouton, M. E., &amp; </w:t>
      </w:r>
      <w:proofErr w:type="spellStart"/>
      <w:r w:rsidRPr="00345F9B">
        <w:rPr>
          <w:rFonts w:ascii="Times New Roman" w:hAnsi="Times New Roman" w:cs="Times New Roman"/>
          <w:sz w:val="24"/>
          <w:szCs w:val="24"/>
        </w:rPr>
        <w:t>Frohardt</w:t>
      </w:r>
      <w:proofErr w:type="spellEnd"/>
      <w:r w:rsidRPr="00345F9B">
        <w:rPr>
          <w:rFonts w:ascii="Times New Roman" w:hAnsi="Times New Roman" w:cs="Times New Roman"/>
          <w:sz w:val="24"/>
          <w:szCs w:val="24"/>
        </w:rPr>
        <w:t>, R. (2003). Forward and backward blocking of causal judgment is enhanced by additivity of effect magnitude. Memory &amp; Cognition, 31, 133–142.</w:t>
      </w:r>
    </w:p>
    <w:p w14:paraId="6EC15F8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Lucas, C. G., Bridgers, S., Griffiths, T. L., &amp; Gopnik, A. (2014).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When children</w:t>
      </w:r>
      <w:r>
        <w:rPr>
          <w:rFonts w:ascii="Times New Roman" w:hAnsi="Times New Roman" w:cs="Times New Roman"/>
          <w:sz w:val="24"/>
          <w:szCs w:val="24"/>
        </w:rPr>
        <w:t xml:space="preserve"> are better (or at least more </w:t>
      </w:r>
      <w:r w:rsidRPr="00345F9B">
        <w:rPr>
          <w:rFonts w:ascii="Times New Roman" w:hAnsi="Times New Roman" w:cs="Times New Roman"/>
          <w:sz w:val="24"/>
          <w:szCs w:val="24"/>
        </w:rPr>
        <w:t>open-minded) learners than adults: Developmental differences in learning the forms of causal relationships.</w:t>
      </w:r>
      <w:proofErr w:type="gramEnd"/>
      <w:r w:rsidRPr="00345F9B">
        <w:rPr>
          <w:rFonts w:ascii="Times New Roman" w:hAnsi="Times New Roman" w:cs="Times New Roman"/>
          <w:sz w:val="24"/>
          <w:szCs w:val="24"/>
        </w:rPr>
        <w:t xml:space="preserve"> Cognition, 131(2), 284-299.</w:t>
      </w:r>
    </w:p>
    <w:p w14:paraId="0B79A1B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Lupyan, G., &amp; Rakison, D. H. (2006, January).</w:t>
      </w:r>
      <w:proofErr w:type="gramEnd"/>
      <w:r w:rsidRPr="00345F9B">
        <w:rPr>
          <w:rFonts w:ascii="Times New Roman" w:hAnsi="Times New Roman" w:cs="Times New Roman"/>
          <w:sz w:val="24"/>
          <w:szCs w:val="24"/>
        </w:rPr>
        <w:t xml:space="preserve"> What moves in a mysterious way? </w:t>
      </w:r>
      <w:proofErr w:type="gramStart"/>
      <w:r w:rsidRPr="00345F9B">
        <w:rPr>
          <w:rFonts w:ascii="Times New Roman" w:hAnsi="Times New Roman" w:cs="Times New Roman"/>
          <w:sz w:val="24"/>
          <w:szCs w:val="24"/>
        </w:rPr>
        <w:t>A domain-general account of learning about animacy and causality.</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 Proceedings of the Annual Meeting of the Cognitive Science Society (Vol. 28, No. 28).</w:t>
      </w:r>
      <w:proofErr w:type="gramEnd"/>
    </w:p>
    <w:p w14:paraId="543ED39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Mandler, J. M. (1992). How to build a baby: II. </w:t>
      </w:r>
      <w:proofErr w:type="gramStart"/>
      <w:r w:rsidRPr="00345F9B">
        <w:rPr>
          <w:rFonts w:ascii="Times New Roman" w:hAnsi="Times New Roman" w:cs="Times New Roman"/>
          <w:sz w:val="24"/>
          <w:szCs w:val="24"/>
        </w:rPr>
        <w:t>Conceptual primitives.</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Psychological review, 99(4), 587.</w:t>
      </w:r>
      <w:proofErr w:type="gramEnd"/>
    </w:p>
    <w:p w14:paraId="0948DC7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Mandler, J. M., &amp; McDonough, L. (1996).</w:t>
      </w:r>
      <w:proofErr w:type="gramEnd"/>
      <w:r w:rsidRPr="00345F9B">
        <w:rPr>
          <w:rFonts w:ascii="Times New Roman" w:hAnsi="Times New Roman" w:cs="Times New Roman"/>
          <w:sz w:val="24"/>
          <w:szCs w:val="24"/>
        </w:rPr>
        <w:t xml:space="preserve"> Drinking and driving don't mix: Inductive generalization in infancy. Cognition, 59(3), 307-335.</w:t>
      </w:r>
    </w:p>
    <w:p w14:paraId="4B3F98E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Madole</w:t>
      </w:r>
      <w:proofErr w:type="spellEnd"/>
      <w:r w:rsidRPr="00345F9B">
        <w:rPr>
          <w:rFonts w:ascii="Times New Roman" w:hAnsi="Times New Roman" w:cs="Times New Roman"/>
          <w:sz w:val="24"/>
          <w:szCs w:val="24"/>
        </w:rPr>
        <w:t>, K. L., &amp; Oakes, L. M. (1999).</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Making sense of infant categorization: Stable processes and changing representations.</w:t>
      </w:r>
      <w:proofErr w:type="gramEnd"/>
      <w:r w:rsidRPr="00345F9B">
        <w:rPr>
          <w:rFonts w:ascii="Times New Roman" w:hAnsi="Times New Roman" w:cs="Times New Roman"/>
          <w:sz w:val="24"/>
          <w:szCs w:val="24"/>
        </w:rPr>
        <w:t xml:space="preserve"> Developmental Review, 19(2), 263-296.</w:t>
      </w:r>
    </w:p>
    <w:p w14:paraId="61DA9D0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Madole</w:t>
      </w:r>
      <w:proofErr w:type="spellEnd"/>
      <w:r w:rsidRPr="00345F9B">
        <w:rPr>
          <w:rFonts w:ascii="Times New Roman" w:hAnsi="Times New Roman" w:cs="Times New Roman"/>
          <w:sz w:val="24"/>
          <w:szCs w:val="24"/>
        </w:rPr>
        <w:t>, K. L., Oakes, L. M., &amp; Cohen, L. B. (1993).</w:t>
      </w:r>
      <w:proofErr w:type="gramEnd"/>
      <w:r w:rsidRPr="00345F9B">
        <w:rPr>
          <w:rFonts w:ascii="Times New Roman" w:hAnsi="Times New Roman" w:cs="Times New Roman"/>
          <w:sz w:val="24"/>
          <w:szCs w:val="24"/>
        </w:rPr>
        <w:t xml:space="preserve"> Developmental changes in infants' attention to function and form-function correlations. Cognitive Development, 8(2), 189-209.</w:t>
      </w:r>
    </w:p>
    <w:p w14:paraId="1AC7FD9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Mascalzoni, E., </w:t>
      </w:r>
      <w:proofErr w:type="spellStart"/>
      <w:r w:rsidRPr="00345F9B">
        <w:rPr>
          <w:rFonts w:ascii="Times New Roman" w:hAnsi="Times New Roman" w:cs="Times New Roman"/>
          <w:sz w:val="24"/>
          <w:szCs w:val="24"/>
        </w:rPr>
        <w:t>Regolin</w:t>
      </w:r>
      <w:proofErr w:type="spellEnd"/>
      <w:r w:rsidRPr="00345F9B">
        <w:rPr>
          <w:rFonts w:ascii="Times New Roman" w:hAnsi="Times New Roman" w:cs="Times New Roman"/>
          <w:sz w:val="24"/>
          <w:szCs w:val="24"/>
        </w:rPr>
        <w:t xml:space="preserve">, L., </w:t>
      </w:r>
      <w:proofErr w:type="spellStart"/>
      <w:r w:rsidRPr="00345F9B">
        <w:rPr>
          <w:rFonts w:ascii="Times New Roman" w:hAnsi="Times New Roman" w:cs="Times New Roman"/>
          <w:sz w:val="24"/>
          <w:szCs w:val="24"/>
        </w:rPr>
        <w:t>Vallortigara</w:t>
      </w:r>
      <w:proofErr w:type="spellEnd"/>
      <w:r w:rsidRPr="00345F9B">
        <w:rPr>
          <w:rFonts w:ascii="Times New Roman" w:hAnsi="Times New Roman" w:cs="Times New Roman"/>
          <w:sz w:val="24"/>
          <w:szCs w:val="24"/>
        </w:rPr>
        <w:t xml:space="preserve">, G., &amp; </w:t>
      </w:r>
      <w:proofErr w:type="spellStart"/>
      <w:r w:rsidRPr="00345F9B">
        <w:rPr>
          <w:rFonts w:ascii="Times New Roman" w:hAnsi="Times New Roman" w:cs="Times New Roman"/>
          <w:sz w:val="24"/>
          <w:szCs w:val="24"/>
        </w:rPr>
        <w:t>Simion</w:t>
      </w:r>
      <w:proofErr w:type="spellEnd"/>
      <w:r w:rsidRPr="00345F9B">
        <w:rPr>
          <w:rFonts w:ascii="Times New Roman" w:hAnsi="Times New Roman" w:cs="Times New Roman"/>
          <w:sz w:val="24"/>
          <w:szCs w:val="24"/>
        </w:rPr>
        <w:t>, F. (2013).</w:t>
      </w:r>
      <w:proofErr w:type="gramEnd"/>
      <w:r w:rsidRPr="00345F9B">
        <w:rPr>
          <w:rFonts w:ascii="Times New Roman" w:hAnsi="Times New Roman" w:cs="Times New Roman"/>
          <w:sz w:val="24"/>
          <w:szCs w:val="24"/>
        </w:rPr>
        <w:t xml:space="preserve"> The cradle of causal reasoning: newborns’ preference for physical causality. </w:t>
      </w:r>
      <w:proofErr w:type="gramStart"/>
      <w:r w:rsidRPr="00345F9B">
        <w:rPr>
          <w:rFonts w:ascii="Times New Roman" w:hAnsi="Times New Roman" w:cs="Times New Roman"/>
          <w:sz w:val="24"/>
          <w:szCs w:val="24"/>
        </w:rPr>
        <w:t>Developmental science, 16(3), 327-335.</w:t>
      </w:r>
      <w:proofErr w:type="gramEnd"/>
    </w:p>
    <w:p w14:paraId="0557C1E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McClelland, J. L., &amp; Thompson, R. M. (2007).</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Using domain</w:t>
      </w:r>
      <w:r w:rsidRPr="00345F9B">
        <w:rPr>
          <w:rFonts w:ascii="Cambria Math" w:hAnsi="Cambria Math" w:cs="Cambria Math"/>
          <w:sz w:val="24"/>
          <w:szCs w:val="24"/>
        </w:rPr>
        <w:t>‐</w:t>
      </w:r>
      <w:r w:rsidRPr="00345F9B">
        <w:rPr>
          <w:rFonts w:ascii="Times New Roman" w:hAnsi="Times New Roman" w:cs="Times New Roman"/>
          <w:sz w:val="24"/>
          <w:szCs w:val="24"/>
        </w:rPr>
        <w:t>general principles to explain children's causal reasoning abilities.</w:t>
      </w:r>
      <w:proofErr w:type="gramEnd"/>
      <w:r w:rsidRPr="00345F9B">
        <w:rPr>
          <w:rFonts w:ascii="Times New Roman" w:hAnsi="Times New Roman" w:cs="Times New Roman"/>
          <w:sz w:val="24"/>
          <w:szCs w:val="24"/>
        </w:rPr>
        <w:t xml:space="preserve"> Developmental Science, 10(3), 333-356.</w:t>
      </w:r>
    </w:p>
    <w:p w14:paraId="12B76C8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Meltzoff, A. N., &amp; Moore, M. K. (1977).</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Imitation of facial and manual gestures by human neonates.</w:t>
      </w:r>
      <w:proofErr w:type="gramEnd"/>
      <w:r w:rsidRPr="00345F9B">
        <w:rPr>
          <w:rFonts w:ascii="Times New Roman" w:hAnsi="Times New Roman" w:cs="Times New Roman"/>
          <w:sz w:val="24"/>
          <w:szCs w:val="24"/>
        </w:rPr>
        <w:t xml:space="preserve"> Science, 198(4312), 75-78.</w:t>
      </w:r>
    </w:p>
    <w:p w14:paraId="21CC33B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Melz</w:t>
      </w:r>
      <w:proofErr w:type="spellEnd"/>
      <w:r w:rsidRPr="00345F9B">
        <w:rPr>
          <w:rFonts w:ascii="Times New Roman" w:hAnsi="Times New Roman" w:cs="Times New Roman"/>
          <w:sz w:val="24"/>
          <w:szCs w:val="24"/>
        </w:rPr>
        <w:t xml:space="preserve">, E. R., Cheng, P. W., </w:t>
      </w:r>
      <w:proofErr w:type="spellStart"/>
      <w:r w:rsidRPr="00345F9B">
        <w:rPr>
          <w:rFonts w:ascii="Times New Roman" w:hAnsi="Times New Roman" w:cs="Times New Roman"/>
          <w:sz w:val="24"/>
          <w:szCs w:val="24"/>
        </w:rPr>
        <w:t>Holyoak</w:t>
      </w:r>
      <w:proofErr w:type="spellEnd"/>
      <w:r w:rsidRPr="00345F9B">
        <w:rPr>
          <w:rFonts w:ascii="Times New Roman" w:hAnsi="Times New Roman" w:cs="Times New Roman"/>
          <w:sz w:val="24"/>
          <w:szCs w:val="24"/>
        </w:rPr>
        <w:t>, K. J., &amp; Waldmann, M. R. (1993).</w:t>
      </w:r>
      <w:proofErr w:type="gramEnd"/>
      <w:r w:rsidRPr="00345F9B">
        <w:rPr>
          <w:rFonts w:ascii="Times New Roman" w:hAnsi="Times New Roman" w:cs="Times New Roman"/>
          <w:sz w:val="24"/>
          <w:szCs w:val="24"/>
        </w:rPr>
        <w:t xml:space="preserve"> Cue competition in human categorization: Contingency or the Rescorla-Wagner Learning Rule? Comment on Shanks (1991).</w:t>
      </w:r>
    </w:p>
    <w:p w14:paraId="31E7D84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Michotte, A. (1946). La Perception de la </w:t>
      </w:r>
      <w:proofErr w:type="spellStart"/>
      <w:r w:rsidRPr="00345F9B">
        <w:rPr>
          <w:rFonts w:ascii="Times New Roman" w:hAnsi="Times New Roman" w:cs="Times New Roman"/>
          <w:sz w:val="24"/>
          <w:szCs w:val="24"/>
        </w:rPr>
        <w:t>Causalite</w:t>
      </w:r>
      <w:proofErr w:type="spellEnd"/>
      <w:r w:rsidRPr="00345F9B">
        <w:rPr>
          <w:rFonts w:ascii="Times New Roman" w:hAnsi="Times New Roman" w:cs="Times New Roman"/>
          <w:sz w:val="24"/>
          <w:szCs w:val="24"/>
        </w:rPr>
        <w:t xml:space="preserve"> (Louvain: </w:t>
      </w:r>
      <w:proofErr w:type="spellStart"/>
      <w:r w:rsidRPr="00345F9B">
        <w:rPr>
          <w:rFonts w:ascii="Times New Roman" w:hAnsi="Times New Roman" w:cs="Times New Roman"/>
          <w:sz w:val="24"/>
          <w:szCs w:val="24"/>
        </w:rPr>
        <w:t>Institut</w:t>
      </w:r>
      <w:proofErr w:type="spellEnd"/>
      <w:r w:rsidRPr="00345F9B">
        <w:rPr>
          <w:rFonts w:ascii="Times New Roman" w:hAnsi="Times New Roman" w:cs="Times New Roman"/>
          <w:sz w:val="24"/>
          <w:szCs w:val="24"/>
        </w:rPr>
        <w:t xml:space="preserve"> </w:t>
      </w:r>
      <w:proofErr w:type="spellStart"/>
      <w:r w:rsidRPr="00345F9B">
        <w:rPr>
          <w:rFonts w:ascii="Times New Roman" w:hAnsi="Times New Roman" w:cs="Times New Roman"/>
          <w:sz w:val="24"/>
          <w:szCs w:val="24"/>
        </w:rPr>
        <w:t>Supe</w:t>
      </w:r>
      <w:proofErr w:type="spellEnd"/>
      <w:r w:rsidRPr="00345F9B">
        <w:rPr>
          <w:rFonts w:ascii="Times New Roman" w:hAnsi="Times New Roman" w:cs="Times New Roman"/>
          <w:sz w:val="24"/>
          <w:szCs w:val="24"/>
        </w:rPr>
        <w:t xml:space="preserve"> </w:t>
      </w:r>
      <w:proofErr w:type="spellStart"/>
      <w:r w:rsidRPr="00345F9B">
        <w:rPr>
          <w:rFonts w:ascii="Times New Roman" w:hAnsi="Times New Roman" w:cs="Times New Roman"/>
          <w:sz w:val="24"/>
          <w:szCs w:val="24"/>
        </w:rPr>
        <w:t>rieur</w:t>
      </w:r>
      <w:proofErr w:type="spellEnd"/>
      <w:r w:rsidRPr="00345F9B">
        <w:rPr>
          <w:rFonts w:ascii="Times New Roman" w:hAnsi="Times New Roman" w:cs="Times New Roman"/>
          <w:sz w:val="24"/>
          <w:szCs w:val="24"/>
        </w:rPr>
        <w:t xml:space="preserve"> de </w:t>
      </w:r>
      <w:proofErr w:type="spellStart"/>
      <w:r w:rsidRPr="00345F9B">
        <w:rPr>
          <w:rFonts w:ascii="Times New Roman" w:hAnsi="Times New Roman" w:cs="Times New Roman"/>
          <w:sz w:val="24"/>
          <w:szCs w:val="24"/>
        </w:rPr>
        <w:t>Philosophie</w:t>
      </w:r>
      <w:proofErr w:type="spellEnd"/>
      <w:r w:rsidRPr="00345F9B">
        <w:rPr>
          <w:rFonts w:ascii="Times New Roman" w:hAnsi="Times New Roman" w:cs="Times New Roman"/>
          <w:sz w:val="24"/>
          <w:szCs w:val="24"/>
        </w:rPr>
        <w:t>).</w:t>
      </w:r>
    </w:p>
    <w:p w14:paraId="2661FB5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Michotte, A. E. (1963). </w:t>
      </w:r>
      <w:proofErr w:type="gramStart"/>
      <w:r w:rsidRPr="00345F9B">
        <w:rPr>
          <w:rFonts w:ascii="Times New Roman" w:hAnsi="Times New Roman" w:cs="Times New Roman"/>
          <w:sz w:val="24"/>
          <w:szCs w:val="24"/>
        </w:rPr>
        <w:t>The Perception of Causality.</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 xml:space="preserve">(Tr. </w:t>
      </w:r>
      <w:proofErr w:type="spellStart"/>
      <w:r w:rsidRPr="00345F9B">
        <w:rPr>
          <w:rFonts w:ascii="Times New Roman" w:hAnsi="Times New Roman" w:cs="Times New Roman"/>
          <w:sz w:val="24"/>
          <w:szCs w:val="24"/>
        </w:rPr>
        <w:t>byT.R.Miles</w:t>
      </w:r>
      <w:proofErr w:type="spellEnd"/>
      <w:r w:rsidRPr="00345F9B">
        <w:rPr>
          <w:rFonts w:ascii="Times New Roman" w:hAnsi="Times New Roman" w:cs="Times New Roman"/>
          <w:sz w:val="24"/>
          <w:szCs w:val="24"/>
        </w:rPr>
        <w:t xml:space="preserve"> and E. Miles.).</w:t>
      </w:r>
      <w:proofErr w:type="gramEnd"/>
      <w:r w:rsidRPr="00345F9B">
        <w:rPr>
          <w:rFonts w:ascii="Times New Roman" w:hAnsi="Times New Roman" w:cs="Times New Roman"/>
          <w:sz w:val="24"/>
          <w:szCs w:val="24"/>
        </w:rPr>
        <w:t xml:space="preserve"> London: Methuen. Original work published 1946.</w:t>
      </w:r>
    </w:p>
    <w:p w14:paraId="17F4B5C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Miller, R. R., Barnet, R. C., &amp; Grahame, N. J. (1995).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Assessment of the Rescorla-Wagner model.</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Psychological bulletin, 117(3), 363.</w:t>
      </w:r>
      <w:proofErr w:type="gramEnd"/>
    </w:p>
    <w:p w14:paraId="21EED72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Morris, M. W., &amp; Peng, K. (1994).</w:t>
      </w:r>
      <w:proofErr w:type="gramEnd"/>
      <w:r w:rsidRPr="00345F9B">
        <w:rPr>
          <w:rFonts w:ascii="Times New Roman" w:hAnsi="Times New Roman" w:cs="Times New Roman"/>
          <w:sz w:val="24"/>
          <w:szCs w:val="24"/>
        </w:rPr>
        <w:t xml:space="preserve"> Culture and cause: American and Chinese attributions for social and physical events. </w:t>
      </w:r>
      <w:proofErr w:type="gramStart"/>
      <w:r w:rsidRPr="00345F9B">
        <w:rPr>
          <w:rFonts w:ascii="Times New Roman" w:hAnsi="Times New Roman" w:cs="Times New Roman"/>
          <w:sz w:val="24"/>
          <w:szCs w:val="24"/>
        </w:rPr>
        <w:t>Journal of Personality and Social psychology, 67(6), 949.</w:t>
      </w:r>
      <w:proofErr w:type="gramEnd"/>
    </w:p>
    <w:p w14:paraId="62C0EC07"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Moors, P., </w:t>
      </w:r>
      <w:proofErr w:type="spellStart"/>
      <w:r w:rsidRPr="00345F9B">
        <w:rPr>
          <w:rFonts w:ascii="Times New Roman" w:hAnsi="Times New Roman" w:cs="Times New Roman"/>
          <w:sz w:val="24"/>
          <w:szCs w:val="24"/>
        </w:rPr>
        <w:t>Wagemans</w:t>
      </w:r>
      <w:proofErr w:type="spellEnd"/>
      <w:r w:rsidRPr="00345F9B">
        <w:rPr>
          <w:rFonts w:ascii="Times New Roman" w:hAnsi="Times New Roman" w:cs="Times New Roman"/>
          <w:sz w:val="24"/>
          <w:szCs w:val="24"/>
        </w:rPr>
        <w:t xml:space="preserve">, J., &amp; de-Wit, L. (2017). Causal events enter awareness faster than non-causal events. </w:t>
      </w:r>
      <w:proofErr w:type="spellStart"/>
      <w:proofErr w:type="gramStart"/>
      <w:r w:rsidRPr="00345F9B">
        <w:rPr>
          <w:rFonts w:ascii="Times New Roman" w:hAnsi="Times New Roman" w:cs="Times New Roman"/>
          <w:sz w:val="24"/>
          <w:szCs w:val="24"/>
        </w:rPr>
        <w:t>PeerJ</w:t>
      </w:r>
      <w:proofErr w:type="spellEnd"/>
      <w:r w:rsidRPr="00345F9B">
        <w:rPr>
          <w:rFonts w:ascii="Times New Roman" w:hAnsi="Times New Roman" w:cs="Times New Roman"/>
          <w:sz w:val="24"/>
          <w:szCs w:val="24"/>
        </w:rPr>
        <w:t>, 5, e2932.</w:t>
      </w:r>
      <w:proofErr w:type="gramEnd"/>
    </w:p>
    <w:p w14:paraId="1E2BA1D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Norris, D., McQueen, J. M., &amp; Cutler, A. (2000).</w:t>
      </w:r>
      <w:proofErr w:type="gramEnd"/>
      <w:r w:rsidRPr="00345F9B">
        <w:rPr>
          <w:rFonts w:ascii="Times New Roman" w:hAnsi="Times New Roman" w:cs="Times New Roman"/>
          <w:sz w:val="24"/>
          <w:szCs w:val="24"/>
        </w:rPr>
        <w:t xml:space="preserve"> Merging information in speech recognition: Feedback is never necessary. Behavioral and Brain Sciences, 23(3), 299-325.</w:t>
      </w:r>
    </w:p>
    <w:p w14:paraId="0AED3C2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Needham, A. (1999). How infants grasp two adjacent objects: Effects of perceived display composition on infants’ actions. Developmental Science, 2(2), 219-233.</w:t>
      </w:r>
    </w:p>
    <w:p w14:paraId="4A2A809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Newman, G. E., Choi, H., Wynn, K., &amp; Scholl, B. J. (2008).</w:t>
      </w:r>
      <w:proofErr w:type="gramEnd"/>
      <w:r w:rsidRPr="00345F9B">
        <w:rPr>
          <w:rFonts w:ascii="Times New Roman" w:hAnsi="Times New Roman" w:cs="Times New Roman"/>
          <w:sz w:val="24"/>
          <w:szCs w:val="24"/>
        </w:rPr>
        <w:t xml:space="preserve"> The origins of causal perception: Evidence </w:t>
      </w:r>
      <w:proofErr w:type="gramStart"/>
      <w:r w:rsidRPr="00345F9B">
        <w:rPr>
          <w:rFonts w:ascii="Times New Roman" w:hAnsi="Times New Roman" w:cs="Times New Roman"/>
          <w:sz w:val="24"/>
          <w:szCs w:val="24"/>
        </w:rPr>
        <w:t xml:space="preserve">from </w:t>
      </w:r>
      <w:r w:rsidRPr="00345F9B">
        <w:rPr>
          <w:rFonts w:ascii="Times New Roman" w:hAnsi="Times New Roman" w:cs="Times New Roman"/>
          <w:sz w:val="24"/>
          <w:szCs w:val="24"/>
        </w:rPr>
        <w:cr/>
        <w:t>postdictive</w:t>
      </w:r>
      <w:proofErr w:type="gramEnd"/>
      <w:r w:rsidRPr="00345F9B">
        <w:rPr>
          <w:rFonts w:ascii="Times New Roman" w:hAnsi="Times New Roman" w:cs="Times New Roman"/>
          <w:sz w:val="24"/>
          <w:szCs w:val="24"/>
        </w:rPr>
        <w:t xml:space="preserve"> processing in infancy. </w:t>
      </w:r>
      <w:proofErr w:type="gramStart"/>
      <w:r w:rsidRPr="00345F9B">
        <w:rPr>
          <w:rFonts w:ascii="Times New Roman" w:hAnsi="Times New Roman" w:cs="Times New Roman"/>
          <w:sz w:val="24"/>
          <w:szCs w:val="24"/>
        </w:rPr>
        <w:t>Cognitive psychology, 57(3), 262-291.</w:t>
      </w:r>
      <w:proofErr w:type="gramEnd"/>
    </w:p>
    <w:p w14:paraId="5B93C61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Oakes, L. M., &amp; Cohen, L. B. (1990).</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Infant perception of a causal event.</w:t>
      </w:r>
      <w:proofErr w:type="gramEnd"/>
      <w:r w:rsidRPr="00345F9B">
        <w:rPr>
          <w:rFonts w:ascii="Times New Roman" w:hAnsi="Times New Roman" w:cs="Times New Roman"/>
          <w:sz w:val="24"/>
          <w:szCs w:val="24"/>
        </w:rPr>
        <w:t xml:space="preserve"> Cognitive Development, 5(2), 193-207.</w:t>
      </w:r>
    </w:p>
    <w:p w14:paraId="4F236B1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lastRenderedPageBreak/>
        <w:t>Pascalis</w:t>
      </w:r>
      <w:proofErr w:type="spellEnd"/>
      <w:r w:rsidRPr="00345F9B">
        <w:rPr>
          <w:rFonts w:ascii="Times New Roman" w:hAnsi="Times New Roman" w:cs="Times New Roman"/>
          <w:sz w:val="24"/>
          <w:szCs w:val="24"/>
        </w:rPr>
        <w:t xml:space="preserve">, O., de </w:t>
      </w:r>
      <w:proofErr w:type="spellStart"/>
      <w:r w:rsidRPr="00345F9B">
        <w:rPr>
          <w:rFonts w:ascii="Times New Roman" w:hAnsi="Times New Roman" w:cs="Times New Roman"/>
          <w:sz w:val="24"/>
          <w:szCs w:val="24"/>
        </w:rPr>
        <w:t>Haan</w:t>
      </w:r>
      <w:proofErr w:type="spellEnd"/>
      <w:r w:rsidRPr="00345F9B">
        <w:rPr>
          <w:rFonts w:ascii="Times New Roman" w:hAnsi="Times New Roman" w:cs="Times New Roman"/>
          <w:sz w:val="24"/>
          <w:szCs w:val="24"/>
        </w:rPr>
        <w:t>, M., &amp; Nelson, C. A. (2002).</w:t>
      </w:r>
      <w:proofErr w:type="gramEnd"/>
      <w:r w:rsidRPr="00345F9B">
        <w:rPr>
          <w:rFonts w:ascii="Times New Roman" w:hAnsi="Times New Roman" w:cs="Times New Roman"/>
          <w:sz w:val="24"/>
          <w:szCs w:val="24"/>
        </w:rPr>
        <w:t xml:space="preserve"> Is face processing species-specific during the first year of life</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Science, 296(5571), 1321-1323.</w:t>
      </w:r>
    </w:p>
    <w:p w14:paraId="1CD16D6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Piaget, J. (1952). </w:t>
      </w:r>
      <w:proofErr w:type="gramStart"/>
      <w:r w:rsidRPr="00345F9B">
        <w:rPr>
          <w:rFonts w:ascii="Times New Roman" w:hAnsi="Times New Roman" w:cs="Times New Roman"/>
          <w:sz w:val="24"/>
          <w:szCs w:val="24"/>
        </w:rPr>
        <w:t>The construction of reality in the child.</w:t>
      </w:r>
      <w:proofErr w:type="gramEnd"/>
      <w:r w:rsidRPr="00345F9B">
        <w:rPr>
          <w:rFonts w:ascii="Times New Roman" w:hAnsi="Times New Roman" w:cs="Times New Roman"/>
          <w:sz w:val="24"/>
          <w:szCs w:val="24"/>
        </w:rPr>
        <w:t xml:space="preserve"> New York: Basic Books.</w:t>
      </w:r>
    </w:p>
    <w:p w14:paraId="295E42B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Povinelli</w:t>
      </w:r>
      <w:proofErr w:type="spellEnd"/>
      <w:r w:rsidRPr="00345F9B">
        <w:rPr>
          <w:rFonts w:ascii="Times New Roman" w:hAnsi="Times New Roman" w:cs="Times New Roman"/>
          <w:sz w:val="24"/>
          <w:szCs w:val="24"/>
        </w:rPr>
        <w:t>, D. (2000). Folk physics for apes: The chimpanzee's theory of how the world works.</w:t>
      </w:r>
    </w:p>
    <w:p w14:paraId="203302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 Development Core Team (2008).</w:t>
      </w:r>
      <w:proofErr w:type="gramEnd"/>
      <w:r w:rsidRPr="00345F9B">
        <w:rPr>
          <w:rFonts w:ascii="Times New Roman" w:hAnsi="Times New Roman" w:cs="Times New Roman"/>
          <w:sz w:val="24"/>
          <w:szCs w:val="24"/>
        </w:rPr>
        <w:t xml:space="preserve"> R: a language and environment for statistical computing. </w:t>
      </w:r>
      <w:proofErr w:type="gramStart"/>
      <w:r w:rsidRPr="00345F9B">
        <w:rPr>
          <w:rFonts w:ascii="Times New Roman" w:hAnsi="Times New Roman" w:cs="Times New Roman"/>
          <w:sz w:val="24"/>
          <w:szCs w:val="24"/>
        </w:rPr>
        <w:t>R Foundation for Statistical Computing, Vienna, Austria.</w:t>
      </w:r>
      <w:proofErr w:type="gramEnd"/>
      <w:r w:rsidRPr="00345F9B">
        <w:rPr>
          <w:rFonts w:ascii="Times New Roman" w:hAnsi="Times New Roman" w:cs="Times New Roman"/>
          <w:sz w:val="24"/>
          <w:szCs w:val="24"/>
        </w:rPr>
        <w:t xml:space="preserve"> URLhttp://www.R-project.org.</w:t>
      </w:r>
    </w:p>
    <w:p w14:paraId="60064B7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Rakison, D. H. (2004).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Infants' sensitivity to correlations between static and dynamic features in a category context.</w:t>
      </w:r>
      <w:proofErr w:type="gramEnd"/>
      <w:r w:rsidRPr="00345F9B">
        <w:rPr>
          <w:rFonts w:ascii="Times New Roman" w:hAnsi="Times New Roman" w:cs="Times New Roman"/>
          <w:sz w:val="24"/>
          <w:szCs w:val="24"/>
        </w:rPr>
        <w:t xml:space="preserve"> Journal of Experimental Child Psychology, 89(1), 1-30.</w:t>
      </w:r>
    </w:p>
    <w:p w14:paraId="6C8A373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Rakison, D. H. (2005).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A secret agent?</w:t>
      </w:r>
      <w:proofErr w:type="gramEnd"/>
      <w:r w:rsidRPr="00345F9B">
        <w:rPr>
          <w:rFonts w:ascii="Times New Roman" w:hAnsi="Times New Roman" w:cs="Times New Roman"/>
          <w:sz w:val="24"/>
          <w:szCs w:val="24"/>
        </w:rPr>
        <w:t xml:space="preserve"> How infants learn about the identity of objects in a causal scene. Journal of Experimental Child Psychology, 91(4), 271-296.</w:t>
      </w:r>
    </w:p>
    <w:p w14:paraId="0D747BF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Rakison, D. H. (2006).</w:t>
      </w:r>
      <w:proofErr w:type="gramEnd"/>
      <w:r w:rsidRPr="00345F9B">
        <w:rPr>
          <w:rFonts w:ascii="Times New Roman" w:hAnsi="Times New Roman" w:cs="Times New Roman"/>
          <w:sz w:val="24"/>
          <w:szCs w:val="24"/>
        </w:rPr>
        <w:t xml:space="preserve"> Make the first move: How infants learn about self-propelled objects. </w:t>
      </w:r>
      <w:proofErr w:type="gramStart"/>
      <w:r w:rsidRPr="00345F9B">
        <w:rPr>
          <w:rFonts w:ascii="Times New Roman" w:hAnsi="Times New Roman" w:cs="Times New Roman"/>
          <w:sz w:val="24"/>
          <w:szCs w:val="24"/>
        </w:rPr>
        <w:t>Developmental Psychology, 42(5), 900.</w:t>
      </w:r>
      <w:proofErr w:type="gramEnd"/>
    </w:p>
    <w:p w14:paraId="48C5784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&amp; Krogh, L. (2012). Does causal action facilitate causal perception in infants younger than 6 months of age</w:t>
      </w:r>
      <w:proofErr w:type="gramStart"/>
      <w:r w:rsidRPr="00345F9B">
        <w:rPr>
          <w:rFonts w:ascii="Times New Roman" w:hAnsi="Times New Roman" w:cs="Times New Roman"/>
          <w:sz w:val="24"/>
          <w:szCs w:val="24"/>
        </w:rPr>
        <w:t>?.</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Developmental science, 15(1), 43-53.</w:t>
      </w:r>
      <w:proofErr w:type="gramEnd"/>
    </w:p>
    <w:p w14:paraId="5AA4B7D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Rakison, D. H., &amp; Lupyan, G. (2008). Developing object concepts in infancy: An associative learning perspective. </w:t>
      </w:r>
      <w:proofErr w:type="gramStart"/>
      <w:r w:rsidRPr="00345F9B">
        <w:rPr>
          <w:rFonts w:ascii="Times New Roman" w:hAnsi="Times New Roman" w:cs="Times New Roman"/>
          <w:sz w:val="24"/>
          <w:szCs w:val="24"/>
        </w:rPr>
        <w:t>Monographs of the Society for Research in Child Development, i-127.</w:t>
      </w:r>
      <w:proofErr w:type="gramEnd"/>
    </w:p>
    <w:p w14:paraId="7C2E018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Rakison, D. H., &amp; Poulin-Dubois, D. (2001). </w:t>
      </w:r>
      <w:proofErr w:type="gramStart"/>
      <w:r w:rsidRPr="00345F9B">
        <w:rPr>
          <w:rFonts w:ascii="Times New Roman" w:hAnsi="Times New Roman" w:cs="Times New Roman"/>
          <w:sz w:val="24"/>
          <w:szCs w:val="24"/>
        </w:rPr>
        <w:t>Developmental origin of the animate–inanimate distinction.</w:t>
      </w:r>
      <w:proofErr w:type="gramEnd"/>
      <w:r w:rsidRPr="00345F9B">
        <w:rPr>
          <w:rFonts w:ascii="Times New Roman" w:hAnsi="Times New Roman" w:cs="Times New Roman"/>
          <w:sz w:val="24"/>
          <w:szCs w:val="24"/>
        </w:rPr>
        <w:t xml:space="preserve"> </w:t>
      </w:r>
      <w:r w:rsidRPr="00345F9B">
        <w:rPr>
          <w:rFonts w:ascii="Times New Roman" w:hAnsi="Times New Roman" w:cs="Times New Roman"/>
          <w:sz w:val="24"/>
          <w:szCs w:val="24"/>
        </w:rPr>
        <w:cr/>
      </w:r>
      <w:proofErr w:type="gramStart"/>
      <w:r w:rsidRPr="00345F9B">
        <w:rPr>
          <w:rFonts w:ascii="Times New Roman" w:hAnsi="Times New Roman" w:cs="Times New Roman"/>
          <w:sz w:val="24"/>
          <w:szCs w:val="24"/>
        </w:rPr>
        <w:t>Psychological bulletin, 127(2), 209.</w:t>
      </w:r>
      <w:proofErr w:type="gramEnd"/>
    </w:p>
    <w:p w14:paraId="0BFDA85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Rakison, D. H., &amp; Poulin</w:t>
      </w:r>
      <w:r w:rsidRPr="00345F9B">
        <w:rPr>
          <w:rFonts w:ascii="Cambria Math" w:hAnsi="Cambria Math" w:cs="Cambria Math"/>
          <w:sz w:val="24"/>
          <w:szCs w:val="24"/>
        </w:rPr>
        <w:t>‐</w:t>
      </w:r>
      <w:r w:rsidRPr="00345F9B">
        <w:rPr>
          <w:rFonts w:ascii="Times New Roman" w:hAnsi="Times New Roman" w:cs="Times New Roman"/>
          <w:sz w:val="24"/>
          <w:szCs w:val="24"/>
        </w:rPr>
        <w:t>Dubois, D. (2002). You go this way and I’ll go that way: Developmental changes in infants’ detection of correlations among static and dynamic features in motion events. Child Development, 73(3), 682-699.</w:t>
      </w:r>
    </w:p>
    <w:p w14:paraId="1D307EC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lastRenderedPageBreak/>
        <w:t xml:space="preserve">Rakison, D. H., Smith, G. T., &amp; Ali, A. (2016). Who is the dynamic duo? How infants learn about the identity of objects in a causal chain. </w:t>
      </w:r>
      <w:proofErr w:type="gramStart"/>
      <w:r w:rsidRPr="00345F9B">
        <w:rPr>
          <w:rFonts w:ascii="Times New Roman" w:hAnsi="Times New Roman" w:cs="Times New Roman"/>
          <w:sz w:val="24"/>
          <w:szCs w:val="24"/>
        </w:rPr>
        <w:t>Developmental psychology, 52(3), 355.</w:t>
      </w:r>
      <w:proofErr w:type="gramEnd"/>
    </w:p>
    <w:p w14:paraId="687B87D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Rescorla, R. A., &amp; Wagner, A. R. (1972).</w:t>
      </w:r>
      <w:proofErr w:type="gramEnd"/>
      <w:r w:rsidRPr="00345F9B">
        <w:rPr>
          <w:rFonts w:ascii="Times New Roman" w:hAnsi="Times New Roman" w:cs="Times New Roman"/>
          <w:sz w:val="24"/>
          <w:szCs w:val="24"/>
        </w:rPr>
        <w:t xml:space="preserve"> A theory of Pavlovian conditioning: Variations in the effectiveness of reinforcement and </w:t>
      </w:r>
      <w:proofErr w:type="spellStart"/>
      <w:r w:rsidRPr="00345F9B">
        <w:rPr>
          <w:rFonts w:ascii="Times New Roman" w:hAnsi="Times New Roman" w:cs="Times New Roman"/>
          <w:sz w:val="24"/>
          <w:szCs w:val="24"/>
        </w:rPr>
        <w:t>nonreinforcement</w:t>
      </w:r>
      <w:proofErr w:type="spellEnd"/>
      <w:r w:rsidRPr="00345F9B">
        <w:rPr>
          <w:rFonts w:ascii="Times New Roman" w:hAnsi="Times New Roman" w:cs="Times New Roman"/>
          <w:sz w:val="24"/>
          <w:szCs w:val="24"/>
        </w:rPr>
        <w:t>. Classical conditioning II: Current research and theory, 2, 64-99.</w:t>
      </w:r>
    </w:p>
    <w:p w14:paraId="6616C86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Rakison, D. H., &amp; Yermolayeva, Y. (2011). </w:t>
      </w:r>
      <w:proofErr w:type="gramStart"/>
      <w:r w:rsidRPr="00345F9B">
        <w:rPr>
          <w:rFonts w:ascii="Times New Roman" w:hAnsi="Times New Roman" w:cs="Times New Roman"/>
          <w:sz w:val="24"/>
          <w:szCs w:val="24"/>
        </w:rPr>
        <w:t>How to identify a domain-general learning mechanism when you see one.</w:t>
      </w:r>
      <w:proofErr w:type="gramEnd"/>
      <w:r w:rsidRPr="00345F9B">
        <w:rPr>
          <w:rFonts w:ascii="Times New Roman" w:hAnsi="Times New Roman" w:cs="Times New Roman"/>
          <w:sz w:val="24"/>
          <w:szCs w:val="24"/>
        </w:rPr>
        <w:t xml:space="preserve"> Journal of Cognition and Development, 12(2), 134-153.</w:t>
      </w:r>
    </w:p>
    <w:p w14:paraId="1313D37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Raftery, A. E. (1995).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Bayesian model selection in social research.</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Sociological methodology, 111-163.</w:t>
      </w:r>
      <w:proofErr w:type="gramEnd"/>
    </w:p>
    <w:p w14:paraId="7AA45C3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Rice, M. L., Warren, S. F., &amp; Betz, S. K. (2005).</w:t>
      </w:r>
      <w:proofErr w:type="gramEnd"/>
      <w:r w:rsidRPr="00345F9B">
        <w:rPr>
          <w:rFonts w:ascii="Times New Roman" w:hAnsi="Times New Roman" w:cs="Times New Roman"/>
          <w:sz w:val="24"/>
          <w:szCs w:val="24"/>
        </w:rPr>
        <w:t xml:space="preserve"> Language symptoms of developmental language disorders: An overview of autism, </w:t>
      </w:r>
      <w:proofErr w:type="gramStart"/>
      <w:r w:rsidRPr="00345F9B">
        <w:rPr>
          <w:rFonts w:ascii="Times New Roman" w:hAnsi="Times New Roman" w:cs="Times New Roman"/>
          <w:sz w:val="24"/>
          <w:szCs w:val="24"/>
        </w:rPr>
        <w:t>Down</w:t>
      </w:r>
      <w:proofErr w:type="gramEnd"/>
      <w:r w:rsidRPr="00345F9B">
        <w:rPr>
          <w:rFonts w:ascii="Times New Roman" w:hAnsi="Times New Roman" w:cs="Times New Roman"/>
          <w:sz w:val="24"/>
          <w:szCs w:val="24"/>
        </w:rPr>
        <w:t xml:space="preserve"> syndrome, fragile X, specific language impairment, and Williams syndrome. </w:t>
      </w:r>
      <w:proofErr w:type="gramStart"/>
      <w:r w:rsidRPr="00345F9B">
        <w:rPr>
          <w:rFonts w:ascii="Times New Roman" w:hAnsi="Times New Roman" w:cs="Times New Roman"/>
          <w:sz w:val="24"/>
          <w:szCs w:val="24"/>
        </w:rPr>
        <w:t>Applied psycholinguistics, 26(1), 7-27.</w:t>
      </w:r>
      <w:proofErr w:type="gramEnd"/>
    </w:p>
    <w:p w14:paraId="0E72779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Rogers, T. T., &amp; McClelland, J. L. (2004).</w:t>
      </w:r>
      <w:proofErr w:type="gramEnd"/>
      <w:r w:rsidRPr="00345F9B">
        <w:rPr>
          <w:rFonts w:ascii="Times New Roman" w:hAnsi="Times New Roman" w:cs="Times New Roman"/>
          <w:sz w:val="24"/>
          <w:szCs w:val="24"/>
        </w:rPr>
        <w:t xml:space="preserve"> Semantic cognition: A parallel distributed processing approach. </w:t>
      </w:r>
      <w:proofErr w:type="gramStart"/>
      <w:r w:rsidRPr="00345F9B">
        <w:rPr>
          <w:rFonts w:ascii="Times New Roman" w:hAnsi="Times New Roman" w:cs="Times New Roman"/>
          <w:sz w:val="24"/>
          <w:szCs w:val="24"/>
        </w:rPr>
        <w:t>MIT press.</w:t>
      </w:r>
      <w:proofErr w:type="gramEnd"/>
    </w:p>
    <w:p w14:paraId="5863560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Rovee-Collier, C., &amp; Cuevas, K. (2008).</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development of infant memory.</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 The development of memory in infancy and childhood (pp. 23-54).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Psychology Press.</w:t>
      </w:r>
      <w:proofErr w:type="gramEnd"/>
    </w:p>
    <w:p w14:paraId="75E8AA9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Schlottmann, A., &amp; Shanks, D. R. (1992).</w:t>
      </w:r>
      <w:proofErr w:type="gramEnd"/>
      <w:r w:rsidRPr="00345F9B">
        <w:rPr>
          <w:rFonts w:ascii="Times New Roman" w:hAnsi="Times New Roman" w:cs="Times New Roman"/>
          <w:sz w:val="24"/>
          <w:szCs w:val="24"/>
        </w:rPr>
        <w:t xml:space="preserve"> Evidence for a distinction between judged and perceived causality. The Quarterly Journal of Experimental Psychology, 44(2), 321-342.</w:t>
      </w:r>
    </w:p>
    <w:p w14:paraId="79E4CDA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Schlottmann, A., Cole, K., Watts, R., &amp; White, M. (2013).</w:t>
      </w:r>
      <w:proofErr w:type="gramEnd"/>
      <w:r w:rsidRPr="00345F9B">
        <w:rPr>
          <w:rFonts w:ascii="Times New Roman" w:hAnsi="Times New Roman" w:cs="Times New Roman"/>
          <w:sz w:val="24"/>
          <w:szCs w:val="24"/>
        </w:rPr>
        <w:t xml:space="preserve"> Domain-specific perceptual causality in children depends on the </w:t>
      </w:r>
      <w:proofErr w:type="spellStart"/>
      <w:r w:rsidRPr="00345F9B">
        <w:rPr>
          <w:rFonts w:ascii="Times New Roman" w:hAnsi="Times New Roman" w:cs="Times New Roman"/>
          <w:sz w:val="24"/>
          <w:szCs w:val="24"/>
        </w:rPr>
        <w:t>spatio</w:t>
      </w:r>
      <w:proofErr w:type="spellEnd"/>
      <w:r w:rsidRPr="00345F9B">
        <w:rPr>
          <w:rFonts w:ascii="Times New Roman" w:hAnsi="Times New Roman" w:cs="Times New Roman"/>
          <w:sz w:val="24"/>
          <w:szCs w:val="24"/>
        </w:rPr>
        <w:t xml:space="preserve">-temporal configuration, not motion onset. </w:t>
      </w:r>
      <w:proofErr w:type="gramStart"/>
      <w:r w:rsidRPr="00345F9B">
        <w:rPr>
          <w:rFonts w:ascii="Times New Roman" w:hAnsi="Times New Roman" w:cs="Times New Roman"/>
          <w:sz w:val="24"/>
          <w:szCs w:val="24"/>
        </w:rPr>
        <w:t>Frontiers in psychology, 4, 365.</w:t>
      </w:r>
      <w:proofErr w:type="gramEnd"/>
    </w:p>
    <w:p w14:paraId="59B24A1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Scholl, B. J., &amp; Nakayama, K. (2002).</w:t>
      </w:r>
      <w:proofErr w:type="gramEnd"/>
      <w:r w:rsidRPr="00345F9B">
        <w:rPr>
          <w:rFonts w:ascii="Times New Roman" w:hAnsi="Times New Roman" w:cs="Times New Roman"/>
          <w:sz w:val="24"/>
          <w:szCs w:val="24"/>
        </w:rPr>
        <w:t xml:space="preserve"> Causal capture: Contextual effects on the perception of collision events. Psychological Science, 13(6), 493-498.</w:t>
      </w:r>
    </w:p>
    <w:p w14:paraId="27D07C9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Scholl, B. J., &amp; Nakayama, K. (2004).</w:t>
      </w:r>
      <w:proofErr w:type="gramEnd"/>
      <w:r w:rsidRPr="00345F9B">
        <w:rPr>
          <w:rFonts w:ascii="Times New Roman" w:hAnsi="Times New Roman" w:cs="Times New Roman"/>
          <w:sz w:val="24"/>
          <w:szCs w:val="24"/>
        </w:rPr>
        <w:t xml:space="preserve"> Illusory causal crescents: Misperceived spatial relations due to perceived causality. Perception, 33(4), 455-469.</w:t>
      </w:r>
    </w:p>
    <w:p w14:paraId="0449785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Scholl, B. J., &amp; Tremoulet, P. D. (2000).</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Perceptual causality and animacy.</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Trends in cognitive sciences, 4(8), 299-309.</w:t>
      </w:r>
      <w:proofErr w:type="gramEnd"/>
    </w:p>
    <w:p w14:paraId="119A6B4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Shanks, D. R. (1985).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Forward and backward blocking in human contingency judgement.</w:t>
      </w:r>
      <w:proofErr w:type="gramEnd"/>
      <w:r w:rsidRPr="00345F9B">
        <w:rPr>
          <w:rFonts w:ascii="Times New Roman" w:hAnsi="Times New Roman" w:cs="Times New Roman"/>
          <w:sz w:val="24"/>
          <w:szCs w:val="24"/>
        </w:rPr>
        <w:t xml:space="preserve"> The Quarterly Journal of Experimental Psychology Section B, 37(1b), 1-21.</w:t>
      </w:r>
    </w:p>
    <w:p w14:paraId="6C11B20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Shanks, D. R. (1995).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psychology of associative learning (Vol. 13).</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Cambridge University Press.</w:t>
      </w:r>
      <w:proofErr w:type="gramEnd"/>
    </w:p>
    <w:p w14:paraId="7DE74AF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Shultz, T. R. (2003). </w:t>
      </w:r>
      <w:proofErr w:type="gramStart"/>
      <w:r w:rsidRPr="00345F9B">
        <w:rPr>
          <w:rFonts w:ascii="Times New Roman" w:hAnsi="Times New Roman" w:cs="Times New Roman"/>
          <w:sz w:val="24"/>
          <w:szCs w:val="24"/>
        </w:rPr>
        <w:t>Computational developmental psychology.</w:t>
      </w:r>
      <w:proofErr w:type="gramEnd"/>
      <w:r w:rsidRPr="00345F9B">
        <w:rPr>
          <w:rFonts w:ascii="Times New Roman" w:hAnsi="Times New Roman" w:cs="Times New Roman"/>
          <w:sz w:val="24"/>
          <w:szCs w:val="24"/>
        </w:rPr>
        <w:t xml:space="preserve"> Cambridge, MA: The MIT Press</w:t>
      </w:r>
    </w:p>
    <w:p w14:paraId="2D3509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Shanks, D. R., &amp; Dickinson, A. (1988).</w:t>
      </w:r>
      <w:proofErr w:type="gramEnd"/>
      <w:r w:rsidRPr="00345F9B">
        <w:rPr>
          <w:rFonts w:ascii="Times New Roman" w:hAnsi="Times New Roman" w:cs="Times New Roman"/>
          <w:sz w:val="24"/>
          <w:szCs w:val="24"/>
        </w:rPr>
        <w:t xml:space="preserve"> Associative accounts of causality judgment. </w:t>
      </w:r>
      <w:proofErr w:type="gramStart"/>
      <w:r w:rsidRPr="00345F9B">
        <w:rPr>
          <w:rFonts w:ascii="Times New Roman" w:hAnsi="Times New Roman" w:cs="Times New Roman"/>
          <w:sz w:val="24"/>
          <w:szCs w:val="24"/>
        </w:rPr>
        <w:t>In Psychology of learning and motivation (Vol. 21, pp. 229-261).</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Academic Press.</w:t>
      </w:r>
      <w:proofErr w:type="gramEnd"/>
    </w:p>
    <w:p w14:paraId="66AB1D0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Smedslund</w:t>
      </w:r>
      <w:proofErr w:type="spellEnd"/>
      <w:r w:rsidRPr="00345F9B">
        <w:rPr>
          <w:rFonts w:ascii="Times New Roman" w:hAnsi="Times New Roman" w:cs="Times New Roman"/>
          <w:sz w:val="24"/>
          <w:szCs w:val="24"/>
        </w:rPr>
        <w:t xml:space="preserve">, J. (1963). </w:t>
      </w:r>
      <w:proofErr w:type="gramStart"/>
      <w:r w:rsidRPr="00345F9B">
        <w:rPr>
          <w:rFonts w:ascii="Times New Roman" w:hAnsi="Times New Roman" w:cs="Times New Roman"/>
          <w:sz w:val="24"/>
          <w:szCs w:val="24"/>
        </w:rPr>
        <w:t>The concept of correlation in adults.</w:t>
      </w:r>
      <w:proofErr w:type="gramEnd"/>
      <w:r w:rsidRPr="00345F9B">
        <w:rPr>
          <w:rFonts w:ascii="Times New Roman" w:hAnsi="Times New Roman" w:cs="Times New Roman"/>
          <w:sz w:val="24"/>
          <w:szCs w:val="24"/>
        </w:rPr>
        <w:t xml:space="preserve"> Scandinavian Journal of Psychology, 4(1), 165-173.</w:t>
      </w:r>
    </w:p>
    <w:p w14:paraId="4D84CB83"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Sobel, D. M. (2004).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Exploring the coherence of young children's explanatory abilities: Evidence from generating counterfactuals.</w:t>
      </w:r>
      <w:proofErr w:type="gramEnd"/>
      <w:r w:rsidRPr="00345F9B">
        <w:rPr>
          <w:rFonts w:ascii="Times New Roman" w:hAnsi="Times New Roman" w:cs="Times New Roman"/>
          <w:sz w:val="24"/>
          <w:szCs w:val="24"/>
        </w:rPr>
        <w:t xml:space="preserve"> British Journal of Developmental Psychology, 22(1), 37-58.</w:t>
      </w:r>
    </w:p>
    <w:p w14:paraId="7A804F1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Sobel, D. M., &amp; Kirkham, N. Z. (2006).</w:t>
      </w:r>
      <w:proofErr w:type="gramEnd"/>
      <w:r w:rsidRPr="00345F9B">
        <w:rPr>
          <w:rFonts w:ascii="Times New Roman" w:hAnsi="Times New Roman" w:cs="Times New Roman"/>
          <w:sz w:val="24"/>
          <w:szCs w:val="24"/>
        </w:rPr>
        <w:t xml:space="preserve"> Blickets and babies: the development of causal reasoning in toddlers and infants. </w:t>
      </w:r>
      <w:proofErr w:type="gramStart"/>
      <w:r w:rsidRPr="00345F9B">
        <w:rPr>
          <w:rFonts w:ascii="Times New Roman" w:hAnsi="Times New Roman" w:cs="Times New Roman"/>
          <w:sz w:val="24"/>
          <w:szCs w:val="24"/>
        </w:rPr>
        <w:t>Developmental psychology, 42(6), 1103.</w:t>
      </w:r>
      <w:proofErr w:type="gramEnd"/>
    </w:p>
    <w:p w14:paraId="2767BBF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Sobel, D. M., &amp; Kirkham, N. Z. (2007).</w:t>
      </w:r>
      <w:proofErr w:type="gramEnd"/>
      <w:r w:rsidRPr="00345F9B">
        <w:rPr>
          <w:rFonts w:ascii="Times New Roman" w:hAnsi="Times New Roman" w:cs="Times New Roman"/>
          <w:sz w:val="24"/>
          <w:szCs w:val="24"/>
        </w:rPr>
        <w:t xml:space="preserve"> Bayes nets and babies: Infants’ developing statistical reasoning abilities and their representation of causal knowledge. </w:t>
      </w:r>
      <w:proofErr w:type="gramStart"/>
      <w:r w:rsidRPr="00345F9B">
        <w:rPr>
          <w:rFonts w:ascii="Times New Roman" w:hAnsi="Times New Roman" w:cs="Times New Roman"/>
          <w:sz w:val="24"/>
          <w:szCs w:val="24"/>
        </w:rPr>
        <w:t>Developmental science, 10(3), 298-306.</w:t>
      </w:r>
      <w:proofErr w:type="gramEnd"/>
    </w:p>
    <w:p w14:paraId="51A1CD1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Sobel, D. M., Tenenbaum, J. B., &amp; Gopnik, A. (2004).</w:t>
      </w:r>
      <w:proofErr w:type="gramEnd"/>
      <w:r w:rsidRPr="00345F9B">
        <w:rPr>
          <w:rFonts w:ascii="Times New Roman" w:hAnsi="Times New Roman" w:cs="Times New Roman"/>
          <w:sz w:val="24"/>
          <w:szCs w:val="24"/>
        </w:rPr>
        <w:t xml:space="preserve"> Children’s causal inferences from indirect evidence: Backwards blocking and Bayesian reasoning in preschoolers. </w:t>
      </w:r>
      <w:proofErr w:type="gramStart"/>
      <w:r w:rsidRPr="00345F9B">
        <w:rPr>
          <w:rFonts w:ascii="Times New Roman" w:hAnsi="Times New Roman" w:cs="Times New Roman"/>
          <w:sz w:val="24"/>
          <w:szCs w:val="24"/>
        </w:rPr>
        <w:t>Cognitive science, 28(3), 303-333.</w:t>
      </w:r>
      <w:proofErr w:type="gramEnd"/>
    </w:p>
    <w:p w14:paraId="4744C7B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Spelke, E. S. (1990). </w:t>
      </w:r>
      <w:proofErr w:type="gramStart"/>
      <w:r w:rsidRPr="00345F9B">
        <w:rPr>
          <w:rFonts w:ascii="Times New Roman" w:hAnsi="Times New Roman" w:cs="Times New Roman"/>
          <w:sz w:val="24"/>
          <w:szCs w:val="24"/>
        </w:rPr>
        <w:t>Principles of object perception.</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Cognitive science, 14(1), 29-56.</w:t>
      </w:r>
      <w:proofErr w:type="gramEnd"/>
    </w:p>
    <w:p w14:paraId="34AE7659"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Spelke, E. S., &amp; </w:t>
      </w:r>
      <w:proofErr w:type="spellStart"/>
      <w:r w:rsidRPr="00345F9B">
        <w:rPr>
          <w:rFonts w:ascii="Times New Roman" w:hAnsi="Times New Roman" w:cs="Times New Roman"/>
          <w:sz w:val="24"/>
          <w:szCs w:val="24"/>
        </w:rPr>
        <w:t>Kinzler</w:t>
      </w:r>
      <w:proofErr w:type="spellEnd"/>
      <w:r w:rsidRPr="00345F9B">
        <w:rPr>
          <w:rFonts w:ascii="Times New Roman" w:hAnsi="Times New Roman" w:cs="Times New Roman"/>
          <w:sz w:val="24"/>
          <w:szCs w:val="24"/>
        </w:rPr>
        <w:t>, K. D. (2007).</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Core knowledge.</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Developmental science, 10(1), 89-96.</w:t>
      </w:r>
      <w:proofErr w:type="gramEnd"/>
    </w:p>
    <w:p w14:paraId="23FEF70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Spelke, E. S., &amp; </w:t>
      </w:r>
      <w:proofErr w:type="spellStart"/>
      <w:r w:rsidRPr="00345F9B">
        <w:rPr>
          <w:rFonts w:ascii="Times New Roman" w:hAnsi="Times New Roman" w:cs="Times New Roman"/>
          <w:sz w:val="24"/>
          <w:szCs w:val="24"/>
        </w:rPr>
        <w:t>Kinzler</w:t>
      </w:r>
      <w:proofErr w:type="spellEnd"/>
      <w:r w:rsidRPr="00345F9B">
        <w:rPr>
          <w:rFonts w:ascii="Times New Roman" w:hAnsi="Times New Roman" w:cs="Times New Roman"/>
          <w:sz w:val="24"/>
          <w:szCs w:val="24"/>
        </w:rPr>
        <w:t>, K. D. (2009).</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Innateness, learning, and rationality.</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Child development perspectives, 3(2), 96-98.</w:t>
      </w:r>
      <w:proofErr w:type="gramEnd"/>
    </w:p>
    <w:p w14:paraId="0757479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Spelke, E. S., Phillips, A., &amp; Woodward, A. L. (1995).</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Infants' knowledge of object motion and human action.</w:t>
      </w:r>
      <w:proofErr w:type="gramEnd"/>
    </w:p>
    <w:p w14:paraId="3A635935"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Spelke, E. S., &amp; Newport, E. L. (1998).</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Nativism, empiricism, and the development of knowledge.</w:t>
      </w:r>
      <w:proofErr w:type="gramEnd"/>
    </w:p>
    <w:p w14:paraId="106213CF"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Steyvers, M., Tenenbaum, J. B., </w:t>
      </w:r>
      <w:proofErr w:type="spellStart"/>
      <w:r w:rsidRPr="00345F9B">
        <w:rPr>
          <w:rFonts w:ascii="Times New Roman" w:hAnsi="Times New Roman" w:cs="Times New Roman"/>
          <w:sz w:val="24"/>
          <w:szCs w:val="24"/>
        </w:rPr>
        <w:t>Wagenmakers</w:t>
      </w:r>
      <w:proofErr w:type="spellEnd"/>
      <w:r w:rsidRPr="00345F9B">
        <w:rPr>
          <w:rFonts w:ascii="Times New Roman" w:hAnsi="Times New Roman" w:cs="Times New Roman"/>
          <w:sz w:val="24"/>
          <w:szCs w:val="24"/>
        </w:rPr>
        <w:t>, E. J., &amp; Blum, B. (2003).</w:t>
      </w:r>
      <w:proofErr w:type="gramEnd"/>
      <w:r w:rsidRPr="00345F9B">
        <w:rPr>
          <w:rFonts w:ascii="Times New Roman" w:hAnsi="Times New Roman" w:cs="Times New Roman"/>
          <w:sz w:val="24"/>
          <w:szCs w:val="24"/>
        </w:rPr>
        <w:t xml:space="preserve"> Inferring causal networks from observations and interventions. </w:t>
      </w:r>
      <w:proofErr w:type="gramStart"/>
      <w:r w:rsidRPr="00345F9B">
        <w:rPr>
          <w:rFonts w:ascii="Times New Roman" w:hAnsi="Times New Roman" w:cs="Times New Roman"/>
          <w:sz w:val="24"/>
          <w:szCs w:val="24"/>
        </w:rPr>
        <w:t>Cognitive science, 27(3), 453-489.</w:t>
      </w:r>
      <w:proofErr w:type="gramEnd"/>
    </w:p>
    <w:p w14:paraId="1D9E9F9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Sugarman</w:t>
      </w:r>
      <w:proofErr w:type="spellEnd"/>
      <w:r w:rsidRPr="00345F9B">
        <w:rPr>
          <w:rFonts w:ascii="Times New Roman" w:hAnsi="Times New Roman" w:cs="Times New Roman"/>
          <w:sz w:val="24"/>
          <w:szCs w:val="24"/>
        </w:rPr>
        <w:t>, S. (1987).</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The priority of description in developmental psychology.</w:t>
      </w:r>
      <w:proofErr w:type="gramEnd"/>
      <w:r w:rsidRPr="00345F9B">
        <w:rPr>
          <w:rFonts w:ascii="Times New Roman" w:hAnsi="Times New Roman" w:cs="Times New Roman"/>
          <w:sz w:val="24"/>
          <w:szCs w:val="24"/>
        </w:rPr>
        <w:t xml:space="preserve"> International Journal of Behavioral Development, 10(4), 391-414.</w:t>
      </w:r>
    </w:p>
    <w:p w14:paraId="695DA1A6"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Sutton, R. S., &amp; </w:t>
      </w:r>
      <w:proofErr w:type="spellStart"/>
      <w:r w:rsidRPr="00345F9B">
        <w:rPr>
          <w:rFonts w:ascii="Times New Roman" w:hAnsi="Times New Roman" w:cs="Times New Roman"/>
          <w:sz w:val="24"/>
          <w:szCs w:val="24"/>
        </w:rPr>
        <w:t>Barto</w:t>
      </w:r>
      <w:proofErr w:type="spellEnd"/>
      <w:r w:rsidRPr="00345F9B">
        <w:rPr>
          <w:rFonts w:ascii="Times New Roman" w:hAnsi="Times New Roman" w:cs="Times New Roman"/>
          <w:sz w:val="24"/>
          <w:szCs w:val="24"/>
        </w:rPr>
        <w:t>, A. G. (1981).</w:t>
      </w:r>
      <w:proofErr w:type="gramEnd"/>
      <w:r w:rsidRPr="00345F9B">
        <w:rPr>
          <w:rFonts w:ascii="Times New Roman" w:hAnsi="Times New Roman" w:cs="Times New Roman"/>
          <w:sz w:val="24"/>
          <w:szCs w:val="24"/>
        </w:rPr>
        <w:t xml:space="preserve"> Toward a modern theory of adaptive networks: expectation and prediction. </w:t>
      </w:r>
      <w:proofErr w:type="gramStart"/>
      <w:r w:rsidRPr="00345F9B">
        <w:rPr>
          <w:rFonts w:ascii="Times New Roman" w:hAnsi="Times New Roman" w:cs="Times New Roman"/>
          <w:sz w:val="24"/>
          <w:szCs w:val="24"/>
        </w:rPr>
        <w:t>Psychological review, 88(2), 135.</w:t>
      </w:r>
      <w:proofErr w:type="gramEnd"/>
    </w:p>
    <w:p w14:paraId="480F3AD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Taylor, A. H., </w:t>
      </w:r>
      <w:proofErr w:type="spellStart"/>
      <w:r w:rsidRPr="00345F9B">
        <w:rPr>
          <w:rFonts w:ascii="Times New Roman" w:hAnsi="Times New Roman" w:cs="Times New Roman"/>
          <w:sz w:val="24"/>
          <w:szCs w:val="24"/>
        </w:rPr>
        <w:t>Cheke</w:t>
      </w:r>
      <w:proofErr w:type="spellEnd"/>
      <w:r w:rsidRPr="00345F9B">
        <w:rPr>
          <w:rFonts w:ascii="Times New Roman" w:hAnsi="Times New Roman" w:cs="Times New Roman"/>
          <w:sz w:val="24"/>
          <w:szCs w:val="24"/>
        </w:rPr>
        <w:t xml:space="preserve">, L. G., Waismeyer, A., Meltzoff, A. N., Miller, R., Gopnik, A., ... &amp; Gray, R. D. (2014). Of babies and birds: complex tool </w:t>
      </w:r>
      <w:proofErr w:type="spellStart"/>
      <w:r w:rsidRPr="00345F9B">
        <w:rPr>
          <w:rFonts w:ascii="Times New Roman" w:hAnsi="Times New Roman" w:cs="Times New Roman"/>
          <w:sz w:val="24"/>
          <w:szCs w:val="24"/>
        </w:rPr>
        <w:t>behaviours</w:t>
      </w:r>
      <w:proofErr w:type="spellEnd"/>
      <w:r w:rsidRPr="00345F9B">
        <w:rPr>
          <w:rFonts w:ascii="Times New Roman" w:hAnsi="Times New Roman" w:cs="Times New Roman"/>
          <w:sz w:val="24"/>
          <w:szCs w:val="24"/>
        </w:rPr>
        <w:t xml:space="preserve"> are not sufficient for the evolution of the ability to create a novel causal intervention. </w:t>
      </w:r>
      <w:proofErr w:type="gramStart"/>
      <w:r w:rsidRPr="00345F9B">
        <w:rPr>
          <w:rFonts w:ascii="Times New Roman" w:hAnsi="Times New Roman" w:cs="Times New Roman"/>
          <w:sz w:val="24"/>
          <w:szCs w:val="24"/>
        </w:rPr>
        <w:t>Proc. R. Soc. B, 281(1787), 20140837.</w:t>
      </w:r>
      <w:proofErr w:type="gramEnd"/>
    </w:p>
    <w:p w14:paraId="0B5031C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Tomasello</w:t>
      </w:r>
      <w:proofErr w:type="spellEnd"/>
      <w:r w:rsidRPr="00345F9B">
        <w:rPr>
          <w:rFonts w:ascii="Times New Roman" w:hAnsi="Times New Roman" w:cs="Times New Roman"/>
          <w:sz w:val="24"/>
          <w:szCs w:val="24"/>
        </w:rPr>
        <w:t>, M., &amp; Call, J. (1997).</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Primate cognition.</w:t>
      </w:r>
      <w:proofErr w:type="gramEnd"/>
      <w:r w:rsidRPr="00345F9B">
        <w:rPr>
          <w:rFonts w:ascii="Times New Roman" w:hAnsi="Times New Roman" w:cs="Times New Roman"/>
          <w:sz w:val="24"/>
          <w:szCs w:val="24"/>
        </w:rPr>
        <w:t xml:space="preserve"> Oxford University Press, USA.</w:t>
      </w:r>
    </w:p>
    <w:p w14:paraId="1E926E9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Van Hamme, L. J., &amp; Wasserman, E. A. (1994).</w:t>
      </w:r>
      <w:proofErr w:type="gramEnd"/>
      <w:r w:rsidRPr="00345F9B">
        <w:rPr>
          <w:rFonts w:ascii="Times New Roman" w:hAnsi="Times New Roman" w:cs="Times New Roman"/>
          <w:sz w:val="24"/>
          <w:szCs w:val="24"/>
        </w:rPr>
        <w:t xml:space="preserve"> Cue competition in causality judgments: The role of </w:t>
      </w:r>
      <w:proofErr w:type="spellStart"/>
      <w:r w:rsidRPr="00345F9B">
        <w:rPr>
          <w:rFonts w:ascii="Times New Roman" w:hAnsi="Times New Roman" w:cs="Times New Roman"/>
          <w:sz w:val="24"/>
          <w:szCs w:val="24"/>
        </w:rPr>
        <w:t>nonpresentation</w:t>
      </w:r>
      <w:proofErr w:type="spellEnd"/>
      <w:r w:rsidRPr="00345F9B">
        <w:rPr>
          <w:rFonts w:ascii="Times New Roman" w:hAnsi="Times New Roman" w:cs="Times New Roman"/>
          <w:sz w:val="24"/>
          <w:szCs w:val="24"/>
        </w:rPr>
        <w:t xml:space="preserve"> of compound stimulus elements. </w:t>
      </w:r>
      <w:proofErr w:type="gramStart"/>
      <w:r w:rsidRPr="00345F9B">
        <w:rPr>
          <w:rFonts w:ascii="Times New Roman" w:hAnsi="Times New Roman" w:cs="Times New Roman"/>
          <w:sz w:val="24"/>
          <w:szCs w:val="24"/>
        </w:rPr>
        <w:t>Learning and motivation.</w:t>
      </w:r>
      <w:proofErr w:type="gramEnd"/>
    </w:p>
    <w:p w14:paraId="72A8914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r w:rsidRPr="00345F9B">
        <w:rPr>
          <w:rFonts w:ascii="Times New Roman" w:hAnsi="Times New Roman" w:cs="Times New Roman"/>
          <w:sz w:val="24"/>
          <w:szCs w:val="24"/>
        </w:rPr>
        <w:t>Wagenmakers</w:t>
      </w:r>
      <w:proofErr w:type="spellEnd"/>
      <w:r w:rsidRPr="00345F9B">
        <w:rPr>
          <w:rFonts w:ascii="Times New Roman" w:hAnsi="Times New Roman" w:cs="Times New Roman"/>
          <w:sz w:val="24"/>
          <w:szCs w:val="24"/>
        </w:rPr>
        <w:t xml:space="preserve">, E. J. (2007). </w:t>
      </w:r>
      <w:proofErr w:type="gramStart"/>
      <w:r w:rsidRPr="00345F9B">
        <w:rPr>
          <w:rFonts w:ascii="Times New Roman" w:hAnsi="Times New Roman" w:cs="Times New Roman"/>
          <w:sz w:val="24"/>
          <w:szCs w:val="24"/>
        </w:rPr>
        <w:t xml:space="preserve">A practical solution to the pervasive problems </w:t>
      </w:r>
      <w:proofErr w:type="spellStart"/>
      <w:r w:rsidRPr="00345F9B">
        <w:rPr>
          <w:rFonts w:ascii="Times New Roman" w:hAnsi="Times New Roman" w:cs="Times New Roman"/>
          <w:sz w:val="24"/>
          <w:szCs w:val="24"/>
        </w:rPr>
        <w:t>ofp</w:t>
      </w:r>
      <w:proofErr w:type="spellEnd"/>
      <w:r w:rsidRPr="00345F9B">
        <w:rPr>
          <w:rFonts w:ascii="Times New Roman" w:hAnsi="Times New Roman" w:cs="Times New Roman"/>
          <w:sz w:val="24"/>
          <w:szCs w:val="24"/>
        </w:rPr>
        <w:t xml:space="preserve"> values.</w:t>
      </w:r>
      <w:proofErr w:type="gramEnd"/>
      <w:r w:rsidRPr="00345F9B">
        <w:rPr>
          <w:rFonts w:ascii="Times New Roman" w:hAnsi="Times New Roman" w:cs="Times New Roman"/>
          <w:sz w:val="24"/>
          <w:szCs w:val="24"/>
        </w:rPr>
        <w:t xml:space="preserve"> </w:t>
      </w:r>
      <w:proofErr w:type="spellStart"/>
      <w:proofErr w:type="gramStart"/>
      <w:r w:rsidRPr="00345F9B">
        <w:rPr>
          <w:rFonts w:ascii="Times New Roman" w:hAnsi="Times New Roman" w:cs="Times New Roman"/>
          <w:sz w:val="24"/>
          <w:szCs w:val="24"/>
        </w:rPr>
        <w:t>Psychonomic</w:t>
      </w:r>
      <w:proofErr w:type="spellEnd"/>
      <w:r w:rsidRPr="00345F9B">
        <w:rPr>
          <w:rFonts w:ascii="Times New Roman" w:hAnsi="Times New Roman" w:cs="Times New Roman"/>
          <w:sz w:val="24"/>
          <w:szCs w:val="24"/>
        </w:rPr>
        <w:t xml:space="preserve"> bulletin &amp; review, 14(5), 779-804.</w:t>
      </w:r>
      <w:proofErr w:type="gramEnd"/>
    </w:p>
    <w:p w14:paraId="47D96F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Wagner, A. R., Mazur, J. E., </w:t>
      </w:r>
      <w:proofErr w:type="spellStart"/>
      <w:r w:rsidRPr="00345F9B">
        <w:rPr>
          <w:rFonts w:ascii="Times New Roman" w:hAnsi="Times New Roman" w:cs="Times New Roman"/>
          <w:sz w:val="24"/>
          <w:szCs w:val="24"/>
        </w:rPr>
        <w:t>Donegan</w:t>
      </w:r>
      <w:proofErr w:type="spellEnd"/>
      <w:r w:rsidRPr="00345F9B">
        <w:rPr>
          <w:rFonts w:ascii="Times New Roman" w:hAnsi="Times New Roman" w:cs="Times New Roman"/>
          <w:sz w:val="24"/>
          <w:szCs w:val="24"/>
        </w:rPr>
        <w:t xml:space="preserve">, N. H., &amp; </w:t>
      </w:r>
      <w:proofErr w:type="spellStart"/>
      <w:r w:rsidRPr="00345F9B">
        <w:rPr>
          <w:rFonts w:ascii="Times New Roman" w:hAnsi="Times New Roman" w:cs="Times New Roman"/>
          <w:sz w:val="24"/>
          <w:szCs w:val="24"/>
        </w:rPr>
        <w:t>Pfautz</w:t>
      </w:r>
      <w:proofErr w:type="spellEnd"/>
      <w:r w:rsidRPr="00345F9B">
        <w:rPr>
          <w:rFonts w:ascii="Times New Roman" w:hAnsi="Times New Roman" w:cs="Times New Roman"/>
          <w:sz w:val="24"/>
          <w:szCs w:val="24"/>
        </w:rPr>
        <w:t xml:space="preserve">, P. L. (1980). Evaluation of blocking and </w:t>
      </w:r>
      <w:proofErr w:type="gramStart"/>
      <w:r w:rsidRPr="00345F9B">
        <w:rPr>
          <w:rFonts w:ascii="Times New Roman" w:hAnsi="Times New Roman" w:cs="Times New Roman"/>
          <w:sz w:val="24"/>
          <w:szCs w:val="24"/>
        </w:rPr>
        <w:t xml:space="preserve">conditioned </w:t>
      </w:r>
      <w:r w:rsidRPr="00345F9B">
        <w:rPr>
          <w:rFonts w:ascii="Times New Roman" w:hAnsi="Times New Roman" w:cs="Times New Roman"/>
          <w:sz w:val="24"/>
          <w:szCs w:val="24"/>
        </w:rPr>
        <w:cr/>
        <w:t>inhibition</w:t>
      </w:r>
      <w:proofErr w:type="gramEnd"/>
      <w:r w:rsidRPr="00345F9B">
        <w:rPr>
          <w:rFonts w:ascii="Times New Roman" w:hAnsi="Times New Roman" w:cs="Times New Roman"/>
          <w:sz w:val="24"/>
          <w:szCs w:val="24"/>
        </w:rPr>
        <w:t xml:space="preserve"> to a CS signaling a decrease in US intensity. Journal of Experimental Psychology: Animal Behavior Processes, 6(4), 376.</w:t>
      </w:r>
    </w:p>
    <w:p w14:paraId="7BA9FCA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Waldmann, M. R. (1996). </w:t>
      </w:r>
      <w:proofErr w:type="gramStart"/>
      <w:r w:rsidRPr="00345F9B">
        <w:rPr>
          <w:rFonts w:ascii="Times New Roman" w:hAnsi="Times New Roman" w:cs="Times New Roman"/>
          <w:sz w:val="24"/>
          <w:szCs w:val="24"/>
        </w:rPr>
        <w:t>Knowledge-based causal induction.</w:t>
      </w:r>
      <w:proofErr w:type="gramEnd"/>
      <w:r w:rsidRPr="00345F9B">
        <w:rPr>
          <w:rFonts w:ascii="Times New Roman" w:hAnsi="Times New Roman" w:cs="Times New Roman"/>
          <w:sz w:val="24"/>
          <w:szCs w:val="24"/>
        </w:rPr>
        <w:t xml:space="preserve"> Psychology of Learning and Motivation, 34, 47-88.</w:t>
      </w:r>
    </w:p>
    <w:p w14:paraId="434F426D"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Waldmann, M. R. (2000). </w:t>
      </w:r>
      <w:proofErr w:type="gramStart"/>
      <w:r w:rsidRPr="00345F9B">
        <w:rPr>
          <w:rFonts w:ascii="Times New Roman" w:hAnsi="Times New Roman" w:cs="Times New Roman"/>
          <w:sz w:val="24"/>
          <w:szCs w:val="24"/>
        </w:rPr>
        <w:t>Competition among causes but not effects in predictive and diagnostic learning.</w:t>
      </w:r>
      <w:proofErr w:type="gramEnd"/>
      <w:r w:rsidRPr="00345F9B">
        <w:rPr>
          <w:rFonts w:ascii="Times New Roman" w:hAnsi="Times New Roman" w:cs="Times New Roman"/>
          <w:sz w:val="24"/>
          <w:szCs w:val="24"/>
        </w:rPr>
        <w:t xml:space="preserve"> Journal of Experimental Psychology: Learning, Memory, and Cognition, 26(1), 53.</w:t>
      </w:r>
    </w:p>
    <w:p w14:paraId="52B437A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Waldmann, M. R. (2001). Predictive versus diagnostic causal learning: Evidence from an overshadowing paradigm. </w:t>
      </w:r>
      <w:proofErr w:type="spellStart"/>
      <w:r w:rsidRPr="00345F9B">
        <w:rPr>
          <w:rFonts w:ascii="Times New Roman" w:hAnsi="Times New Roman" w:cs="Times New Roman"/>
          <w:sz w:val="24"/>
          <w:szCs w:val="24"/>
        </w:rPr>
        <w:t>Psychonomic</w:t>
      </w:r>
      <w:proofErr w:type="spellEnd"/>
      <w:r w:rsidRPr="00345F9B">
        <w:rPr>
          <w:rFonts w:ascii="Times New Roman" w:hAnsi="Times New Roman" w:cs="Times New Roman"/>
          <w:sz w:val="24"/>
          <w:szCs w:val="24"/>
        </w:rPr>
        <w:t xml:space="preserve"> Bulletin &amp; Review, 8(3), 600-608.</w:t>
      </w:r>
    </w:p>
    <w:p w14:paraId="66C8A6C9"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 xml:space="preserve">Walker, C. M., </w:t>
      </w:r>
      <w:proofErr w:type="spellStart"/>
      <w:r w:rsidRPr="00345F9B">
        <w:rPr>
          <w:rFonts w:ascii="Times New Roman" w:hAnsi="Times New Roman" w:cs="Times New Roman"/>
          <w:sz w:val="24"/>
          <w:szCs w:val="24"/>
        </w:rPr>
        <w:t>Lombrozo</w:t>
      </w:r>
      <w:proofErr w:type="spellEnd"/>
      <w:r w:rsidRPr="00345F9B">
        <w:rPr>
          <w:rFonts w:ascii="Times New Roman" w:hAnsi="Times New Roman" w:cs="Times New Roman"/>
          <w:sz w:val="24"/>
          <w:szCs w:val="24"/>
        </w:rPr>
        <w:t xml:space="preserve">, T., </w:t>
      </w:r>
      <w:proofErr w:type="spellStart"/>
      <w:r w:rsidRPr="00345F9B">
        <w:rPr>
          <w:rFonts w:ascii="Times New Roman" w:hAnsi="Times New Roman" w:cs="Times New Roman"/>
          <w:sz w:val="24"/>
          <w:szCs w:val="24"/>
        </w:rPr>
        <w:t>Legare</w:t>
      </w:r>
      <w:proofErr w:type="spellEnd"/>
      <w:r w:rsidRPr="00345F9B">
        <w:rPr>
          <w:rFonts w:ascii="Times New Roman" w:hAnsi="Times New Roman" w:cs="Times New Roman"/>
          <w:sz w:val="24"/>
          <w:szCs w:val="24"/>
        </w:rPr>
        <w:t>, C. H., &amp; Gopnik, A. (2014).</w:t>
      </w:r>
      <w:proofErr w:type="gramEnd"/>
      <w:r w:rsidRPr="00345F9B">
        <w:rPr>
          <w:rFonts w:ascii="Times New Roman" w:hAnsi="Times New Roman" w:cs="Times New Roman"/>
          <w:sz w:val="24"/>
          <w:szCs w:val="24"/>
        </w:rPr>
        <w:t xml:space="preserve"> Explaining prompts children to </w:t>
      </w:r>
      <w:proofErr w:type="gramStart"/>
      <w:r w:rsidRPr="00345F9B">
        <w:rPr>
          <w:rFonts w:ascii="Times New Roman" w:hAnsi="Times New Roman" w:cs="Times New Roman"/>
          <w:sz w:val="24"/>
          <w:szCs w:val="24"/>
        </w:rPr>
        <w:t xml:space="preserve">privilege </w:t>
      </w:r>
      <w:r w:rsidRPr="00345F9B">
        <w:rPr>
          <w:rFonts w:ascii="Times New Roman" w:hAnsi="Times New Roman" w:cs="Times New Roman"/>
          <w:sz w:val="24"/>
          <w:szCs w:val="24"/>
        </w:rPr>
        <w:cr/>
        <w:t>inductively</w:t>
      </w:r>
      <w:proofErr w:type="gramEnd"/>
      <w:r w:rsidRPr="00345F9B">
        <w:rPr>
          <w:rFonts w:ascii="Times New Roman" w:hAnsi="Times New Roman" w:cs="Times New Roman"/>
          <w:sz w:val="24"/>
          <w:szCs w:val="24"/>
        </w:rPr>
        <w:t xml:space="preserve"> rich properties. Cognition, 133(2), 343-357.</w:t>
      </w:r>
    </w:p>
    <w:p w14:paraId="3AB35D0A"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Wasserman, E. A., </w:t>
      </w:r>
      <w:proofErr w:type="spellStart"/>
      <w:r w:rsidRPr="00345F9B">
        <w:rPr>
          <w:rFonts w:ascii="Times New Roman" w:hAnsi="Times New Roman" w:cs="Times New Roman"/>
          <w:sz w:val="24"/>
          <w:szCs w:val="24"/>
        </w:rPr>
        <w:t>Elek</w:t>
      </w:r>
      <w:proofErr w:type="spellEnd"/>
      <w:r w:rsidRPr="00345F9B">
        <w:rPr>
          <w:rFonts w:ascii="Times New Roman" w:hAnsi="Times New Roman" w:cs="Times New Roman"/>
          <w:sz w:val="24"/>
          <w:szCs w:val="24"/>
        </w:rPr>
        <w:t xml:space="preserve">, S. M., </w:t>
      </w:r>
      <w:proofErr w:type="spellStart"/>
      <w:r w:rsidRPr="00345F9B">
        <w:rPr>
          <w:rFonts w:ascii="Times New Roman" w:hAnsi="Times New Roman" w:cs="Times New Roman"/>
          <w:sz w:val="24"/>
          <w:szCs w:val="24"/>
        </w:rPr>
        <w:t>Chatlosh</w:t>
      </w:r>
      <w:proofErr w:type="spellEnd"/>
      <w:r w:rsidRPr="00345F9B">
        <w:rPr>
          <w:rFonts w:ascii="Times New Roman" w:hAnsi="Times New Roman" w:cs="Times New Roman"/>
          <w:sz w:val="24"/>
          <w:szCs w:val="24"/>
        </w:rPr>
        <w:t xml:space="preserve">, D. L., &amp; Baker, A. G. (1993). </w:t>
      </w:r>
      <w:proofErr w:type="gramStart"/>
      <w:r w:rsidRPr="00345F9B">
        <w:rPr>
          <w:rFonts w:ascii="Times New Roman" w:hAnsi="Times New Roman" w:cs="Times New Roman"/>
          <w:sz w:val="24"/>
          <w:szCs w:val="24"/>
        </w:rPr>
        <w:t>Rating causal relations: Role of probability in judgments of response-outcome contingency.</w:t>
      </w:r>
      <w:proofErr w:type="gramEnd"/>
      <w:r w:rsidRPr="00345F9B">
        <w:rPr>
          <w:rFonts w:ascii="Times New Roman" w:hAnsi="Times New Roman" w:cs="Times New Roman"/>
          <w:sz w:val="24"/>
          <w:szCs w:val="24"/>
        </w:rPr>
        <w:t xml:space="preserve"> Journal of Experimental Psychology: Learning, Memory, and Cognition, 19(1), 174.</w:t>
      </w:r>
    </w:p>
    <w:p w14:paraId="0E051151"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lastRenderedPageBreak/>
        <w:t>Wasserman, E. A., &amp; Shaklee, H. (1984).</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Judging response-outcome relations: The role of response-outcome contingency, outcome probability, and method of information presentation.</w:t>
      </w:r>
      <w:proofErr w:type="gramEnd"/>
      <w:r w:rsidRPr="00345F9B">
        <w:rPr>
          <w:rFonts w:ascii="Times New Roman" w:hAnsi="Times New Roman" w:cs="Times New Roman"/>
          <w:sz w:val="24"/>
          <w:szCs w:val="24"/>
        </w:rPr>
        <w:t xml:space="preserve"> Memory &amp; Cognition, 12(3), 270-286.</w:t>
      </w:r>
    </w:p>
    <w:p w14:paraId="73760B3E"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Warrington, E. K. (1981). Neuropsychological studies of verbal semantic systems. Phil. Trans. R. Soc. </w:t>
      </w:r>
      <w:proofErr w:type="spellStart"/>
      <w:r w:rsidRPr="00345F9B">
        <w:rPr>
          <w:rFonts w:ascii="Times New Roman" w:hAnsi="Times New Roman" w:cs="Times New Roman"/>
          <w:sz w:val="24"/>
          <w:szCs w:val="24"/>
        </w:rPr>
        <w:t>Lond</w:t>
      </w:r>
      <w:proofErr w:type="spellEnd"/>
      <w:r w:rsidRPr="00345F9B">
        <w:rPr>
          <w:rFonts w:ascii="Times New Roman" w:hAnsi="Times New Roman" w:cs="Times New Roman"/>
          <w:sz w:val="24"/>
          <w:szCs w:val="24"/>
        </w:rPr>
        <w:t>. B, 295(1077), 411-423.</w:t>
      </w:r>
    </w:p>
    <w:p w14:paraId="129A39EB"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Werker</w:t>
      </w:r>
      <w:proofErr w:type="spellEnd"/>
      <w:r w:rsidRPr="00345F9B">
        <w:rPr>
          <w:rFonts w:ascii="Times New Roman" w:hAnsi="Times New Roman" w:cs="Times New Roman"/>
          <w:sz w:val="24"/>
          <w:szCs w:val="24"/>
        </w:rPr>
        <w:t>, J. F., Cohen, L. B., Lloyd, V. L., Casasola, M., &amp; Stager, C. L. (1998).</w:t>
      </w:r>
      <w:proofErr w:type="gramEnd"/>
      <w:r w:rsidRPr="00345F9B">
        <w:rPr>
          <w:rFonts w:ascii="Times New Roman" w:hAnsi="Times New Roman" w:cs="Times New Roman"/>
          <w:sz w:val="24"/>
          <w:szCs w:val="24"/>
        </w:rPr>
        <w:t xml:space="preserve"> Acquisition of word–</w:t>
      </w:r>
      <w:proofErr w:type="gramStart"/>
      <w:r w:rsidRPr="00345F9B">
        <w:rPr>
          <w:rFonts w:ascii="Times New Roman" w:hAnsi="Times New Roman" w:cs="Times New Roman"/>
          <w:sz w:val="24"/>
          <w:szCs w:val="24"/>
        </w:rPr>
        <w:t xml:space="preserve">object </w:t>
      </w:r>
      <w:r w:rsidRPr="00345F9B">
        <w:rPr>
          <w:rFonts w:ascii="Times New Roman" w:hAnsi="Times New Roman" w:cs="Times New Roman"/>
          <w:sz w:val="24"/>
          <w:szCs w:val="24"/>
        </w:rPr>
        <w:cr/>
        <w:t>associations</w:t>
      </w:r>
      <w:proofErr w:type="gramEnd"/>
      <w:r w:rsidRPr="00345F9B">
        <w:rPr>
          <w:rFonts w:ascii="Times New Roman" w:hAnsi="Times New Roman" w:cs="Times New Roman"/>
          <w:sz w:val="24"/>
          <w:szCs w:val="24"/>
        </w:rPr>
        <w:t xml:space="preserve"> by 14-month-old infants. </w:t>
      </w:r>
      <w:proofErr w:type="gramStart"/>
      <w:r w:rsidRPr="00345F9B">
        <w:rPr>
          <w:rFonts w:ascii="Times New Roman" w:hAnsi="Times New Roman" w:cs="Times New Roman"/>
          <w:sz w:val="24"/>
          <w:szCs w:val="24"/>
        </w:rPr>
        <w:t>Developmental psychology, 34(6), 1289.</w:t>
      </w:r>
      <w:proofErr w:type="gramEnd"/>
    </w:p>
    <w:p w14:paraId="41ACB18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spellStart"/>
      <w:proofErr w:type="gramStart"/>
      <w:r w:rsidRPr="00345F9B">
        <w:rPr>
          <w:rFonts w:ascii="Times New Roman" w:hAnsi="Times New Roman" w:cs="Times New Roman"/>
          <w:sz w:val="24"/>
          <w:szCs w:val="24"/>
        </w:rPr>
        <w:t>Werker</w:t>
      </w:r>
      <w:proofErr w:type="spellEnd"/>
      <w:r w:rsidRPr="00345F9B">
        <w:rPr>
          <w:rFonts w:ascii="Times New Roman" w:hAnsi="Times New Roman" w:cs="Times New Roman"/>
          <w:sz w:val="24"/>
          <w:szCs w:val="24"/>
        </w:rPr>
        <w:t>, J. F., &amp; Tees, R. C. (1984).</w:t>
      </w:r>
      <w:proofErr w:type="gramEnd"/>
      <w:r w:rsidRPr="00345F9B">
        <w:rPr>
          <w:rFonts w:ascii="Times New Roman" w:hAnsi="Times New Roman" w:cs="Times New Roman"/>
          <w:sz w:val="24"/>
          <w:szCs w:val="24"/>
        </w:rPr>
        <w:t xml:space="preserve"> Cross-language speech perception: Evidence for perceptual reorganization during the first year of life. </w:t>
      </w:r>
      <w:proofErr w:type="gramStart"/>
      <w:r w:rsidRPr="00345F9B">
        <w:rPr>
          <w:rFonts w:ascii="Times New Roman" w:hAnsi="Times New Roman" w:cs="Times New Roman"/>
          <w:sz w:val="24"/>
          <w:szCs w:val="24"/>
        </w:rPr>
        <w:t>Infant behavior and development, 7(1), 49-63.</w:t>
      </w:r>
      <w:proofErr w:type="gramEnd"/>
    </w:p>
    <w:p w14:paraId="19237AFC"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 xml:space="preserve">White, P. A. (1988). Causal processing: Origins and development. </w:t>
      </w:r>
      <w:proofErr w:type="gramStart"/>
      <w:r w:rsidRPr="00345F9B">
        <w:rPr>
          <w:rFonts w:ascii="Times New Roman" w:hAnsi="Times New Roman" w:cs="Times New Roman"/>
          <w:sz w:val="24"/>
          <w:szCs w:val="24"/>
        </w:rPr>
        <w:t>Psychological Bulletin, 104(1), 36.</w:t>
      </w:r>
      <w:proofErr w:type="gramEnd"/>
    </w:p>
    <w:p w14:paraId="0131E174"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White, P., &amp; Milne, A. (2003).</w:t>
      </w:r>
      <w:proofErr w:type="gramEnd"/>
      <w:r w:rsidRPr="00345F9B">
        <w:rPr>
          <w:rFonts w:ascii="Times New Roman" w:hAnsi="Times New Roman" w:cs="Times New Roman"/>
          <w:sz w:val="24"/>
          <w:szCs w:val="24"/>
        </w:rPr>
        <w:t xml:space="preserve"> </w:t>
      </w:r>
      <w:proofErr w:type="gramStart"/>
      <w:r w:rsidRPr="00345F9B">
        <w:rPr>
          <w:rFonts w:ascii="Times New Roman" w:hAnsi="Times New Roman" w:cs="Times New Roman"/>
          <w:sz w:val="24"/>
          <w:szCs w:val="24"/>
        </w:rPr>
        <w:t>Visual impressions of penetration in the perception of objects in motion.</w:t>
      </w:r>
      <w:proofErr w:type="gramEnd"/>
      <w:r w:rsidRPr="00345F9B">
        <w:rPr>
          <w:rFonts w:ascii="Times New Roman" w:hAnsi="Times New Roman" w:cs="Times New Roman"/>
          <w:sz w:val="24"/>
          <w:szCs w:val="24"/>
        </w:rPr>
        <w:t xml:space="preserve"> Visual Cognition, 10(5), 605-619.</w:t>
      </w:r>
    </w:p>
    <w:p w14:paraId="71A2D2B0"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r w:rsidRPr="00345F9B">
        <w:rPr>
          <w:rFonts w:ascii="Times New Roman" w:hAnsi="Times New Roman" w:cs="Times New Roman"/>
          <w:sz w:val="24"/>
          <w:szCs w:val="24"/>
        </w:rPr>
        <w:t>Woodward, A. L. (1998). Infants selectively encode the goal object of an actor's reach. Cognition, 69(1), 1-34.</w:t>
      </w:r>
    </w:p>
    <w:p w14:paraId="0E79A8F2"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Younger, B. A., &amp; Cohen, L. B. (1983).</w:t>
      </w:r>
      <w:proofErr w:type="gramEnd"/>
      <w:r w:rsidRPr="00345F9B">
        <w:rPr>
          <w:rFonts w:ascii="Times New Roman" w:hAnsi="Times New Roman" w:cs="Times New Roman"/>
          <w:sz w:val="24"/>
          <w:szCs w:val="24"/>
        </w:rPr>
        <w:t xml:space="preserve"> Infant perception of correlations among attributes. Child Development, 858-867.</w:t>
      </w:r>
    </w:p>
    <w:p w14:paraId="6C530648" w14:textId="77777777" w:rsidR="0069398A" w:rsidRPr="00345F9B" w:rsidRDefault="0069398A" w:rsidP="00C7016D">
      <w:pPr>
        <w:spacing w:line="480" w:lineRule="auto"/>
        <w:ind w:left="720" w:hanging="720"/>
        <w:contextualSpacing/>
        <w:rPr>
          <w:rFonts w:ascii="Times New Roman" w:hAnsi="Times New Roman" w:cs="Times New Roman"/>
          <w:sz w:val="24"/>
          <w:szCs w:val="24"/>
        </w:rPr>
      </w:pPr>
      <w:proofErr w:type="gramStart"/>
      <w:r w:rsidRPr="00345F9B">
        <w:rPr>
          <w:rFonts w:ascii="Times New Roman" w:hAnsi="Times New Roman" w:cs="Times New Roman"/>
          <w:sz w:val="24"/>
          <w:szCs w:val="24"/>
        </w:rPr>
        <w:t>Younger, B. A., &amp; Cohen, L. B. (1986).</w:t>
      </w:r>
      <w:proofErr w:type="gramEnd"/>
      <w:r w:rsidRPr="00345F9B">
        <w:rPr>
          <w:rFonts w:ascii="Times New Roman" w:hAnsi="Times New Roman" w:cs="Times New Roman"/>
          <w:sz w:val="24"/>
          <w:szCs w:val="24"/>
        </w:rPr>
        <w:t xml:space="preserve"> Developmental change in infants' perception of correlations among attributes. </w:t>
      </w:r>
      <w:proofErr w:type="gramStart"/>
      <w:r w:rsidRPr="00345F9B">
        <w:rPr>
          <w:rFonts w:ascii="Times New Roman" w:hAnsi="Times New Roman" w:cs="Times New Roman"/>
          <w:sz w:val="24"/>
          <w:szCs w:val="24"/>
        </w:rPr>
        <w:t>Child development, 803-815.</w:t>
      </w:r>
      <w:proofErr w:type="gramEnd"/>
    </w:p>
    <w:p w14:paraId="4F897815" w14:textId="77777777" w:rsidR="00A35951" w:rsidRDefault="00A35951" w:rsidP="00C7016D">
      <w:pPr>
        <w:spacing w:line="480" w:lineRule="auto"/>
        <w:contextualSpacing/>
        <w:rPr>
          <w:rFonts w:ascii="Times New Roman" w:hAnsi="Times New Roman" w:cs="Times New Roman"/>
          <w:sz w:val="24"/>
          <w:szCs w:val="24"/>
        </w:rPr>
      </w:pPr>
    </w:p>
    <w:p w14:paraId="27CC22DE" w14:textId="77777777" w:rsidR="0074439E" w:rsidRDefault="0074439E" w:rsidP="00C7016D">
      <w:pPr>
        <w:spacing w:line="480" w:lineRule="auto"/>
        <w:contextualSpacing/>
        <w:rPr>
          <w:rFonts w:ascii="Times New Roman" w:hAnsi="Times New Roman" w:cs="Times New Roman"/>
          <w:sz w:val="24"/>
          <w:szCs w:val="24"/>
        </w:rPr>
      </w:pPr>
    </w:p>
    <w:p w14:paraId="2885D734" w14:textId="77777777" w:rsidR="0074439E" w:rsidRDefault="0074439E" w:rsidP="00C7016D">
      <w:pPr>
        <w:spacing w:line="480" w:lineRule="auto"/>
        <w:contextualSpacing/>
        <w:rPr>
          <w:rFonts w:ascii="Times New Roman" w:hAnsi="Times New Roman" w:cs="Times New Roman"/>
          <w:sz w:val="24"/>
          <w:szCs w:val="24"/>
        </w:rPr>
      </w:pPr>
    </w:p>
    <w:sectPr w:rsidR="0074439E" w:rsidSect="00A16D3D">
      <w:headerReference w:type="firs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F4DF" w14:textId="77777777" w:rsidR="009C7515" w:rsidRDefault="009C7515" w:rsidP="005515E0">
      <w:pPr>
        <w:spacing w:after="0" w:line="240" w:lineRule="auto"/>
      </w:pPr>
      <w:r>
        <w:separator/>
      </w:r>
    </w:p>
  </w:endnote>
  <w:endnote w:type="continuationSeparator" w:id="0">
    <w:p w14:paraId="37BFD33D" w14:textId="77777777" w:rsidR="009C7515" w:rsidRDefault="009C7515" w:rsidP="00551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D4802A" w14:textId="77777777" w:rsidR="009C7515" w:rsidRDefault="009C7515" w:rsidP="005515E0">
      <w:pPr>
        <w:spacing w:after="0" w:line="240" w:lineRule="auto"/>
      </w:pPr>
      <w:r>
        <w:separator/>
      </w:r>
    </w:p>
  </w:footnote>
  <w:footnote w:type="continuationSeparator" w:id="0">
    <w:p w14:paraId="2716043B" w14:textId="77777777" w:rsidR="009C7515" w:rsidRDefault="009C7515" w:rsidP="005515E0">
      <w:pPr>
        <w:spacing w:after="0" w:line="240" w:lineRule="auto"/>
      </w:pPr>
      <w:r>
        <w:continuationSeparator/>
      </w:r>
    </w:p>
  </w:footnote>
  <w:footnote w:id="1">
    <w:p w14:paraId="0BFBBEAD" w14:textId="77777777" w:rsidR="003D1111" w:rsidRDefault="003D1111">
      <w:pPr>
        <w:pStyle w:val="FootnoteText"/>
      </w:pPr>
      <w:r>
        <w:rPr>
          <w:rStyle w:val="FootnoteReference"/>
        </w:rPr>
        <w:footnoteRef/>
      </w:r>
      <w:r>
        <w:t xml:space="preserve"> </w:t>
      </w:r>
      <w:r w:rsidRPr="00F31D3B">
        <w:rPr>
          <w:rFonts w:ascii="Times New Roman" w:hAnsi="Times New Roman" w:cs="Times New Roman"/>
          <w:sz w:val="24"/>
          <w:szCs w:val="24"/>
        </w:rPr>
        <w:t>It is important to note that although</w:t>
      </w:r>
      <w:r>
        <w:rPr>
          <w:rFonts w:ascii="Times New Roman" w:hAnsi="Times New Roman" w:cs="Times New Roman"/>
          <w:sz w:val="24"/>
          <w:szCs w:val="24"/>
        </w:rPr>
        <w:t xml:space="preserve">, in general, Hume believed that </w:t>
      </w:r>
      <w:r w:rsidRPr="00F31D3B">
        <w:rPr>
          <w:rFonts w:ascii="Times New Roman" w:hAnsi="Times New Roman" w:cs="Times New Roman"/>
          <w:sz w:val="24"/>
          <w:szCs w:val="24"/>
        </w:rPr>
        <w:t>knowledge derives from direct experience, it is still possible to predict one event from another based on experiencing similar events in the past, a principle that Hume terms "equivalence</w:t>
      </w:r>
      <w:r>
        <w:rPr>
          <w:rFonts w:ascii="Times New Roman" w:hAnsi="Times New Roman" w:cs="Times New Roman"/>
          <w:sz w:val="24"/>
          <w:szCs w:val="24"/>
        </w:rPr>
        <w:t>.</w:t>
      </w:r>
      <w:r w:rsidRPr="00F31D3B">
        <w:rPr>
          <w:rFonts w:ascii="Times New Roman" w:hAnsi="Times New Roman" w:cs="Times New Roman"/>
          <w:sz w:val="24"/>
          <w:szCs w:val="24"/>
        </w:rPr>
        <w:t>"</w:t>
      </w:r>
      <w:r>
        <w:rPr>
          <w:rFonts w:ascii="Times New Roman" w:hAnsi="Times New Roman" w:cs="Times New Roman"/>
          <w:sz w:val="24"/>
          <w:szCs w:val="24"/>
        </w:rPr>
        <w:t xml:space="preserve"> This is an important distinction to make given that most theorists assume, and incorrectly argue, that Hume believed strictly that humans have to experience a specific correlated event in order to learn about the causality of it.</w:t>
      </w:r>
    </w:p>
  </w:footnote>
  <w:footnote w:id="2">
    <w:p w14:paraId="53CE9C18" w14:textId="77777777" w:rsidR="003D1111" w:rsidRDefault="003D1111">
      <w:pPr>
        <w:pStyle w:val="FootnoteText"/>
      </w:pPr>
      <w:r>
        <w:rPr>
          <w:rStyle w:val="FootnoteReference"/>
        </w:rPr>
        <w:footnoteRef/>
      </w:r>
      <w:r>
        <w:t xml:space="preserve"> </w:t>
      </w:r>
      <w:r w:rsidRPr="007D78C5">
        <w:rPr>
          <w:rFonts w:ascii="Times New Roman" w:hAnsi="Times New Roman" w:cs="Times New Roman"/>
          <w:sz w:val="24"/>
          <w:szCs w:val="24"/>
        </w:rPr>
        <w:t xml:space="preserve">It should be noted that this model is similar to the </w:t>
      </w:r>
      <w:proofErr w:type="spellStart"/>
      <w:r w:rsidRPr="007D78C5">
        <w:rPr>
          <w:rFonts w:ascii="Times New Roman" w:hAnsi="Times New Roman" w:cs="Times New Roman"/>
          <w:sz w:val="24"/>
          <w:szCs w:val="24"/>
        </w:rPr>
        <w:t>Widrow</w:t>
      </w:r>
      <w:proofErr w:type="spellEnd"/>
      <w:r w:rsidRPr="007D78C5">
        <w:rPr>
          <w:rFonts w:ascii="Times New Roman" w:hAnsi="Times New Roman" w:cs="Times New Roman"/>
          <w:sz w:val="24"/>
          <w:szCs w:val="24"/>
        </w:rPr>
        <w:t xml:space="preserve">-Hoff (delta) rule that is used in connectionist computational models of learning (e.g., Shanks, 1985); in many cases, the RW rule converges to the </w:t>
      </w:r>
      <w:proofErr w:type="spellStart"/>
      <w:r w:rsidRPr="007D78C5">
        <w:rPr>
          <w:rFonts w:ascii="Times New Roman" w:hAnsi="Times New Roman" w:cs="Times New Roman"/>
          <w:sz w:val="24"/>
          <w:szCs w:val="24"/>
        </w:rPr>
        <w:t>Widrow</w:t>
      </w:r>
      <w:proofErr w:type="spellEnd"/>
      <w:r w:rsidRPr="007D78C5">
        <w:rPr>
          <w:rFonts w:ascii="Times New Roman" w:hAnsi="Times New Roman" w:cs="Times New Roman"/>
          <w:sz w:val="24"/>
          <w:szCs w:val="24"/>
        </w:rPr>
        <w:t xml:space="preserve">-Hoff rule in the limit and for certain parameters (e.g., Danks, 2003; Gluck &amp; Bower, 1988, 1990; </w:t>
      </w:r>
      <w:proofErr w:type="spellStart"/>
      <w:r w:rsidRPr="007D78C5">
        <w:rPr>
          <w:rFonts w:ascii="Times New Roman" w:hAnsi="Times New Roman" w:cs="Times New Roman"/>
          <w:sz w:val="24"/>
          <w:szCs w:val="24"/>
        </w:rPr>
        <w:t>Melz</w:t>
      </w:r>
      <w:proofErr w:type="spellEnd"/>
      <w:r w:rsidRPr="007D78C5">
        <w:rPr>
          <w:rFonts w:ascii="Times New Roman" w:hAnsi="Times New Roman" w:cs="Times New Roman"/>
          <w:sz w:val="24"/>
          <w:szCs w:val="24"/>
        </w:rPr>
        <w:t xml:space="preserve">, Cheng, </w:t>
      </w:r>
      <w:proofErr w:type="spellStart"/>
      <w:r w:rsidRPr="007D78C5">
        <w:rPr>
          <w:rFonts w:ascii="Times New Roman" w:hAnsi="Times New Roman" w:cs="Times New Roman"/>
          <w:sz w:val="24"/>
          <w:szCs w:val="24"/>
        </w:rPr>
        <w:t>Holyoak</w:t>
      </w:r>
      <w:proofErr w:type="spellEnd"/>
      <w:r w:rsidRPr="007D78C5">
        <w:rPr>
          <w:rFonts w:ascii="Times New Roman" w:hAnsi="Times New Roman" w:cs="Times New Roman"/>
          <w:sz w:val="24"/>
          <w:szCs w:val="24"/>
        </w:rPr>
        <w:t xml:space="preserve">, &amp; Waldmann, 1993; Sutton &amp; </w:t>
      </w:r>
      <w:proofErr w:type="spellStart"/>
      <w:r w:rsidRPr="007D78C5">
        <w:rPr>
          <w:rFonts w:ascii="Times New Roman" w:hAnsi="Times New Roman" w:cs="Times New Roman"/>
          <w:sz w:val="24"/>
          <w:szCs w:val="24"/>
        </w:rPr>
        <w:t>Barto</w:t>
      </w:r>
      <w:proofErr w:type="spellEnd"/>
      <w:r w:rsidRPr="007D78C5">
        <w:rPr>
          <w:rFonts w:ascii="Times New Roman" w:hAnsi="Times New Roman" w:cs="Times New Roman"/>
          <w:sz w:val="24"/>
          <w:szCs w:val="24"/>
        </w:rPr>
        <w:t>, 1981).</w:t>
      </w:r>
    </w:p>
  </w:footnote>
  <w:footnote w:id="3">
    <w:p w14:paraId="15203669" w14:textId="77777777" w:rsidR="003D1111" w:rsidRDefault="003D1111" w:rsidP="00642793">
      <w:pPr>
        <w:pStyle w:val="FootnoteText"/>
      </w:pPr>
      <w:r>
        <w:rPr>
          <w:rStyle w:val="FootnoteReference"/>
        </w:rPr>
        <w:footnoteRef/>
      </w:r>
      <w:r>
        <w:t xml:space="preserve"> </w:t>
      </w:r>
      <w:r w:rsidRPr="00F67AF7">
        <w:rPr>
          <w:rFonts w:ascii="Times New Roman" w:hAnsi="Times New Roman" w:cs="Times New Roman"/>
          <w:sz w:val="24"/>
          <w:szCs w:val="24"/>
        </w:rPr>
        <w:t>Note that two graphs are said</w:t>
      </w:r>
      <w:r>
        <w:rPr>
          <w:rFonts w:ascii="Times New Roman" w:hAnsi="Times New Roman" w:cs="Times New Roman"/>
          <w:sz w:val="24"/>
          <w:szCs w:val="24"/>
        </w:rPr>
        <w:t xml:space="preserve"> also</w:t>
      </w:r>
      <w:r w:rsidRPr="00F67AF7">
        <w:rPr>
          <w:rFonts w:ascii="Times New Roman" w:hAnsi="Times New Roman" w:cs="Times New Roman"/>
          <w:sz w:val="24"/>
          <w:szCs w:val="24"/>
        </w:rPr>
        <w:t xml:space="preserve"> to form a Markov-equivalence class if they can be expressed in terms of identical joint-probability distributions. For exa</w:t>
      </w:r>
      <w:r>
        <w:rPr>
          <w:rFonts w:ascii="Times New Roman" w:hAnsi="Times New Roman" w:cs="Times New Roman"/>
          <w:sz w:val="24"/>
          <w:szCs w:val="24"/>
        </w:rPr>
        <w:t>mple, the two graphs in Figure 1C</w:t>
      </w:r>
      <w:r w:rsidRPr="00F67AF7">
        <w:rPr>
          <w:rFonts w:ascii="Times New Roman" w:hAnsi="Times New Roman" w:cs="Times New Roman"/>
          <w:sz w:val="24"/>
          <w:szCs w:val="24"/>
        </w:rPr>
        <w:t xml:space="preserve"> can be expressed as </w:t>
      </w:r>
      <w:proofErr w:type="gramStart"/>
      <w:r w:rsidRPr="00F67AF7">
        <w:rPr>
          <w:rFonts w:ascii="Times New Roman" w:hAnsi="Times New Roman" w:cs="Times New Roman"/>
          <w:i/>
          <w:sz w:val="24"/>
          <w:szCs w:val="24"/>
        </w:rPr>
        <w:t>P</w:t>
      </w:r>
      <w:r>
        <w:rPr>
          <w:rFonts w:ascii="Times New Roman" w:hAnsi="Times New Roman" w:cs="Times New Roman"/>
          <w:sz w:val="24"/>
          <w:szCs w:val="24"/>
        </w:rPr>
        <w:t>(</w:t>
      </w:r>
      <w:proofErr w:type="gramEnd"/>
      <w:r w:rsidRPr="00291CF8">
        <w:rPr>
          <w:rFonts w:ascii="Times New Roman" w:hAnsi="Times New Roman" w:cs="Times New Roman"/>
          <w:i/>
          <w:sz w:val="24"/>
          <w:szCs w:val="24"/>
        </w:rPr>
        <w:t>B</w:t>
      </w:r>
      <w:r>
        <w:rPr>
          <w:rFonts w:ascii="Times New Roman" w:hAnsi="Times New Roman" w:cs="Times New Roman"/>
          <w:sz w:val="24"/>
          <w:szCs w:val="24"/>
        </w:rPr>
        <w:t>)</w:t>
      </w:r>
      <w:r w:rsidRPr="00F67AF7">
        <w:rPr>
          <w:rFonts w:ascii="Times New Roman" w:hAnsi="Times New Roman" w:cs="Times New Roman"/>
          <w:i/>
          <w:sz w:val="24"/>
          <w:szCs w:val="24"/>
        </w:rPr>
        <w:t>P</w:t>
      </w:r>
      <w:r>
        <w:rPr>
          <w:rFonts w:ascii="Times New Roman" w:hAnsi="Times New Roman" w:cs="Times New Roman"/>
          <w:sz w:val="24"/>
          <w:szCs w:val="24"/>
        </w:rPr>
        <w:t>(</w:t>
      </w:r>
      <w:r w:rsidRPr="00291CF8">
        <w:rPr>
          <w:rFonts w:ascii="Times New Roman" w:hAnsi="Times New Roman" w:cs="Times New Roman"/>
          <w:i/>
          <w:sz w:val="24"/>
          <w:szCs w:val="24"/>
        </w:rPr>
        <w:t>A</w:t>
      </w:r>
      <w:r>
        <w:rPr>
          <w:rFonts w:ascii="Times New Roman" w:hAnsi="Times New Roman" w:cs="Times New Roman"/>
          <w:sz w:val="24"/>
          <w:szCs w:val="24"/>
        </w:rPr>
        <w:t>|</w:t>
      </w:r>
      <w:r w:rsidRPr="00291CF8">
        <w:rPr>
          <w:rFonts w:ascii="Times New Roman" w:hAnsi="Times New Roman" w:cs="Times New Roman"/>
          <w:i/>
          <w:sz w:val="24"/>
          <w:szCs w:val="24"/>
        </w:rPr>
        <w:t>B</w:t>
      </w:r>
      <w:r>
        <w:rPr>
          <w:rFonts w:ascii="Times New Roman" w:hAnsi="Times New Roman" w:cs="Times New Roman"/>
          <w:sz w:val="24"/>
          <w:szCs w:val="24"/>
        </w:rPr>
        <w:t>)</w:t>
      </w:r>
      <w:r w:rsidRPr="00F67AF7">
        <w:rPr>
          <w:rFonts w:ascii="Times New Roman" w:hAnsi="Times New Roman" w:cs="Times New Roman"/>
          <w:i/>
          <w:sz w:val="24"/>
          <w:szCs w:val="24"/>
        </w:rPr>
        <w:t>P</w:t>
      </w:r>
      <w:r w:rsidRPr="00F67AF7">
        <w:rPr>
          <w:rFonts w:ascii="Times New Roman" w:hAnsi="Times New Roman" w:cs="Times New Roman"/>
          <w:sz w:val="24"/>
          <w:szCs w:val="24"/>
        </w:rPr>
        <w:t>(</w:t>
      </w:r>
      <w:r w:rsidRPr="00291CF8">
        <w:rPr>
          <w:rFonts w:ascii="Times New Roman" w:hAnsi="Times New Roman" w:cs="Times New Roman"/>
          <w:i/>
          <w:sz w:val="24"/>
          <w:szCs w:val="24"/>
        </w:rPr>
        <w:t>C</w:t>
      </w:r>
      <w:r w:rsidRPr="00F67AF7">
        <w:rPr>
          <w:rFonts w:ascii="Times New Roman" w:hAnsi="Times New Roman" w:cs="Times New Roman"/>
          <w:sz w:val="24"/>
          <w:szCs w:val="24"/>
        </w:rPr>
        <w:t>|</w:t>
      </w:r>
      <w:r w:rsidRPr="00291CF8">
        <w:rPr>
          <w:rFonts w:ascii="Times New Roman" w:hAnsi="Times New Roman" w:cs="Times New Roman"/>
          <w:i/>
          <w:sz w:val="24"/>
          <w:szCs w:val="24"/>
        </w:rPr>
        <w:t>B</w:t>
      </w:r>
      <w:r w:rsidRPr="00F67AF7">
        <w:rPr>
          <w:rFonts w:ascii="Times New Roman" w:hAnsi="Times New Roman" w:cs="Times New Roman"/>
          <w:sz w:val="24"/>
          <w:szCs w:val="24"/>
        </w:rPr>
        <w:t>)</w:t>
      </w:r>
      <w:r>
        <w:rPr>
          <w:rFonts w:ascii="Times New Roman" w:hAnsi="Times New Roman" w:cs="Times New Roman"/>
          <w:sz w:val="24"/>
          <w:szCs w:val="24"/>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3A59F" w14:textId="0485BFAE" w:rsidR="003D1111" w:rsidRPr="005965ED" w:rsidRDefault="003D1111">
    <w:pPr>
      <w:pStyle w:val="Header"/>
      <w:rPr>
        <w:rFonts w:ascii="Times New Roman" w:hAnsi="Times New Roman" w:cs="Times New Roman"/>
        <w:sz w:val="24"/>
        <w:szCs w:val="24"/>
      </w:rPr>
    </w:pPr>
    <w:r w:rsidRPr="005965ED">
      <w:rPr>
        <w:rFonts w:ascii="Times New Roman" w:hAnsi="Times New Roman" w:cs="Times New Roman"/>
        <w:sz w:val="24"/>
        <w:szCs w:val="24"/>
      </w:rPr>
      <w:t>HOW INFANTS AND ADULTS REPRESENT CAUSAL EVENTS</w:t>
    </w:r>
    <w:r w:rsidRPr="005965ED">
      <w:rPr>
        <w:rFonts w:ascii="Times New Roman" w:hAnsi="Times New Roman" w:cs="Times New Roman"/>
        <w:sz w:val="24"/>
        <w:szCs w:val="24"/>
      </w:rPr>
      <w:tab/>
    </w:r>
    <w:sdt>
      <w:sdtPr>
        <w:rPr>
          <w:rFonts w:ascii="Times New Roman" w:hAnsi="Times New Roman" w:cs="Times New Roman"/>
          <w:sz w:val="24"/>
          <w:szCs w:val="24"/>
        </w:rPr>
        <w:id w:val="920994136"/>
        <w:docPartObj>
          <w:docPartGallery w:val="Page Numbers (Top of Page)"/>
          <w:docPartUnique/>
        </w:docPartObj>
      </w:sdtPr>
      <w:sdtEndPr>
        <w:rPr>
          <w:noProof/>
        </w:rPr>
      </w:sdtEndPr>
      <w:sdtContent>
        <w:r w:rsidRPr="005965ED">
          <w:rPr>
            <w:rFonts w:ascii="Times New Roman" w:hAnsi="Times New Roman" w:cs="Times New Roman"/>
            <w:sz w:val="24"/>
            <w:szCs w:val="24"/>
          </w:rPr>
          <w:fldChar w:fldCharType="begin"/>
        </w:r>
        <w:r w:rsidRPr="005965ED">
          <w:rPr>
            <w:rFonts w:ascii="Times New Roman" w:hAnsi="Times New Roman" w:cs="Times New Roman"/>
            <w:sz w:val="24"/>
            <w:szCs w:val="24"/>
          </w:rPr>
          <w:instrText xml:space="preserve"> PAGE   \* MERGEFORMAT </w:instrText>
        </w:r>
        <w:r w:rsidRPr="005965ED">
          <w:rPr>
            <w:rFonts w:ascii="Times New Roman" w:hAnsi="Times New Roman" w:cs="Times New Roman"/>
            <w:sz w:val="24"/>
            <w:szCs w:val="24"/>
          </w:rPr>
          <w:fldChar w:fldCharType="separate"/>
        </w:r>
        <w:r w:rsidR="00507F68">
          <w:rPr>
            <w:rFonts w:ascii="Times New Roman" w:hAnsi="Times New Roman" w:cs="Times New Roman"/>
            <w:noProof/>
            <w:sz w:val="24"/>
            <w:szCs w:val="24"/>
          </w:rPr>
          <w:t>106</w:t>
        </w:r>
        <w:r w:rsidRPr="005965ED">
          <w:rPr>
            <w:rFonts w:ascii="Times New Roman" w:hAnsi="Times New Roman" w:cs="Times New Roman"/>
            <w:noProof/>
            <w:sz w:val="24"/>
            <w:szCs w:val="24"/>
          </w:rPr>
          <w:fldChar w:fldCharType="end"/>
        </w:r>
      </w:sdtContent>
    </w:sdt>
  </w:p>
  <w:p w14:paraId="65780EAD" w14:textId="57BEF617" w:rsidR="003D1111" w:rsidRDefault="003D11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00887" w14:textId="3EDE2524" w:rsidR="003D1111" w:rsidRPr="000B6271" w:rsidRDefault="003D1111">
    <w:pPr>
      <w:pStyle w:val="Header"/>
      <w:rPr>
        <w:rFonts w:ascii="Times New Roman" w:hAnsi="Times New Roman" w:cs="Times New Roman"/>
        <w:sz w:val="24"/>
        <w:szCs w:val="24"/>
      </w:rPr>
    </w:pPr>
    <w:r w:rsidRPr="000B6271">
      <w:rPr>
        <w:rFonts w:ascii="Times New Roman" w:hAnsi="Times New Roman" w:cs="Times New Roman"/>
        <w:sz w:val="24"/>
        <w:szCs w:val="24"/>
      </w:rPr>
      <w:t>Running head: HOW INFANTS AND ADULTS REPRESENT CAUSAL EVENTS</w:t>
    </w:r>
    <w:r w:rsidRPr="000B6271">
      <w:rPr>
        <w:rFonts w:ascii="Times New Roman" w:hAnsi="Times New Roman" w:cs="Times New Roman"/>
        <w:sz w:val="24"/>
        <w:szCs w:val="24"/>
      </w:rPr>
      <w:tab/>
    </w:r>
    <w:sdt>
      <w:sdtPr>
        <w:rPr>
          <w:rFonts w:ascii="Times New Roman" w:hAnsi="Times New Roman" w:cs="Times New Roman"/>
          <w:sz w:val="24"/>
          <w:szCs w:val="24"/>
        </w:rPr>
        <w:id w:val="403488917"/>
        <w:docPartObj>
          <w:docPartGallery w:val="Page Numbers (Top of Page)"/>
          <w:docPartUnique/>
        </w:docPartObj>
      </w:sdtPr>
      <w:sdtEndPr>
        <w:rPr>
          <w:noProof/>
        </w:rPr>
      </w:sdtEndPr>
      <w:sdtContent>
        <w:r w:rsidRPr="000B6271">
          <w:rPr>
            <w:rFonts w:ascii="Times New Roman" w:hAnsi="Times New Roman" w:cs="Times New Roman"/>
            <w:sz w:val="24"/>
            <w:szCs w:val="24"/>
          </w:rPr>
          <w:fldChar w:fldCharType="begin"/>
        </w:r>
        <w:r w:rsidRPr="000B6271">
          <w:rPr>
            <w:rFonts w:ascii="Times New Roman" w:hAnsi="Times New Roman" w:cs="Times New Roman"/>
            <w:sz w:val="24"/>
            <w:szCs w:val="24"/>
          </w:rPr>
          <w:instrText xml:space="preserve"> PAGE   \* MERGEFORMAT </w:instrText>
        </w:r>
        <w:r w:rsidRPr="000B6271">
          <w:rPr>
            <w:rFonts w:ascii="Times New Roman" w:hAnsi="Times New Roman" w:cs="Times New Roman"/>
            <w:sz w:val="24"/>
            <w:szCs w:val="24"/>
          </w:rPr>
          <w:fldChar w:fldCharType="separate"/>
        </w:r>
        <w:r w:rsidR="00F73D56">
          <w:rPr>
            <w:rFonts w:ascii="Times New Roman" w:hAnsi="Times New Roman" w:cs="Times New Roman"/>
            <w:noProof/>
            <w:sz w:val="24"/>
            <w:szCs w:val="24"/>
          </w:rPr>
          <w:t>i</w:t>
        </w:r>
        <w:r w:rsidRPr="000B6271">
          <w:rPr>
            <w:rFonts w:ascii="Times New Roman" w:hAnsi="Times New Roman" w:cs="Times New Roman"/>
            <w:noProof/>
            <w:sz w:val="24"/>
            <w:szCs w:val="24"/>
          </w:rPr>
          <w:fldChar w:fldCharType="end"/>
        </w:r>
      </w:sdtContent>
    </w:sdt>
  </w:p>
  <w:p w14:paraId="5A26C52D" w14:textId="6D97C7FC" w:rsidR="003D1111" w:rsidRPr="000B6271" w:rsidRDefault="003D1111">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86651" w14:textId="77777777" w:rsidR="003D1111" w:rsidRPr="000B6271" w:rsidRDefault="003D1111">
    <w:pPr>
      <w:pStyle w:val="Header"/>
      <w:rPr>
        <w:rFonts w:ascii="Times New Roman" w:hAnsi="Times New Roman" w:cs="Times New Roman"/>
        <w:sz w:val="24"/>
        <w:szCs w:val="24"/>
      </w:rPr>
    </w:pPr>
    <w:r w:rsidRPr="000B6271">
      <w:rPr>
        <w:rFonts w:ascii="Times New Roman" w:hAnsi="Times New Roman" w:cs="Times New Roman"/>
        <w:sz w:val="24"/>
        <w:szCs w:val="24"/>
      </w:rPr>
      <w:t>Running head: HOW INFANTS AND ADULTS REPRESENT CAUSAL EVENTS</w:t>
    </w:r>
    <w:r w:rsidRPr="000B6271">
      <w:rPr>
        <w:rFonts w:ascii="Times New Roman" w:hAnsi="Times New Roman" w:cs="Times New Roman"/>
        <w:sz w:val="24"/>
        <w:szCs w:val="24"/>
      </w:rPr>
      <w:tab/>
    </w:r>
    <w:sdt>
      <w:sdtPr>
        <w:rPr>
          <w:rFonts w:ascii="Times New Roman" w:hAnsi="Times New Roman" w:cs="Times New Roman"/>
          <w:sz w:val="24"/>
          <w:szCs w:val="24"/>
        </w:rPr>
        <w:id w:val="1076013631"/>
        <w:docPartObj>
          <w:docPartGallery w:val="Page Numbers (Top of Page)"/>
          <w:docPartUnique/>
        </w:docPartObj>
      </w:sdtPr>
      <w:sdtEndPr>
        <w:rPr>
          <w:noProof/>
        </w:rPr>
      </w:sdtEndPr>
      <w:sdtContent>
        <w:r w:rsidRPr="000B6271">
          <w:rPr>
            <w:rFonts w:ascii="Times New Roman" w:hAnsi="Times New Roman" w:cs="Times New Roman"/>
            <w:sz w:val="24"/>
            <w:szCs w:val="24"/>
          </w:rPr>
          <w:fldChar w:fldCharType="begin"/>
        </w:r>
        <w:r w:rsidRPr="000B6271">
          <w:rPr>
            <w:rFonts w:ascii="Times New Roman" w:hAnsi="Times New Roman" w:cs="Times New Roman"/>
            <w:sz w:val="24"/>
            <w:szCs w:val="24"/>
          </w:rPr>
          <w:instrText xml:space="preserve"> PAGE   \* MERGEFORMAT </w:instrText>
        </w:r>
        <w:r w:rsidRPr="000B6271">
          <w:rPr>
            <w:rFonts w:ascii="Times New Roman" w:hAnsi="Times New Roman" w:cs="Times New Roman"/>
            <w:sz w:val="24"/>
            <w:szCs w:val="24"/>
          </w:rPr>
          <w:fldChar w:fldCharType="separate"/>
        </w:r>
        <w:r w:rsidR="00F73D56">
          <w:rPr>
            <w:rFonts w:ascii="Times New Roman" w:hAnsi="Times New Roman" w:cs="Times New Roman"/>
            <w:noProof/>
            <w:sz w:val="24"/>
            <w:szCs w:val="24"/>
          </w:rPr>
          <w:t>1</w:t>
        </w:r>
        <w:r w:rsidRPr="000B6271">
          <w:rPr>
            <w:rFonts w:ascii="Times New Roman" w:hAnsi="Times New Roman" w:cs="Times New Roman"/>
            <w:noProof/>
            <w:sz w:val="24"/>
            <w:szCs w:val="24"/>
          </w:rPr>
          <w:fldChar w:fldCharType="end"/>
        </w:r>
      </w:sdtContent>
    </w:sdt>
  </w:p>
  <w:p w14:paraId="073A08CC" w14:textId="77777777" w:rsidR="003D1111" w:rsidRPr="000B6271" w:rsidRDefault="003D1111">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324E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9AC4B75"/>
    <w:multiLevelType w:val="multilevel"/>
    <w:tmpl w:val="7AF234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F195072"/>
    <w:multiLevelType w:val="hybridMultilevel"/>
    <w:tmpl w:val="FF481A00"/>
    <w:lvl w:ilvl="0" w:tplc="D0B2B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931C1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FA6"/>
    <w:rsid w:val="00012BC6"/>
    <w:rsid w:val="0001697F"/>
    <w:rsid w:val="00017EEA"/>
    <w:rsid w:val="00017FAF"/>
    <w:rsid w:val="000221DE"/>
    <w:rsid w:val="0003447E"/>
    <w:rsid w:val="000355AC"/>
    <w:rsid w:val="000356C4"/>
    <w:rsid w:val="000356DD"/>
    <w:rsid w:val="00036229"/>
    <w:rsid w:val="00040AF1"/>
    <w:rsid w:val="00041583"/>
    <w:rsid w:val="000422F8"/>
    <w:rsid w:val="00042597"/>
    <w:rsid w:val="000454A5"/>
    <w:rsid w:val="00051630"/>
    <w:rsid w:val="0005230D"/>
    <w:rsid w:val="00053B87"/>
    <w:rsid w:val="00061D25"/>
    <w:rsid w:val="00062D77"/>
    <w:rsid w:val="00064DC3"/>
    <w:rsid w:val="00071F73"/>
    <w:rsid w:val="00074474"/>
    <w:rsid w:val="00075A9F"/>
    <w:rsid w:val="00075FA2"/>
    <w:rsid w:val="00076F9A"/>
    <w:rsid w:val="0007706E"/>
    <w:rsid w:val="00084F7F"/>
    <w:rsid w:val="00085052"/>
    <w:rsid w:val="000939DC"/>
    <w:rsid w:val="000A2EDF"/>
    <w:rsid w:val="000A2EE2"/>
    <w:rsid w:val="000A5CFA"/>
    <w:rsid w:val="000B330A"/>
    <w:rsid w:val="000B3D49"/>
    <w:rsid w:val="000B4CE4"/>
    <w:rsid w:val="000B6271"/>
    <w:rsid w:val="000B6292"/>
    <w:rsid w:val="000C0E05"/>
    <w:rsid w:val="000C3C9D"/>
    <w:rsid w:val="000C4651"/>
    <w:rsid w:val="000D100B"/>
    <w:rsid w:val="000D30B9"/>
    <w:rsid w:val="000D3785"/>
    <w:rsid w:val="000D66DC"/>
    <w:rsid w:val="000D7246"/>
    <w:rsid w:val="000E5FD3"/>
    <w:rsid w:val="000E613A"/>
    <w:rsid w:val="000E7800"/>
    <w:rsid w:val="000F0975"/>
    <w:rsid w:val="000F1F02"/>
    <w:rsid w:val="000F43B5"/>
    <w:rsid w:val="000F4A43"/>
    <w:rsid w:val="0010032E"/>
    <w:rsid w:val="00101851"/>
    <w:rsid w:val="001020D6"/>
    <w:rsid w:val="00102D79"/>
    <w:rsid w:val="00104392"/>
    <w:rsid w:val="00105E16"/>
    <w:rsid w:val="001064E6"/>
    <w:rsid w:val="00106A24"/>
    <w:rsid w:val="0011061F"/>
    <w:rsid w:val="0011582B"/>
    <w:rsid w:val="001217DF"/>
    <w:rsid w:val="00121FEE"/>
    <w:rsid w:val="00122EFD"/>
    <w:rsid w:val="00126D5B"/>
    <w:rsid w:val="00130377"/>
    <w:rsid w:val="001330F0"/>
    <w:rsid w:val="001375AE"/>
    <w:rsid w:val="0015524E"/>
    <w:rsid w:val="00156078"/>
    <w:rsid w:val="001628AA"/>
    <w:rsid w:val="00164046"/>
    <w:rsid w:val="001729CC"/>
    <w:rsid w:val="001772D6"/>
    <w:rsid w:val="0018338A"/>
    <w:rsid w:val="0018534D"/>
    <w:rsid w:val="00187715"/>
    <w:rsid w:val="001966BC"/>
    <w:rsid w:val="001A0FF9"/>
    <w:rsid w:val="001A517D"/>
    <w:rsid w:val="001A67C4"/>
    <w:rsid w:val="001B30DB"/>
    <w:rsid w:val="001B6A61"/>
    <w:rsid w:val="001B7390"/>
    <w:rsid w:val="001C0C94"/>
    <w:rsid w:val="001C120F"/>
    <w:rsid w:val="001C141C"/>
    <w:rsid w:val="001C65CD"/>
    <w:rsid w:val="001D0B41"/>
    <w:rsid w:val="001D1401"/>
    <w:rsid w:val="001D7199"/>
    <w:rsid w:val="001E07D6"/>
    <w:rsid w:val="001F0D38"/>
    <w:rsid w:val="001F44C6"/>
    <w:rsid w:val="001F675C"/>
    <w:rsid w:val="001F6CE3"/>
    <w:rsid w:val="00200338"/>
    <w:rsid w:val="002013F7"/>
    <w:rsid w:val="00205D40"/>
    <w:rsid w:val="002109D6"/>
    <w:rsid w:val="0021170F"/>
    <w:rsid w:val="0021735F"/>
    <w:rsid w:val="00217871"/>
    <w:rsid w:val="00220AAE"/>
    <w:rsid w:val="00223EC0"/>
    <w:rsid w:val="0022636D"/>
    <w:rsid w:val="002265F2"/>
    <w:rsid w:val="00227BA1"/>
    <w:rsid w:val="002379A5"/>
    <w:rsid w:val="00237DEA"/>
    <w:rsid w:val="0024001B"/>
    <w:rsid w:val="00240082"/>
    <w:rsid w:val="00240555"/>
    <w:rsid w:val="0024295A"/>
    <w:rsid w:val="002453AE"/>
    <w:rsid w:val="00254D47"/>
    <w:rsid w:val="00257B41"/>
    <w:rsid w:val="00257C3A"/>
    <w:rsid w:val="0026205B"/>
    <w:rsid w:val="00263B58"/>
    <w:rsid w:val="0026419B"/>
    <w:rsid w:val="00264689"/>
    <w:rsid w:val="00265E09"/>
    <w:rsid w:val="00267204"/>
    <w:rsid w:val="002710A6"/>
    <w:rsid w:val="002719A8"/>
    <w:rsid w:val="0027572C"/>
    <w:rsid w:val="00285398"/>
    <w:rsid w:val="00285E42"/>
    <w:rsid w:val="00287708"/>
    <w:rsid w:val="002910CA"/>
    <w:rsid w:val="00293BEC"/>
    <w:rsid w:val="00295F56"/>
    <w:rsid w:val="002A1465"/>
    <w:rsid w:val="002A3730"/>
    <w:rsid w:val="002A4981"/>
    <w:rsid w:val="002A5416"/>
    <w:rsid w:val="002B161B"/>
    <w:rsid w:val="002B63AA"/>
    <w:rsid w:val="002C492F"/>
    <w:rsid w:val="002C6B30"/>
    <w:rsid w:val="002D0441"/>
    <w:rsid w:val="002D333A"/>
    <w:rsid w:val="002E0F6E"/>
    <w:rsid w:val="002E4278"/>
    <w:rsid w:val="002E5DCE"/>
    <w:rsid w:val="002F02B5"/>
    <w:rsid w:val="002F658F"/>
    <w:rsid w:val="002F77F6"/>
    <w:rsid w:val="002F7F3A"/>
    <w:rsid w:val="00301C53"/>
    <w:rsid w:val="00302A40"/>
    <w:rsid w:val="0031105F"/>
    <w:rsid w:val="0031289F"/>
    <w:rsid w:val="003128BB"/>
    <w:rsid w:val="0031443B"/>
    <w:rsid w:val="00315607"/>
    <w:rsid w:val="00315C3E"/>
    <w:rsid w:val="003161B7"/>
    <w:rsid w:val="00321206"/>
    <w:rsid w:val="003215A9"/>
    <w:rsid w:val="00323540"/>
    <w:rsid w:val="003319BB"/>
    <w:rsid w:val="003342CD"/>
    <w:rsid w:val="00334D44"/>
    <w:rsid w:val="003352D0"/>
    <w:rsid w:val="003358AA"/>
    <w:rsid w:val="00336050"/>
    <w:rsid w:val="003455CB"/>
    <w:rsid w:val="00347895"/>
    <w:rsid w:val="00347F9F"/>
    <w:rsid w:val="00350194"/>
    <w:rsid w:val="00355045"/>
    <w:rsid w:val="0035552F"/>
    <w:rsid w:val="003561D0"/>
    <w:rsid w:val="00357E8E"/>
    <w:rsid w:val="0036061E"/>
    <w:rsid w:val="003647DB"/>
    <w:rsid w:val="00367521"/>
    <w:rsid w:val="00371245"/>
    <w:rsid w:val="00371F97"/>
    <w:rsid w:val="00373C7A"/>
    <w:rsid w:val="00375704"/>
    <w:rsid w:val="00376156"/>
    <w:rsid w:val="003771E0"/>
    <w:rsid w:val="003813EC"/>
    <w:rsid w:val="00381ACB"/>
    <w:rsid w:val="00382419"/>
    <w:rsid w:val="003825B4"/>
    <w:rsid w:val="00386BD6"/>
    <w:rsid w:val="0038709D"/>
    <w:rsid w:val="00387736"/>
    <w:rsid w:val="003A0C64"/>
    <w:rsid w:val="003A165B"/>
    <w:rsid w:val="003A2611"/>
    <w:rsid w:val="003A4B91"/>
    <w:rsid w:val="003A6F16"/>
    <w:rsid w:val="003B0FBF"/>
    <w:rsid w:val="003B1219"/>
    <w:rsid w:val="003B48DE"/>
    <w:rsid w:val="003B4D00"/>
    <w:rsid w:val="003B77E6"/>
    <w:rsid w:val="003C4234"/>
    <w:rsid w:val="003C42CB"/>
    <w:rsid w:val="003C4E44"/>
    <w:rsid w:val="003D1111"/>
    <w:rsid w:val="003D192E"/>
    <w:rsid w:val="003E34B2"/>
    <w:rsid w:val="003E61A1"/>
    <w:rsid w:val="003E641A"/>
    <w:rsid w:val="003E7257"/>
    <w:rsid w:val="003F4C26"/>
    <w:rsid w:val="00400818"/>
    <w:rsid w:val="0040400E"/>
    <w:rsid w:val="00406C3F"/>
    <w:rsid w:val="00411824"/>
    <w:rsid w:val="00411863"/>
    <w:rsid w:val="00412449"/>
    <w:rsid w:val="004150F2"/>
    <w:rsid w:val="00417098"/>
    <w:rsid w:val="004173C6"/>
    <w:rsid w:val="00421CF3"/>
    <w:rsid w:val="004329AD"/>
    <w:rsid w:val="004346AE"/>
    <w:rsid w:val="00436CFC"/>
    <w:rsid w:val="00437BDF"/>
    <w:rsid w:val="00443818"/>
    <w:rsid w:val="004471CA"/>
    <w:rsid w:val="00453B19"/>
    <w:rsid w:val="00456148"/>
    <w:rsid w:val="0046312F"/>
    <w:rsid w:val="00464F5C"/>
    <w:rsid w:val="00466EF7"/>
    <w:rsid w:val="00470FE5"/>
    <w:rsid w:val="00471713"/>
    <w:rsid w:val="00476638"/>
    <w:rsid w:val="00482BB0"/>
    <w:rsid w:val="00484F00"/>
    <w:rsid w:val="00485C3A"/>
    <w:rsid w:val="004870D0"/>
    <w:rsid w:val="004916B1"/>
    <w:rsid w:val="00493AD4"/>
    <w:rsid w:val="00496C79"/>
    <w:rsid w:val="004A1A21"/>
    <w:rsid w:val="004A360A"/>
    <w:rsid w:val="004B7EBA"/>
    <w:rsid w:val="004C3629"/>
    <w:rsid w:val="004C381B"/>
    <w:rsid w:val="004C7CB8"/>
    <w:rsid w:val="004D1AB9"/>
    <w:rsid w:val="004D6B1D"/>
    <w:rsid w:val="004E2BF1"/>
    <w:rsid w:val="004E5C18"/>
    <w:rsid w:val="004E7FEA"/>
    <w:rsid w:val="004F229A"/>
    <w:rsid w:val="004F436C"/>
    <w:rsid w:val="004F677D"/>
    <w:rsid w:val="0050080C"/>
    <w:rsid w:val="005020F0"/>
    <w:rsid w:val="0050240D"/>
    <w:rsid w:val="00504B3D"/>
    <w:rsid w:val="00504DF6"/>
    <w:rsid w:val="00506DA7"/>
    <w:rsid w:val="00506EEF"/>
    <w:rsid w:val="00507E5F"/>
    <w:rsid w:val="00507F68"/>
    <w:rsid w:val="00513394"/>
    <w:rsid w:val="0051418E"/>
    <w:rsid w:val="00516C5B"/>
    <w:rsid w:val="00524BA4"/>
    <w:rsid w:val="00535054"/>
    <w:rsid w:val="00535A59"/>
    <w:rsid w:val="00535BB4"/>
    <w:rsid w:val="00536761"/>
    <w:rsid w:val="0054183B"/>
    <w:rsid w:val="005474BE"/>
    <w:rsid w:val="005515BC"/>
    <w:rsid w:val="005515E0"/>
    <w:rsid w:val="00552DD2"/>
    <w:rsid w:val="00554083"/>
    <w:rsid w:val="005556C4"/>
    <w:rsid w:val="00555F11"/>
    <w:rsid w:val="005567A5"/>
    <w:rsid w:val="005575DF"/>
    <w:rsid w:val="005609FB"/>
    <w:rsid w:val="0056426D"/>
    <w:rsid w:val="0056486E"/>
    <w:rsid w:val="00567076"/>
    <w:rsid w:val="00567D74"/>
    <w:rsid w:val="005761F3"/>
    <w:rsid w:val="00577BEC"/>
    <w:rsid w:val="00582E51"/>
    <w:rsid w:val="00583ECB"/>
    <w:rsid w:val="00586467"/>
    <w:rsid w:val="005910DE"/>
    <w:rsid w:val="00592792"/>
    <w:rsid w:val="005929DC"/>
    <w:rsid w:val="00593FF4"/>
    <w:rsid w:val="005965ED"/>
    <w:rsid w:val="005B2D27"/>
    <w:rsid w:val="005B4FAD"/>
    <w:rsid w:val="005B64AC"/>
    <w:rsid w:val="005C4D01"/>
    <w:rsid w:val="005D0DD1"/>
    <w:rsid w:val="005D2702"/>
    <w:rsid w:val="005D5097"/>
    <w:rsid w:val="005D608C"/>
    <w:rsid w:val="005E042F"/>
    <w:rsid w:val="005E18CD"/>
    <w:rsid w:val="005E1C8E"/>
    <w:rsid w:val="005E21B1"/>
    <w:rsid w:val="005E51AB"/>
    <w:rsid w:val="005F17BB"/>
    <w:rsid w:val="005F3829"/>
    <w:rsid w:val="005F5B19"/>
    <w:rsid w:val="0060171B"/>
    <w:rsid w:val="0060453D"/>
    <w:rsid w:val="006045ED"/>
    <w:rsid w:val="00604642"/>
    <w:rsid w:val="0061135D"/>
    <w:rsid w:val="00612C1D"/>
    <w:rsid w:val="00613888"/>
    <w:rsid w:val="00616263"/>
    <w:rsid w:val="00616E4B"/>
    <w:rsid w:val="006259C3"/>
    <w:rsid w:val="00635963"/>
    <w:rsid w:val="00642793"/>
    <w:rsid w:val="00645101"/>
    <w:rsid w:val="00657BBF"/>
    <w:rsid w:val="00666231"/>
    <w:rsid w:val="0067461C"/>
    <w:rsid w:val="00674800"/>
    <w:rsid w:val="00681471"/>
    <w:rsid w:val="00684631"/>
    <w:rsid w:val="00687D07"/>
    <w:rsid w:val="006906D7"/>
    <w:rsid w:val="00692551"/>
    <w:rsid w:val="0069398A"/>
    <w:rsid w:val="00694CF6"/>
    <w:rsid w:val="006957D9"/>
    <w:rsid w:val="006A0289"/>
    <w:rsid w:val="006A451D"/>
    <w:rsid w:val="006A61EF"/>
    <w:rsid w:val="006B1101"/>
    <w:rsid w:val="006B3B52"/>
    <w:rsid w:val="006B3EEE"/>
    <w:rsid w:val="006B3F75"/>
    <w:rsid w:val="006C1771"/>
    <w:rsid w:val="006D144F"/>
    <w:rsid w:val="006D65A0"/>
    <w:rsid w:val="006E1FA6"/>
    <w:rsid w:val="006E351B"/>
    <w:rsid w:val="006E3627"/>
    <w:rsid w:val="006E38BF"/>
    <w:rsid w:val="006E6930"/>
    <w:rsid w:val="006F1EF3"/>
    <w:rsid w:val="006F4CBE"/>
    <w:rsid w:val="006F55C7"/>
    <w:rsid w:val="006F6993"/>
    <w:rsid w:val="006F75C9"/>
    <w:rsid w:val="00701AAE"/>
    <w:rsid w:val="00703BD2"/>
    <w:rsid w:val="00705087"/>
    <w:rsid w:val="0071167F"/>
    <w:rsid w:val="0071240A"/>
    <w:rsid w:val="007208C8"/>
    <w:rsid w:val="00726D27"/>
    <w:rsid w:val="007356FF"/>
    <w:rsid w:val="00735A75"/>
    <w:rsid w:val="007371FB"/>
    <w:rsid w:val="00741733"/>
    <w:rsid w:val="00743D6E"/>
    <w:rsid w:val="0074439E"/>
    <w:rsid w:val="007457A6"/>
    <w:rsid w:val="00746326"/>
    <w:rsid w:val="007511FA"/>
    <w:rsid w:val="00751438"/>
    <w:rsid w:val="00752702"/>
    <w:rsid w:val="00754EA6"/>
    <w:rsid w:val="0075620C"/>
    <w:rsid w:val="00760119"/>
    <w:rsid w:val="00761D4A"/>
    <w:rsid w:val="007643F7"/>
    <w:rsid w:val="007702EB"/>
    <w:rsid w:val="007742CC"/>
    <w:rsid w:val="007811FB"/>
    <w:rsid w:val="00782D1F"/>
    <w:rsid w:val="00786B82"/>
    <w:rsid w:val="0079495F"/>
    <w:rsid w:val="00794CF7"/>
    <w:rsid w:val="0079546A"/>
    <w:rsid w:val="007963F6"/>
    <w:rsid w:val="00797045"/>
    <w:rsid w:val="007A61B0"/>
    <w:rsid w:val="007B7D34"/>
    <w:rsid w:val="007C0701"/>
    <w:rsid w:val="007C0C66"/>
    <w:rsid w:val="007C213A"/>
    <w:rsid w:val="007C39EF"/>
    <w:rsid w:val="007C53C9"/>
    <w:rsid w:val="007C6EC9"/>
    <w:rsid w:val="007D10E8"/>
    <w:rsid w:val="007D1393"/>
    <w:rsid w:val="007D78C5"/>
    <w:rsid w:val="007E265A"/>
    <w:rsid w:val="007E273C"/>
    <w:rsid w:val="007E5C4F"/>
    <w:rsid w:val="007E7866"/>
    <w:rsid w:val="007F21EA"/>
    <w:rsid w:val="007F6084"/>
    <w:rsid w:val="007F7682"/>
    <w:rsid w:val="008058BA"/>
    <w:rsid w:val="00805D0E"/>
    <w:rsid w:val="00814551"/>
    <w:rsid w:val="008146D4"/>
    <w:rsid w:val="008152B1"/>
    <w:rsid w:val="00815C38"/>
    <w:rsid w:val="00825171"/>
    <w:rsid w:val="00825997"/>
    <w:rsid w:val="008302D8"/>
    <w:rsid w:val="00831C06"/>
    <w:rsid w:val="00832BA1"/>
    <w:rsid w:val="00835FE4"/>
    <w:rsid w:val="00840195"/>
    <w:rsid w:val="008401A2"/>
    <w:rsid w:val="008404CA"/>
    <w:rsid w:val="00840933"/>
    <w:rsid w:val="00841A2B"/>
    <w:rsid w:val="008526E6"/>
    <w:rsid w:val="00856FE2"/>
    <w:rsid w:val="008579F3"/>
    <w:rsid w:val="0086046F"/>
    <w:rsid w:val="00861298"/>
    <w:rsid w:val="00864C18"/>
    <w:rsid w:val="00870BEC"/>
    <w:rsid w:val="008717AB"/>
    <w:rsid w:val="00873378"/>
    <w:rsid w:val="00873E70"/>
    <w:rsid w:val="00875F27"/>
    <w:rsid w:val="008828EC"/>
    <w:rsid w:val="008834B4"/>
    <w:rsid w:val="00884F7F"/>
    <w:rsid w:val="008867A9"/>
    <w:rsid w:val="008877CE"/>
    <w:rsid w:val="00887E67"/>
    <w:rsid w:val="00890160"/>
    <w:rsid w:val="008936D8"/>
    <w:rsid w:val="0089444C"/>
    <w:rsid w:val="00894C39"/>
    <w:rsid w:val="008955E3"/>
    <w:rsid w:val="0089563A"/>
    <w:rsid w:val="008A0195"/>
    <w:rsid w:val="008A687B"/>
    <w:rsid w:val="008B0AF1"/>
    <w:rsid w:val="008B331E"/>
    <w:rsid w:val="008B385E"/>
    <w:rsid w:val="008B3C04"/>
    <w:rsid w:val="008C188B"/>
    <w:rsid w:val="008C18EE"/>
    <w:rsid w:val="008C3592"/>
    <w:rsid w:val="008C4161"/>
    <w:rsid w:val="008D0D8A"/>
    <w:rsid w:val="008D16B9"/>
    <w:rsid w:val="008D16E6"/>
    <w:rsid w:val="008D2079"/>
    <w:rsid w:val="008D3427"/>
    <w:rsid w:val="008E5DD6"/>
    <w:rsid w:val="008F1554"/>
    <w:rsid w:val="008F2BB5"/>
    <w:rsid w:val="008F3909"/>
    <w:rsid w:val="008F4E86"/>
    <w:rsid w:val="008F69E3"/>
    <w:rsid w:val="00900457"/>
    <w:rsid w:val="00902BED"/>
    <w:rsid w:val="009126AD"/>
    <w:rsid w:val="00913F68"/>
    <w:rsid w:val="00915A24"/>
    <w:rsid w:val="0091673D"/>
    <w:rsid w:val="00916EDD"/>
    <w:rsid w:val="00921882"/>
    <w:rsid w:val="00922723"/>
    <w:rsid w:val="00934CED"/>
    <w:rsid w:val="00936895"/>
    <w:rsid w:val="00937BBD"/>
    <w:rsid w:val="00943FC3"/>
    <w:rsid w:val="009472CB"/>
    <w:rsid w:val="00947E34"/>
    <w:rsid w:val="00950400"/>
    <w:rsid w:val="009538DE"/>
    <w:rsid w:val="0095617D"/>
    <w:rsid w:val="00956E49"/>
    <w:rsid w:val="009613CA"/>
    <w:rsid w:val="00961843"/>
    <w:rsid w:val="00961C47"/>
    <w:rsid w:val="009629F6"/>
    <w:rsid w:val="00965BA1"/>
    <w:rsid w:val="00970AB4"/>
    <w:rsid w:val="0097252E"/>
    <w:rsid w:val="00973F71"/>
    <w:rsid w:val="00974CC2"/>
    <w:rsid w:val="00977CF9"/>
    <w:rsid w:val="009834E9"/>
    <w:rsid w:val="009837A0"/>
    <w:rsid w:val="00987279"/>
    <w:rsid w:val="0099180B"/>
    <w:rsid w:val="009943D2"/>
    <w:rsid w:val="00996D33"/>
    <w:rsid w:val="009977F7"/>
    <w:rsid w:val="009A6D0C"/>
    <w:rsid w:val="009A74EE"/>
    <w:rsid w:val="009A7D71"/>
    <w:rsid w:val="009B29DA"/>
    <w:rsid w:val="009B4FF3"/>
    <w:rsid w:val="009B79C3"/>
    <w:rsid w:val="009B7FE4"/>
    <w:rsid w:val="009C0A64"/>
    <w:rsid w:val="009C7515"/>
    <w:rsid w:val="009C7C1B"/>
    <w:rsid w:val="009D1267"/>
    <w:rsid w:val="009D3345"/>
    <w:rsid w:val="009D467F"/>
    <w:rsid w:val="009D5E04"/>
    <w:rsid w:val="009D62C4"/>
    <w:rsid w:val="009E3164"/>
    <w:rsid w:val="009E3C76"/>
    <w:rsid w:val="009E625D"/>
    <w:rsid w:val="009E6AAD"/>
    <w:rsid w:val="009E7DA8"/>
    <w:rsid w:val="009F13F1"/>
    <w:rsid w:val="009F48FE"/>
    <w:rsid w:val="00A07925"/>
    <w:rsid w:val="00A102C7"/>
    <w:rsid w:val="00A1160B"/>
    <w:rsid w:val="00A12465"/>
    <w:rsid w:val="00A14288"/>
    <w:rsid w:val="00A15F68"/>
    <w:rsid w:val="00A16D3D"/>
    <w:rsid w:val="00A171EC"/>
    <w:rsid w:val="00A20A0E"/>
    <w:rsid w:val="00A22B11"/>
    <w:rsid w:val="00A23DEB"/>
    <w:rsid w:val="00A30F8D"/>
    <w:rsid w:val="00A31D13"/>
    <w:rsid w:val="00A33DC4"/>
    <w:rsid w:val="00A357DB"/>
    <w:rsid w:val="00A35951"/>
    <w:rsid w:val="00A371BA"/>
    <w:rsid w:val="00A37863"/>
    <w:rsid w:val="00A40C51"/>
    <w:rsid w:val="00A41ADA"/>
    <w:rsid w:val="00A428D6"/>
    <w:rsid w:val="00A4303D"/>
    <w:rsid w:val="00A43835"/>
    <w:rsid w:val="00A4563C"/>
    <w:rsid w:val="00A50D33"/>
    <w:rsid w:val="00A52EBD"/>
    <w:rsid w:val="00A6012B"/>
    <w:rsid w:val="00A723A1"/>
    <w:rsid w:val="00A72931"/>
    <w:rsid w:val="00A74FEE"/>
    <w:rsid w:val="00A77350"/>
    <w:rsid w:val="00A84D78"/>
    <w:rsid w:val="00A86CA1"/>
    <w:rsid w:val="00A934B7"/>
    <w:rsid w:val="00A962AD"/>
    <w:rsid w:val="00AA2B28"/>
    <w:rsid w:val="00AB5876"/>
    <w:rsid w:val="00AC3013"/>
    <w:rsid w:val="00AC64F0"/>
    <w:rsid w:val="00AD20DE"/>
    <w:rsid w:val="00AE5F61"/>
    <w:rsid w:val="00AE6C90"/>
    <w:rsid w:val="00AE6DAF"/>
    <w:rsid w:val="00AE7760"/>
    <w:rsid w:val="00AE787A"/>
    <w:rsid w:val="00AF1C07"/>
    <w:rsid w:val="00AF1ED2"/>
    <w:rsid w:val="00AF3109"/>
    <w:rsid w:val="00AF601A"/>
    <w:rsid w:val="00B00579"/>
    <w:rsid w:val="00B046D2"/>
    <w:rsid w:val="00B0472E"/>
    <w:rsid w:val="00B04FB2"/>
    <w:rsid w:val="00B05FA5"/>
    <w:rsid w:val="00B117AA"/>
    <w:rsid w:val="00B14933"/>
    <w:rsid w:val="00B239BB"/>
    <w:rsid w:val="00B25FCB"/>
    <w:rsid w:val="00B32105"/>
    <w:rsid w:val="00B33676"/>
    <w:rsid w:val="00B34B7D"/>
    <w:rsid w:val="00B40F86"/>
    <w:rsid w:val="00B429C8"/>
    <w:rsid w:val="00B51984"/>
    <w:rsid w:val="00B52923"/>
    <w:rsid w:val="00B544F9"/>
    <w:rsid w:val="00B54733"/>
    <w:rsid w:val="00B549A6"/>
    <w:rsid w:val="00B55B20"/>
    <w:rsid w:val="00B571E6"/>
    <w:rsid w:val="00B57E32"/>
    <w:rsid w:val="00B61C75"/>
    <w:rsid w:val="00B670AD"/>
    <w:rsid w:val="00B70706"/>
    <w:rsid w:val="00B770D9"/>
    <w:rsid w:val="00B8009B"/>
    <w:rsid w:val="00B833FF"/>
    <w:rsid w:val="00B83909"/>
    <w:rsid w:val="00B850AD"/>
    <w:rsid w:val="00B8608B"/>
    <w:rsid w:val="00B97C4D"/>
    <w:rsid w:val="00BA24EA"/>
    <w:rsid w:val="00BA30AA"/>
    <w:rsid w:val="00BA4267"/>
    <w:rsid w:val="00BA5FB2"/>
    <w:rsid w:val="00BB0986"/>
    <w:rsid w:val="00BB3820"/>
    <w:rsid w:val="00BC467A"/>
    <w:rsid w:val="00BC6664"/>
    <w:rsid w:val="00BD5FE0"/>
    <w:rsid w:val="00BD61D9"/>
    <w:rsid w:val="00BE0A16"/>
    <w:rsid w:val="00BE675B"/>
    <w:rsid w:val="00BF2F64"/>
    <w:rsid w:val="00BF5B2F"/>
    <w:rsid w:val="00BF71E3"/>
    <w:rsid w:val="00BF7638"/>
    <w:rsid w:val="00C0199E"/>
    <w:rsid w:val="00C06B83"/>
    <w:rsid w:val="00C07AF7"/>
    <w:rsid w:val="00C11FA2"/>
    <w:rsid w:val="00C12F49"/>
    <w:rsid w:val="00C1364A"/>
    <w:rsid w:val="00C17A78"/>
    <w:rsid w:val="00C17FB3"/>
    <w:rsid w:val="00C20B6B"/>
    <w:rsid w:val="00C21A53"/>
    <w:rsid w:val="00C21EE5"/>
    <w:rsid w:val="00C247C5"/>
    <w:rsid w:val="00C24EC2"/>
    <w:rsid w:val="00C25003"/>
    <w:rsid w:val="00C3223C"/>
    <w:rsid w:val="00C32D32"/>
    <w:rsid w:val="00C34F88"/>
    <w:rsid w:val="00C35B40"/>
    <w:rsid w:val="00C44299"/>
    <w:rsid w:val="00C46A2A"/>
    <w:rsid w:val="00C476A7"/>
    <w:rsid w:val="00C51A14"/>
    <w:rsid w:val="00C55B86"/>
    <w:rsid w:val="00C63228"/>
    <w:rsid w:val="00C7016D"/>
    <w:rsid w:val="00C71055"/>
    <w:rsid w:val="00C7539A"/>
    <w:rsid w:val="00C7667E"/>
    <w:rsid w:val="00C77E57"/>
    <w:rsid w:val="00C90680"/>
    <w:rsid w:val="00C947B1"/>
    <w:rsid w:val="00C94D16"/>
    <w:rsid w:val="00CA1A8C"/>
    <w:rsid w:val="00CA1AD9"/>
    <w:rsid w:val="00CA2536"/>
    <w:rsid w:val="00CA2E40"/>
    <w:rsid w:val="00CA49F2"/>
    <w:rsid w:val="00CA55D0"/>
    <w:rsid w:val="00CA6314"/>
    <w:rsid w:val="00CB29F2"/>
    <w:rsid w:val="00CB3AD9"/>
    <w:rsid w:val="00CB7398"/>
    <w:rsid w:val="00CC2E80"/>
    <w:rsid w:val="00CC31EE"/>
    <w:rsid w:val="00CC43D8"/>
    <w:rsid w:val="00CC4F11"/>
    <w:rsid w:val="00CD103B"/>
    <w:rsid w:val="00CE165D"/>
    <w:rsid w:val="00CE1748"/>
    <w:rsid w:val="00CE2D94"/>
    <w:rsid w:val="00CF210B"/>
    <w:rsid w:val="00CF30BB"/>
    <w:rsid w:val="00CF5EC5"/>
    <w:rsid w:val="00D061F2"/>
    <w:rsid w:val="00D13B0E"/>
    <w:rsid w:val="00D160E8"/>
    <w:rsid w:val="00D172A6"/>
    <w:rsid w:val="00D1734F"/>
    <w:rsid w:val="00D22C89"/>
    <w:rsid w:val="00D23D99"/>
    <w:rsid w:val="00D24D43"/>
    <w:rsid w:val="00D31D7A"/>
    <w:rsid w:val="00D31D81"/>
    <w:rsid w:val="00D32698"/>
    <w:rsid w:val="00D3783A"/>
    <w:rsid w:val="00D37C50"/>
    <w:rsid w:val="00D46116"/>
    <w:rsid w:val="00D4716E"/>
    <w:rsid w:val="00D5368A"/>
    <w:rsid w:val="00D558BF"/>
    <w:rsid w:val="00D56ECF"/>
    <w:rsid w:val="00D57309"/>
    <w:rsid w:val="00D60AA5"/>
    <w:rsid w:val="00D67759"/>
    <w:rsid w:val="00D70577"/>
    <w:rsid w:val="00D81B05"/>
    <w:rsid w:val="00D86D5F"/>
    <w:rsid w:val="00D86DD6"/>
    <w:rsid w:val="00D9080C"/>
    <w:rsid w:val="00D90CA3"/>
    <w:rsid w:val="00D938DE"/>
    <w:rsid w:val="00D95CDD"/>
    <w:rsid w:val="00D97ACD"/>
    <w:rsid w:val="00DA18AF"/>
    <w:rsid w:val="00DA211B"/>
    <w:rsid w:val="00DA7DBC"/>
    <w:rsid w:val="00DB30B3"/>
    <w:rsid w:val="00DB638F"/>
    <w:rsid w:val="00DB66D4"/>
    <w:rsid w:val="00DB6F2B"/>
    <w:rsid w:val="00DC0715"/>
    <w:rsid w:val="00DC5AAB"/>
    <w:rsid w:val="00DC70BF"/>
    <w:rsid w:val="00DC7B2B"/>
    <w:rsid w:val="00DD19A9"/>
    <w:rsid w:val="00DD48D7"/>
    <w:rsid w:val="00DD7C31"/>
    <w:rsid w:val="00DE36D0"/>
    <w:rsid w:val="00DE5CEA"/>
    <w:rsid w:val="00DE7C43"/>
    <w:rsid w:val="00DE7C7F"/>
    <w:rsid w:val="00DF50BA"/>
    <w:rsid w:val="00E00DE6"/>
    <w:rsid w:val="00E03E85"/>
    <w:rsid w:val="00E11468"/>
    <w:rsid w:val="00E208AF"/>
    <w:rsid w:val="00E21059"/>
    <w:rsid w:val="00E21067"/>
    <w:rsid w:val="00E25B80"/>
    <w:rsid w:val="00E341AB"/>
    <w:rsid w:val="00E463F6"/>
    <w:rsid w:val="00E47E52"/>
    <w:rsid w:val="00E52D3C"/>
    <w:rsid w:val="00E54790"/>
    <w:rsid w:val="00E5599A"/>
    <w:rsid w:val="00E55C35"/>
    <w:rsid w:val="00E56871"/>
    <w:rsid w:val="00E569D8"/>
    <w:rsid w:val="00E61FDA"/>
    <w:rsid w:val="00E6240B"/>
    <w:rsid w:val="00E62588"/>
    <w:rsid w:val="00E66635"/>
    <w:rsid w:val="00E74AD3"/>
    <w:rsid w:val="00E75B35"/>
    <w:rsid w:val="00E800FB"/>
    <w:rsid w:val="00E824AB"/>
    <w:rsid w:val="00E82C32"/>
    <w:rsid w:val="00E8527A"/>
    <w:rsid w:val="00E90EA3"/>
    <w:rsid w:val="00E923A3"/>
    <w:rsid w:val="00E94BAD"/>
    <w:rsid w:val="00E951BE"/>
    <w:rsid w:val="00E97392"/>
    <w:rsid w:val="00EA2DAE"/>
    <w:rsid w:val="00EA2F10"/>
    <w:rsid w:val="00EA31E2"/>
    <w:rsid w:val="00EA399E"/>
    <w:rsid w:val="00EA4C20"/>
    <w:rsid w:val="00EA5AF1"/>
    <w:rsid w:val="00EA7BEC"/>
    <w:rsid w:val="00EB12BF"/>
    <w:rsid w:val="00EB6978"/>
    <w:rsid w:val="00EC08ED"/>
    <w:rsid w:val="00EC0E66"/>
    <w:rsid w:val="00EC28BF"/>
    <w:rsid w:val="00EC3DC0"/>
    <w:rsid w:val="00EC561A"/>
    <w:rsid w:val="00EC6FD6"/>
    <w:rsid w:val="00ED37AA"/>
    <w:rsid w:val="00ED4C81"/>
    <w:rsid w:val="00ED4FBE"/>
    <w:rsid w:val="00ED63C8"/>
    <w:rsid w:val="00ED6EB8"/>
    <w:rsid w:val="00EE1A7B"/>
    <w:rsid w:val="00EE1B63"/>
    <w:rsid w:val="00EE41A9"/>
    <w:rsid w:val="00EE4488"/>
    <w:rsid w:val="00EE5448"/>
    <w:rsid w:val="00EF0B9C"/>
    <w:rsid w:val="00EF548B"/>
    <w:rsid w:val="00EF58E7"/>
    <w:rsid w:val="00EF6095"/>
    <w:rsid w:val="00EF668F"/>
    <w:rsid w:val="00F03CBC"/>
    <w:rsid w:val="00F044C9"/>
    <w:rsid w:val="00F04659"/>
    <w:rsid w:val="00F077B2"/>
    <w:rsid w:val="00F11BC7"/>
    <w:rsid w:val="00F20D4E"/>
    <w:rsid w:val="00F26053"/>
    <w:rsid w:val="00F30BF3"/>
    <w:rsid w:val="00F324D0"/>
    <w:rsid w:val="00F35FEC"/>
    <w:rsid w:val="00F37FE8"/>
    <w:rsid w:val="00F44930"/>
    <w:rsid w:val="00F472F3"/>
    <w:rsid w:val="00F526FC"/>
    <w:rsid w:val="00F6080A"/>
    <w:rsid w:val="00F724C1"/>
    <w:rsid w:val="00F73D56"/>
    <w:rsid w:val="00F76FF6"/>
    <w:rsid w:val="00F77F5D"/>
    <w:rsid w:val="00F81944"/>
    <w:rsid w:val="00F85A18"/>
    <w:rsid w:val="00F9398E"/>
    <w:rsid w:val="00F9701E"/>
    <w:rsid w:val="00F97C2F"/>
    <w:rsid w:val="00FA137D"/>
    <w:rsid w:val="00FA725A"/>
    <w:rsid w:val="00FB11F5"/>
    <w:rsid w:val="00FB564D"/>
    <w:rsid w:val="00FB64A3"/>
    <w:rsid w:val="00FC0629"/>
    <w:rsid w:val="00FC603A"/>
    <w:rsid w:val="00FC6048"/>
    <w:rsid w:val="00FC6DF8"/>
    <w:rsid w:val="00FD1880"/>
    <w:rsid w:val="00FD2A91"/>
    <w:rsid w:val="00FD3A70"/>
    <w:rsid w:val="00FD5D61"/>
    <w:rsid w:val="00FE0FAA"/>
    <w:rsid w:val="00FE22B8"/>
    <w:rsid w:val="00FF068E"/>
    <w:rsid w:val="00FF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E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613A"/>
    <w:pPr>
      <w:keepNext/>
      <w:keepLines/>
      <w:numPr>
        <w:numId w:val="2"/>
      </w:numPr>
      <w:spacing w:after="120"/>
      <w:outlineLvl w:val="0"/>
    </w:pPr>
    <w:rPr>
      <w:rFonts w:ascii="Times New Roman" w:eastAsiaTheme="majorEastAsia" w:hAnsi="Times New Roman" w:cstheme="majorBidi"/>
      <w:b/>
      <w:bCs/>
      <w:color w:val="000000" w:themeColor="text1"/>
      <w:sz w:val="26"/>
      <w:szCs w:val="26"/>
    </w:rPr>
  </w:style>
  <w:style w:type="paragraph" w:styleId="Heading2">
    <w:name w:val="heading 2"/>
    <w:basedOn w:val="Normal"/>
    <w:next w:val="Normal"/>
    <w:link w:val="Heading2Char"/>
    <w:uiPriority w:val="9"/>
    <w:unhideWhenUsed/>
    <w:qFormat/>
    <w:rsid w:val="0022636D"/>
    <w:pPr>
      <w:keepNext/>
      <w:keepLines/>
      <w:numPr>
        <w:ilvl w:val="1"/>
        <w:numId w:val="2"/>
      </w:numPr>
      <w:spacing w:after="120"/>
      <w:contextualSpacing/>
      <w:outlineLvl w:val="1"/>
    </w:pPr>
    <w:rPr>
      <w:rFonts w:ascii="Times New Roman" w:eastAsiaTheme="majorEastAsia" w:hAnsi="Times New Roman" w:cs="Times New Roman"/>
      <w:b/>
      <w:bCs/>
      <w:color w:val="000000" w:themeColor="text1"/>
      <w:sz w:val="26"/>
      <w:szCs w:val="26"/>
    </w:rPr>
  </w:style>
  <w:style w:type="paragraph" w:styleId="Heading3">
    <w:name w:val="heading 3"/>
    <w:basedOn w:val="Normal"/>
    <w:next w:val="Normal"/>
    <w:link w:val="Heading3Char"/>
    <w:uiPriority w:val="9"/>
    <w:semiHidden/>
    <w:unhideWhenUsed/>
    <w:qFormat/>
    <w:rsid w:val="008C18EE"/>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18E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C18E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18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18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18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18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EE"/>
    <w:pPr>
      <w:ind w:left="720"/>
      <w:contextualSpacing/>
    </w:pPr>
  </w:style>
  <w:style w:type="character" w:customStyle="1" w:styleId="Heading1Char">
    <w:name w:val="Heading 1 Char"/>
    <w:basedOn w:val="DefaultParagraphFont"/>
    <w:link w:val="Heading1"/>
    <w:uiPriority w:val="9"/>
    <w:rsid w:val="000E613A"/>
    <w:rPr>
      <w:rFonts w:ascii="Times New Roman" w:eastAsiaTheme="majorEastAsia" w:hAnsi="Times New Roman" w:cstheme="majorBidi"/>
      <w:b/>
      <w:bCs/>
      <w:color w:val="000000" w:themeColor="text1"/>
      <w:sz w:val="26"/>
      <w:szCs w:val="26"/>
    </w:rPr>
  </w:style>
  <w:style w:type="character" w:customStyle="1" w:styleId="Heading2Char">
    <w:name w:val="Heading 2 Char"/>
    <w:basedOn w:val="DefaultParagraphFont"/>
    <w:link w:val="Heading2"/>
    <w:uiPriority w:val="9"/>
    <w:rsid w:val="0022636D"/>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semiHidden/>
    <w:rsid w:val="008C18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C18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C18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18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18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18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18EE"/>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5515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15E0"/>
    <w:rPr>
      <w:sz w:val="20"/>
      <w:szCs w:val="20"/>
    </w:rPr>
  </w:style>
  <w:style w:type="character" w:styleId="FootnoteReference">
    <w:name w:val="footnote reference"/>
    <w:basedOn w:val="DefaultParagraphFont"/>
    <w:uiPriority w:val="99"/>
    <w:semiHidden/>
    <w:unhideWhenUsed/>
    <w:rsid w:val="005515E0"/>
    <w:rPr>
      <w:vertAlign w:val="superscript"/>
    </w:rPr>
  </w:style>
  <w:style w:type="character" w:styleId="PlaceholderText">
    <w:name w:val="Placeholder Text"/>
    <w:basedOn w:val="DefaultParagraphFont"/>
    <w:uiPriority w:val="99"/>
    <w:semiHidden/>
    <w:rsid w:val="003E34B2"/>
    <w:rPr>
      <w:color w:val="808080"/>
    </w:rPr>
  </w:style>
  <w:style w:type="paragraph" w:styleId="BalloonText">
    <w:name w:val="Balloon Text"/>
    <w:basedOn w:val="Normal"/>
    <w:link w:val="BalloonTextChar"/>
    <w:uiPriority w:val="99"/>
    <w:semiHidden/>
    <w:unhideWhenUsed/>
    <w:rsid w:val="003E3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4B2"/>
    <w:rPr>
      <w:rFonts w:ascii="Tahoma" w:hAnsi="Tahoma" w:cs="Tahoma"/>
      <w:sz w:val="16"/>
      <w:szCs w:val="16"/>
    </w:rPr>
  </w:style>
  <w:style w:type="paragraph" w:styleId="Header">
    <w:name w:val="header"/>
    <w:basedOn w:val="Normal"/>
    <w:link w:val="HeaderChar"/>
    <w:uiPriority w:val="99"/>
    <w:unhideWhenUsed/>
    <w:rsid w:val="00E56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9D8"/>
  </w:style>
  <w:style w:type="paragraph" w:styleId="Footer">
    <w:name w:val="footer"/>
    <w:basedOn w:val="Normal"/>
    <w:link w:val="FooterChar"/>
    <w:uiPriority w:val="99"/>
    <w:unhideWhenUsed/>
    <w:rsid w:val="00E56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9D8"/>
  </w:style>
  <w:style w:type="character" w:styleId="CommentReference">
    <w:name w:val="annotation reference"/>
    <w:basedOn w:val="DefaultParagraphFont"/>
    <w:uiPriority w:val="99"/>
    <w:semiHidden/>
    <w:unhideWhenUsed/>
    <w:rsid w:val="00E569D8"/>
    <w:rPr>
      <w:sz w:val="16"/>
      <w:szCs w:val="16"/>
    </w:rPr>
  </w:style>
  <w:style w:type="paragraph" w:styleId="CommentText">
    <w:name w:val="annotation text"/>
    <w:basedOn w:val="Normal"/>
    <w:link w:val="CommentTextChar"/>
    <w:uiPriority w:val="99"/>
    <w:semiHidden/>
    <w:unhideWhenUsed/>
    <w:rsid w:val="00E569D8"/>
    <w:pPr>
      <w:spacing w:line="240" w:lineRule="auto"/>
    </w:pPr>
    <w:rPr>
      <w:sz w:val="20"/>
      <w:szCs w:val="20"/>
    </w:rPr>
  </w:style>
  <w:style w:type="character" w:customStyle="1" w:styleId="CommentTextChar">
    <w:name w:val="Comment Text Char"/>
    <w:basedOn w:val="DefaultParagraphFont"/>
    <w:link w:val="CommentText"/>
    <w:uiPriority w:val="99"/>
    <w:semiHidden/>
    <w:rsid w:val="00E569D8"/>
    <w:rPr>
      <w:sz w:val="20"/>
      <w:szCs w:val="20"/>
    </w:rPr>
  </w:style>
  <w:style w:type="paragraph" w:styleId="CommentSubject">
    <w:name w:val="annotation subject"/>
    <w:basedOn w:val="CommentText"/>
    <w:next w:val="CommentText"/>
    <w:link w:val="CommentSubjectChar"/>
    <w:uiPriority w:val="99"/>
    <w:semiHidden/>
    <w:unhideWhenUsed/>
    <w:rsid w:val="00E569D8"/>
    <w:rPr>
      <w:b/>
      <w:bCs/>
    </w:rPr>
  </w:style>
  <w:style w:type="character" w:customStyle="1" w:styleId="CommentSubjectChar">
    <w:name w:val="Comment Subject Char"/>
    <w:basedOn w:val="CommentTextChar"/>
    <w:link w:val="CommentSubject"/>
    <w:uiPriority w:val="99"/>
    <w:semiHidden/>
    <w:rsid w:val="00E569D8"/>
    <w:rPr>
      <w:b/>
      <w:bCs/>
      <w:sz w:val="20"/>
      <w:szCs w:val="20"/>
    </w:rPr>
  </w:style>
  <w:style w:type="paragraph" w:styleId="Caption">
    <w:name w:val="caption"/>
    <w:basedOn w:val="Normal"/>
    <w:next w:val="Normal"/>
    <w:uiPriority w:val="35"/>
    <w:unhideWhenUsed/>
    <w:qFormat/>
    <w:rsid w:val="00D60AA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913F68"/>
    <w:pPr>
      <w:numPr>
        <w:numId w:val="0"/>
      </w:numPr>
      <w:spacing w:before="480" w:after="0"/>
      <w:outlineLvl w:val="9"/>
    </w:pPr>
    <w:rPr>
      <w:rFonts w:asciiTheme="majorHAnsi" w:hAnsiTheme="majorHAnsi"/>
      <w:color w:val="365F91" w:themeColor="accent1" w:themeShade="BF"/>
      <w:sz w:val="28"/>
      <w:szCs w:val="28"/>
      <w:lang w:eastAsia="ja-JP"/>
    </w:rPr>
  </w:style>
  <w:style w:type="paragraph" w:styleId="TOC2">
    <w:name w:val="toc 2"/>
    <w:basedOn w:val="Normal"/>
    <w:next w:val="Normal"/>
    <w:autoRedefine/>
    <w:uiPriority w:val="39"/>
    <w:unhideWhenUsed/>
    <w:rsid w:val="00913F68"/>
    <w:pPr>
      <w:tabs>
        <w:tab w:val="left" w:pos="880"/>
        <w:tab w:val="right" w:leader="dot" w:pos="9350"/>
      </w:tabs>
      <w:spacing w:after="100"/>
      <w:ind w:left="220"/>
      <w:jc w:val="center"/>
    </w:pPr>
  </w:style>
  <w:style w:type="paragraph" w:styleId="TOC1">
    <w:name w:val="toc 1"/>
    <w:basedOn w:val="Normal"/>
    <w:next w:val="Normal"/>
    <w:autoRedefine/>
    <w:uiPriority w:val="39"/>
    <w:unhideWhenUsed/>
    <w:rsid w:val="00913F68"/>
    <w:pPr>
      <w:spacing w:after="100"/>
    </w:pPr>
  </w:style>
  <w:style w:type="character" w:styleId="Hyperlink">
    <w:name w:val="Hyperlink"/>
    <w:basedOn w:val="DefaultParagraphFont"/>
    <w:uiPriority w:val="99"/>
    <w:unhideWhenUsed/>
    <w:rsid w:val="00913F68"/>
    <w:rPr>
      <w:color w:val="0000FF" w:themeColor="hyperlink"/>
      <w:u w:val="single"/>
    </w:rPr>
  </w:style>
  <w:style w:type="character" w:customStyle="1" w:styleId="ref-journal">
    <w:name w:val="ref-journal"/>
    <w:basedOn w:val="DefaultParagraphFont"/>
    <w:rsid w:val="002D04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613A"/>
    <w:pPr>
      <w:keepNext/>
      <w:keepLines/>
      <w:numPr>
        <w:numId w:val="2"/>
      </w:numPr>
      <w:spacing w:after="120"/>
      <w:outlineLvl w:val="0"/>
    </w:pPr>
    <w:rPr>
      <w:rFonts w:ascii="Times New Roman" w:eastAsiaTheme="majorEastAsia" w:hAnsi="Times New Roman" w:cstheme="majorBidi"/>
      <w:b/>
      <w:bCs/>
      <w:color w:val="000000" w:themeColor="text1"/>
      <w:sz w:val="26"/>
      <w:szCs w:val="26"/>
    </w:rPr>
  </w:style>
  <w:style w:type="paragraph" w:styleId="Heading2">
    <w:name w:val="heading 2"/>
    <w:basedOn w:val="Normal"/>
    <w:next w:val="Normal"/>
    <w:link w:val="Heading2Char"/>
    <w:uiPriority w:val="9"/>
    <w:unhideWhenUsed/>
    <w:qFormat/>
    <w:rsid w:val="0022636D"/>
    <w:pPr>
      <w:keepNext/>
      <w:keepLines/>
      <w:numPr>
        <w:ilvl w:val="1"/>
        <w:numId w:val="2"/>
      </w:numPr>
      <w:spacing w:after="120"/>
      <w:contextualSpacing/>
      <w:outlineLvl w:val="1"/>
    </w:pPr>
    <w:rPr>
      <w:rFonts w:ascii="Times New Roman" w:eastAsiaTheme="majorEastAsia" w:hAnsi="Times New Roman" w:cs="Times New Roman"/>
      <w:b/>
      <w:bCs/>
      <w:color w:val="000000" w:themeColor="text1"/>
      <w:sz w:val="26"/>
      <w:szCs w:val="26"/>
    </w:rPr>
  </w:style>
  <w:style w:type="paragraph" w:styleId="Heading3">
    <w:name w:val="heading 3"/>
    <w:basedOn w:val="Normal"/>
    <w:next w:val="Normal"/>
    <w:link w:val="Heading3Char"/>
    <w:uiPriority w:val="9"/>
    <w:semiHidden/>
    <w:unhideWhenUsed/>
    <w:qFormat/>
    <w:rsid w:val="008C18EE"/>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C18E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C18E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C18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18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18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18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EE"/>
    <w:pPr>
      <w:ind w:left="720"/>
      <w:contextualSpacing/>
    </w:pPr>
  </w:style>
  <w:style w:type="character" w:customStyle="1" w:styleId="Heading1Char">
    <w:name w:val="Heading 1 Char"/>
    <w:basedOn w:val="DefaultParagraphFont"/>
    <w:link w:val="Heading1"/>
    <w:uiPriority w:val="9"/>
    <w:rsid w:val="000E613A"/>
    <w:rPr>
      <w:rFonts w:ascii="Times New Roman" w:eastAsiaTheme="majorEastAsia" w:hAnsi="Times New Roman" w:cstheme="majorBidi"/>
      <w:b/>
      <w:bCs/>
      <w:color w:val="000000" w:themeColor="text1"/>
      <w:sz w:val="26"/>
      <w:szCs w:val="26"/>
    </w:rPr>
  </w:style>
  <w:style w:type="character" w:customStyle="1" w:styleId="Heading2Char">
    <w:name w:val="Heading 2 Char"/>
    <w:basedOn w:val="DefaultParagraphFont"/>
    <w:link w:val="Heading2"/>
    <w:uiPriority w:val="9"/>
    <w:rsid w:val="0022636D"/>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semiHidden/>
    <w:rsid w:val="008C18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C18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C18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C18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18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18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18EE"/>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5515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15E0"/>
    <w:rPr>
      <w:sz w:val="20"/>
      <w:szCs w:val="20"/>
    </w:rPr>
  </w:style>
  <w:style w:type="character" w:styleId="FootnoteReference">
    <w:name w:val="footnote reference"/>
    <w:basedOn w:val="DefaultParagraphFont"/>
    <w:uiPriority w:val="99"/>
    <w:semiHidden/>
    <w:unhideWhenUsed/>
    <w:rsid w:val="005515E0"/>
    <w:rPr>
      <w:vertAlign w:val="superscript"/>
    </w:rPr>
  </w:style>
  <w:style w:type="character" w:styleId="PlaceholderText">
    <w:name w:val="Placeholder Text"/>
    <w:basedOn w:val="DefaultParagraphFont"/>
    <w:uiPriority w:val="99"/>
    <w:semiHidden/>
    <w:rsid w:val="003E34B2"/>
    <w:rPr>
      <w:color w:val="808080"/>
    </w:rPr>
  </w:style>
  <w:style w:type="paragraph" w:styleId="BalloonText">
    <w:name w:val="Balloon Text"/>
    <w:basedOn w:val="Normal"/>
    <w:link w:val="BalloonTextChar"/>
    <w:uiPriority w:val="99"/>
    <w:semiHidden/>
    <w:unhideWhenUsed/>
    <w:rsid w:val="003E34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4B2"/>
    <w:rPr>
      <w:rFonts w:ascii="Tahoma" w:hAnsi="Tahoma" w:cs="Tahoma"/>
      <w:sz w:val="16"/>
      <w:szCs w:val="16"/>
    </w:rPr>
  </w:style>
  <w:style w:type="paragraph" w:styleId="Header">
    <w:name w:val="header"/>
    <w:basedOn w:val="Normal"/>
    <w:link w:val="HeaderChar"/>
    <w:uiPriority w:val="99"/>
    <w:unhideWhenUsed/>
    <w:rsid w:val="00E56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9D8"/>
  </w:style>
  <w:style w:type="paragraph" w:styleId="Footer">
    <w:name w:val="footer"/>
    <w:basedOn w:val="Normal"/>
    <w:link w:val="FooterChar"/>
    <w:uiPriority w:val="99"/>
    <w:unhideWhenUsed/>
    <w:rsid w:val="00E56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9D8"/>
  </w:style>
  <w:style w:type="character" w:styleId="CommentReference">
    <w:name w:val="annotation reference"/>
    <w:basedOn w:val="DefaultParagraphFont"/>
    <w:uiPriority w:val="99"/>
    <w:semiHidden/>
    <w:unhideWhenUsed/>
    <w:rsid w:val="00E569D8"/>
    <w:rPr>
      <w:sz w:val="16"/>
      <w:szCs w:val="16"/>
    </w:rPr>
  </w:style>
  <w:style w:type="paragraph" w:styleId="CommentText">
    <w:name w:val="annotation text"/>
    <w:basedOn w:val="Normal"/>
    <w:link w:val="CommentTextChar"/>
    <w:uiPriority w:val="99"/>
    <w:semiHidden/>
    <w:unhideWhenUsed/>
    <w:rsid w:val="00E569D8"/>
    <w:pPr>
      <w:spacing w:line="240" w:lineRule="auto"/>
    </w:pPr>
    <w:rPr>
      <w:sz w:val="20"/>
      <w:szCs w:val="20"/>
    </w:rPr>
  </w:style>
  <w:style w:type="character" w:customStyle="1" w:styleId="CommentTextChar">
    <w:name w:val="Comment Text Char"/>
    <w:basedOn w:val="DefaultParagraphFont"/>
    <w:link w:val="CommentText"/>
    <w:uiPriority w:val="99"/>
    <w:semiHidden/>
    <w:rsid w:val="00E569D8"/>
    <w:rPr>
      <w:sz w:val="20"/>
      <w:szCs w:val="20"/>
    </w:rPr>
  </w:style>
  <w:style w:type="paragraph" w:styleId="CommentSubject">
    <w:name w:val="annotation subject"/>
    <w:basedOn w:val="CommentText"/>
    <w:next w:val="CommentText"/>
    <w:link w:val="CommentSubjectChar"/>
    <w:uiPriority w:val="99"/>
    <w:semiHidden/>
    <w:unhideWhenUsed/>
    <w:rsid w:val="00E569D8"/>
    <w:rPr>
      <w:b/>
      <w:bCs/>
    </w:rPr>
  </w:style>
  <w:style w:type="character" w:customStyle="1" w:styleId="CommentSubjectChar">
    <w:name w:val="Comment Subject Char"/>
    <w:basedOn w:val="CommentTextChar"/>
    <w:link w:val="CommentSubject"/>
    <w:uiPriority w:val="99"/>
    <w:semiHidden/>
    <w:rsid w:val="00E569D8"/>
    <w:rPr>
      <w:b/>
      <w:bCs/>
      <w:sz w:val="20"/>
      <w:szCs w:val="20"/>
    </w:rPr>
  </w:style>
  <w:style w:type="paragraph" w:styleId="Caption">
    <w:name w:val="caption"/>
    <w:basedOn w:val="Normal"/>
    <w:next w:val="Normal"/>
    <w:uiPriority w:val="35"/>
    <w:unhideWhenUsed/>
    <w:qFormat/>
    <w:rsid w:val="00D60AA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913F68"/>
    <w:pPr>
      <w:numPr>
        <w:numId w:val="0"/>
      </w:numPr>
      <w:spacing w:before="480" w:after="0"/>
      <w:outlineLvl w:val="9"/>
    </w:pPr>
    <w:rPr>
      <w:rFonts w:asciiTheme="majorHAnsi" w:hAnsiTheme="majorHAnsi"/>
      <w:color w:val="365F91" w:themeColor="accent1" w:themeShade="BF"/>
      <w:sz w:val="28"/>
      <w:szCs w:val="28"/>
      <w:lang w:eastAsia="ja-JP"/>
    </w:rPr>
  </w:style>
  <w:style w:type="paragraph" w:styleId="TOC2">
    <w:name w:val="toc 2"/>
    <w:basedOn w:val="Normal"/>
    <w:next w:val="Normal"/>
    <w:autoRedefine/>
    <w:uiPriority w:val="39"/>
    <w:unhideWhenUsed/>
    <w:rsid w:val="00913F68"/>
    <w:pPr>
      <w:tabs>
        <w:tab w:val="left" w:pos="880"/>
        <w:tab w:val="right" w:leader="dot" w:pos="9350"/>
      </w:tabs>
      <w:spacing w:after="100"/>
      <w:ind w:left="220"/>
      <w:jc w:val="center"/>
    </w:pPr>
  </w:style>
  <w:style w:type="paragraph" w:styleId="TOC1">
    <w:name w:val="toc 1"/>
    <w:basedOn w:val="Normal"/>
    <w:next w:val="Normal"/>
    <w:autoRedefine/>
    <w:uiPriority w:val="39"/>
    <w:unhideWhenUsed/>
    <w:rsid w:val="00913F68"/>
    <w:pPr>
      <w:spacing w:after="100"/>
    </w:pPr>
  </w:style>
  <w:style w:type="character" w:styleId="Hyperlink">
    <w:name w:val="Hyperlink"/>
    <w:basedOn w:val="DefaultParagraphFont"/>
    <w:uiPriority w:val="99"/>
    <w:unhideWhenUsed/>
    <w:rsid w:val="00913F68"/>
    <w:rPr>
      <w:color w:val="0000FF" w:themeColor="hyperlink"/>
      <w:u w:val="single"/>
    </w:rPr>
  </w:style>
  <w:style w:type="character" w:customStyle="1" w:styleId="ref-journal">
    <w:name w:val="ref-journal"/>
    <w:basedOn w:val="DefaultParagraphFont"/>
    <w:rsid w:val="002D0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2.xml"/><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on\Desktop\God%20Folder\Studies\Dissertation\Adult%20Experiments\Exps_1t4_Miscel\Exp_3\ideal%20plot%20for%20experiment%20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on\Desktop\God%20Folder\Studies\Dissertation\Adult%20Experiments\Exps_1t4_Miscel\Exp_4\ideal%20plot%20for%20experiment%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0"/>
          <c:order val="0"/>
          <c:tx>
            <c:strRef>
              <c:f>Sheet1!$G$28</c:f>
              <c:strCache>
                <c:ptCount val="1"/>
                <c:pt idx="0">
                  <c:v>Test Event 1 (GfCf)</c:v>
                </c:pt>
              </c:strCache>
            </c:strRef>
          </c:tx>
          <c:invertIfNegative val="0"/>
          <c:cat>
            <c:strRef>
              <c:f>Sheet1!$F$29:$F$32</c:f>
              <c:strCache>
                <c:ptCount val="4"/>
                <c:pt idx="0">
                  <c:v>Causality</c:v>
                </c:pt>
                <c:pt idx="1">
                  <c:v>Perceptual (Gap)</c:v>
                </c:pt>
                <c:pt idx="2">
                  <c:v>Markov</c:v>
                </c:pt>
                <c:pt idx="3">
                  <c:v>Any Novelty</c:v>
                </c:pt>
              </c:strCache>
            </c:strRef>
          </c:cat>
          <c:val>
            <c:numRef>
              <c:f>Sheet1!$G$29:$G$32</c:f>
              <c:numCache>
                <c:formatCode>General</c:formatCode>
                <c:ptCount val="4"/>
                <c:pt idx="0">
                  <c:v>50</c:v>
                </c:pt>
                <c:pt idx="1">
                  <c:v>50</c:v>
                </c:pt>
                <c:pt idx="2">
                  <c:v>50</c:v>
                </c:pt>
                <c:pt idx="3">
                  <c:v>50</c:v>
                </c:pt>
              </c:numCache>
            </c:numRef>
          </c:val>
          <c:extLst xmlns:c16r2="http://schemas.microsoft.com/office/drawing/2015/06/chart">
            <c:ext xmlns:c16="http://schemas.microsoft.com/office/drawing/2014/chart" uri="{C3380CC4-5D6E-409C-BE32-E72D297353CC}">
              <c16:uniqueId val="{00000000-6C9E-40D4-A7E0-26B5A0848D28}"/>
            </c:ext>
          </c:extLst>
        </c:ser>
        <c:ser>
          <c:idx val="1"/>
          <c:order val="1"/>
          <c:tx>
            <c:strRef>
              <c:f>Sheet1!$H$28</c:f>
              <c:strCache>
                <c:ptCount val="1"/>
                <c:pt idx="0">
                  <c:v>Test Event 2 (GfCn)</c:v>
                </c:pt>
              </c:strCache>
            </c:strRef>
          </c:tx>
          <c:invertIfNegative val="0"/>
          <c:cat>
            <c:strRef>
              <c:f>Sheet1!$F$29:$F$32</c:f>
              <c:strCache>
                <c:ptCount val="4"/>
                <c:pt idx="0">
                  <c:v>Causality</c:v>
                </c:pt>
                <c:pt idx="1">
                  <c:v>Perceptual (Gap)</c:v>
                </c:pt>
                <c:pt idx="2">
                  <c:v>Markov</c:v>
                </c:pt>
                <c:pt idx="3">
                  <c:v>Any Novelty</c:v>
                </c:pt>
              </c:strCache>
            </c:strRef>
          </c:cat>
          <c:val>
            <c:numRef>
              <c:f>Sheet1!$H$29:$H$32</c:f>
              <c:numCache>
                <c:formatCode>General</c:formatCode>
                <c:ptCount val="4"/>
                <c:pt idx="0">
                  <c:v>80</c:v>
                </c:pt>
                <c:pt idx="1">
                  <c:v>50</c:v>
                </c:pt>
                <c:pt idx="2">
                  <c:v>80</c:v>
                </c:pt>
                <c:pt idx="3">
                  <c:v>80</c:v>
                </c:pt>
              </c:numCache>
            </c:numRef>
          </c:val>
          <c:extLst xmlns:c16r2="http://schemas.microsoft.com/office/drawing/2015/06/chart">
            <c:ext xmlns:c16="http://schemas.microsoft.com/office/drawing/2014/chart" uri="{C3380CC4-5D6E-409C-BE32-E72D297353CC}">
              <c16:uniqueId val="{00000001-6C9E-40D4-A7E0-26B5A0848D28}"/>
            </c:ext>
          </c:extLst>
        </c:ser>
        <c:ser>
          <c:idx val="2"/>
          <c:order val="2"/>
          <c:tx>
            <c:strRef>
              <c:f>Sheet1!$I$28</c:f>
              <c:strCache>
                <c:ptCount val="1"/>
                <c:pt idx="0">
                  <c:v>Test Event 3 (GnCf)</c:v>
                </c:pt>
              </c:strCache>
            </c:strRef>
          </c:tx>
          <c:invertIfNegative val="0"/>
          <c:cat>
            <c:strRef>
              <c:f>Sheet1!$F$29:$F$32</c:f>
              <c:strCache>
                <c:ptCount val="4"/>
                <c:pt idx="0">
                  <c:v>Causality</c:v>
                </c:pt>
                <c:pt idx="1">
                  <c:v>Perceptual (Gap)</c:v>
                </c:pt>
                <c:pt idx="2">
                  <c:v>Markov</c:v>
                </c:pt>
                <c:pt idx="3">
                  <c:v>Any Novelty</c:v>
                </c:pt>
              </c:strCache>
            </c:strRef>
          </c:cat>
          <c:val>
            <c:numRef>
              <c:f>Sheet1!$I$29:$I$32</c:f>
              <c:numCache>
                <c:formatCode>General</c:formatCode>
                <c:ptCount val="4"/>
                <c:pt idx="0">
                  <c:v>50</c:v>
                </c:pt>
                <c:pt idx="1">
                  <c:v>80</c:v>
                </c:pt>
                <c:pt idx="2">
                  <c:v>80</c:v>
                </c:pt>
                <c:pt idx="3">
                  <c:v>80</c:v>
                </c:pt>
              </c:numCache>
            </c:numRef>
          </c:val>
          <c:extLst xmlns:c16r2="http://schemas.microsoft.com/office/drawing/2015/06/chart">
            <c:ext xmlns:c16="http://schemas.microsoft.com/office/drawing/2014/chart" uri="{C3380CC4-5D6E-409C-BE32-E72D297353CC}">
              <c16:uniqueId val="{00000002-6C9E-40D4-A7E0-26B5A0848D28}"/>
            </c:ext>
          </c:extLst>
        </c:ser>
        <c:ser>
          <c:idx val="3"/>
          <c:order val="3"/>
          <c:tx>
            <c:strRef>
              <c:f>Sheet1!$J$28</c:f>
              <c:strCache>
                <c:ptCount val="1"/>
                <c:pt idx="0">
                  <c:v>Test Event 4 (GnCn)</c:v>
                </c:pt>
              </c:strCache>
            </c:strRef>
          </c:tx>
          <c:invertIfNegative val="0"/>
          <c:cat>
            <c:strRef>
              <c:f>Sheet1!$F$29:$F$32</c:f>
              <c:strCache>
                <c:ptCount val="4"/>
                <c:pt idx="0">
                  <c:v>Causality</c:v>
                </c:pt>
                <c:pt idx="1">
                  <c:v>Perceptual (Gap)</c:v>
                </c:pt>
                <c:pt idx="2">
                  <c:v>Markov</c:v>
                </c:pt>
                <c:pt idx="3">
                  <c:v>Any Novelty</c:v>
                </c:pt>
              </c:strCache>
            </c:strRef>
          </c:cat>
          <c:val>
            <c:numRef>
              <c:f>Sheet1!$J$29:$J$32</c:f>
              <c:numCache>
                <c:formatCode>General</c:formatCode>
                <c:ptCount val="4"/>
                <c:pt idx="0">
                  <c:v>80</c:v>
                </c:pt>
                <c:pt idx="1">
                  <c:v>80</c:v>
                </c:pt>
                <c:pt idx="2">
                  <c:v>50</c:v>
                </c:pt>
                <c:pt idx="3">
                  <c:v>80</c:v>
                </c:pt>
              </c:numCache>
            </c:numRef>
          </c:val>
          <c:extLst xmlns:c16r2="http://schemas.microsoft.com/office/drawing/2015/06/chart">
            <c:ext xmlns:c16="http://schemas.microsoft.com/office/drawing/2014/chart" uri="{C3380CC4-5D6E-409C-BE32-E72D297353CC}">
              <c16:uniqueId val="{00000003-6C9E-40D4-A7E0-26B5A0848D28}"/>
            </c:ext>
          </c:extLst>
        </c:ser>
        <c:dLbls>
          <c:showLegendKey val="0"/>
          <c:showVal val="0"/>
          <c:showCatName val="0"/>
          <c:showSerName val="0"/>
          <c:showPercent val="0"/>
          <c:showBubbleSize val="0"/>
        </c:dLbls>
        <c:gapWidth val="150"/>
        <c:axId val="77301632"/>
        <c:axId val="77303168"/>
      </c:barChart>
      <c:catAx>
        <c:axId val="77301632"/>
        <c:scaling>
          <c:orientation val="minMax"/>
        </c:scaling>
        <c:delete val="0"/>
        <c:axPos val="b"/>
        <c:numFmt formatCode="General" sourceLinked="0"/>
        <c:majorTickMark val="out"/>
        <c:minorTickMark val="none"/>
        <c:tickLblPos val="nextTo"/>
        <c:crossAx val="77303168"/>
        <c:crosses val="autoZero"/>
        <c:auto val="1"/>
        <c:lblAlgn val="ctr"/>
        <c:lblOffset val="100"/>
        <c:noMultiLvlLbl val="0"/>
      </c:catAx>
      <c:valAx>
        <c:axId val="77303168"/>
        <c:scaling>
          <c:orientation val="minMax"/>
          <c:max val="100"/>
        </c:scaling>
        <c:delete val="1"/>
        <c:axPos val="l"/>
        <c:majorGridlines/>
        <c:numFmt formatCode="General" sourceLinked="1"/>
        <c:majorTickMark val="out"/>
        <c:minorTickMark val="none"/>
        <c:tickLblPos val="nextTo"/>
        <c:crossAx val="77301632"/>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0"/>
          <c:order val="0"/>
          <c:tx>
            <c:strRef>
              <c:f>Sheet1!$G$28</c:f>
              <c:strCache>
                <c:ptCount val="1"/>
                <c:pt idx="0">
                  <c:v>Test Event 1 (SfCf)</c:v>
                </c:pt>
              </c:strCache>
            </c:strRef>
          </c:tx>
          <c:invertIfNegative val="0"/>
          <c:cat>
            <c:strRef>
              <c:f>Sheet1!$F$29:$F$32</c:f>
              <c:strCache>
                <c:ptCount val="4"/>
                <c:pt idx="0">
                  <c:v>Causality</c:v>
                </c:pt>
                <c:pt idx="1">
                  <c:v>Color</c:v>
                </c:pt>
                <c:pt idx="2">
                  <c:v>All Familiar</c:v>
                </c:pt>
                <c:pt idx="3">
                  <c:v>Novelty</c:v>
                </c:pt>
              </c:strCache>
            </c:strRef>
          </c:cat>
          <c:val>
            <c:numRef>
              <c:f>Sheet1!$G$29:$G$32</c:f>
              <c:numCache>
                <c:formatCode>General</c:formatCode>
                <c:ptCount val="4"/>
                <c:pt idx="0">
                  <c:v>50</c:v>
                </c:pt>
                <c:pt idx="1">
                  <c:v>50</c:v>
                </c:pt>
                <c:pt idx="2">
                  <c:v>50</c:v>
                </c:pt>
                <c:pt idx="3">
                  <c:v>50</c:v>
                </c:pt>
              </c:numCache>
            </c:numRef>
          </c:val>
          <c:extLst xmlns:c16r2="http://schemas.microsoft.com/office/drawing/2015/06/chart">
            <c:ext xmlns:c16="http://schemas.microsoft.com/office/drawing/2014/chart" uri="{C3380CC4-5D6E-409C-BE32-E72D297353CC}">
              <c16:uniqueId val="{00000000-BBC6-42BB-A7A2-6656F8C19C7F}"/>
            </c:ext>
          </c:extLst>
        </c:ser>
        <c:ser>
          <c:idx val="1"/>
          <c:order val="1"/>
          <c:tx>
            <c:strRef>
              <c:f>Sheet1!$H$28</c:f>
              <c:strCache>
                <c:ptCount val="1"/>
                <c:pt idx="0">
                  <c:v>Test Event 2 (SfCn)</c:v>
                </c:pt>
              </c:strCache>
            </c:strRef>
          </c:tx>
          <c:invertIfNegative val="0"/>
          <c:cat>
            <c:strRef>
              <c:f>Sheet1!$F$29:$F$32</c:f>
              <c:strCache>
                <c:ptCount val="4"/>
                <c:pt idx="0">
                  <c:v>Causality</c:v>
                </c:pt>
                <c:pt idx="1">
                  <c:v>Color</c:v>
                </c:pt>
                <c:pt idx="2">
                  <c:v>All Familiar</c:v>
                </c:pt>
                <c:pt idx="3">
                  <c:v>Novelty</c:v>
                </c:pt>
              </c:strCache>
            </c:strRef>
          </c:cat>
          <c:val>
            <c:numRef>
              <c:f>Sheet1!$H$29:$H$32</c:f>
              <c:numCache>
                <c:formatCode>General</c:formatCode>
                <c:ptCount val="4"/>
                <c:pt idx="0">
                  <c:v>100</c:v>
                </c:pt>
                <c:pt idx="1">
                  <c:v>50</c:v>
                </c:pt>
                <c:pt idx="2">
                  <c:v>50</c:v>
                </c:pt>
                <c:pt idx="3">
                  <c:v>100</c:v>
                </c:pt>
              </c:numCache>
            </c:numRef>
          </c:val>
          <c:extLst xmlns:c16r2="http://schemas.microsoft.com/office/drawing/2015/06/chart">
            <c:ext xmlns:c16="http://schemas.microsoft.com/office/drawing/2014/chart" uri="{C3380CC4-5D6E-409C-BE32-E72D297353CC}">
              <c16:uniqueId val="{00000001-BBC6-42BB-A7A2-6656F8C19C7F}"/>
            </c:ext>
          </c:extLst>
        </c:ser>
        <c:ser>
          <c:idx val="2"/>
          <c:order val="2"/>
          <c:tx>
            <c:strRef>
              <c:f>Sheet1!$I$28</c:f>
              <c:strCache>
                <c:ptCount val="1"/>
                <c:pt idx="0">
                  <c:v>Test Event 3 (SnCf)</c:v>
                </c:pt>
              </c:strCache>
            </c:strRef>
          </c:tx>
          <c:invertIfNegative val="0"/>
          <c:cat>
            <c:strRef>
              <c:f>Sheet1!$F$29:$F$32</c:f>
              <c:strCache>
                <c:ptCount val="4"/>
                <c:pt idx="0">
                  <c:v>Causality</c:v>
                </c:pt>
                <c:pt idx="1">
                  <c:v>Color</c:v>
                </c:pt>
                <c:pt idx="2">
                  <c:v>All Familiar</c:v>
                </c:pt>
                <c:pt idx="3">
                  <c:v>Novelty</c:v>
                </c:pt>
              </c:strCache>
            </c:strRef>
          </c:cat>
          <c:val>
            <c:numRef>
              <c:f>Sheet1!$I$29:$I$32</c:f>
              <c:numCache>
                <c:formatCode>General</c:formatCode>
                <c:ptCount val="4"/>
                <c:pt idx="0">
                  <c:v>50</c:v>
                </c:pt>
                <c:pt idx="1">
                  <c:v>100</c:v>
                </c:pt>
                <c:pt idx="2">
                  <c:v>50</c:v>
                </c:pt>
                <c:pt idx="3">
                  <c:v>100</c:v>
                </c:pt>
              </c:numCache>
            </c:numRef>
          </c:val>
          <c:extLst xmlns:c16r2="http://schemas.microsoft.com/office/drawing/2015/06/chart">
            <c:ext xmlns:c16="http://schemas.microsoft.com/office/drawing/2014/chart" uri="{C3380CC4-5D6E-409C-BE32-E72D297353CC}">
              <c16:uniqueId val="{00000002-BBC6-42BB-A7A2-6656F8C19C7F}"/>
            </c:ext>
          </c:extLst>
        </c:ser>
        <c:ser>
          <c:idx val="3"/>
          <c:order val="3"/>
          <c:tx>
            <c:strRef>
              <c:f>Sheet1!$J$28</c:f>
              <c:strCache>
                <c:ptCount val="1"/>
                <c:pt idx="0">
                  <c:v>Test Event 4 (SnCn)</c:v>
                </c:pt>
              </c:strCache>
            </c:strRef>
          </c:tx>
          <c:invertIfNegative val="0"/>
          <c:cat>
            <c:strRef>
              <c:f>Sheet1!$F$29:$F$32</c:f>
              <c:strCache>
                <c:ptCount val="4"/>
                <c:pt idx="0">
                  <c:v>Causality</c:v>
                </c:pt>
                <c:pt idx="1">
                  <c:v>Color</c:v>
                </c:pt>
                <c:pt idx="2">
                  <c:v>All Familiar</c:v>
                </c:pt>
                <c:pt idx="3">
                  <c:v>Novelty</c:v>
                </c:pt>
              </c:strCache>
            </c:strRef>
          </c:cat>
          <c:val>
            <c:numRef>
              <c:f>Sheet1!$J$29:$J$32</c:f>
              <c:numCache>
                <c:formatCode>General</c:formatCode>
                <c:ptCount val="4"/>
                <c:pt idx="0">
                  <c:v>100</c:v>
                </c:pt>
                <c:pt idx="1">
                  <c:v>100</c:v>
                </c:pt>
                <c:pt idx="2">
                  <c:v>50</c:v>
                </c:pt>
                <c:pt idx="3">
                  <c:v>100</c:v>
                </c:pt>
              </c:numCache>
            </c:numRef>
          </c:val>
          <c:extLst xmlns:c16r2="http://schemas.microsoft.com/office/drawing/2015/06/chart">
            <c:ext xmlns:c16="http://schemas.microsoft.com/office/drawing/2014/chart" uri="{C3380CC4-5D6E-409C-BE32-E72D297353CC}">
              <c16:uniqueId val="{00000003-BBC6-42BB-A7A2-6656F8C19C7F}"/>
            </c:ext>
          </c:extLst>
        </c:ser>
        <c:dLbls>
          <c:showLegendKey val="0"/>
          <c:showVal val="0"/>
          <c:showCatName val="0"/>
          <c:showSerName val="0"/>
          <c:showPercent val="0"/>
          <c:showBubbleSize val="0"/>
        </c:dLbls>
        <c:gapWidth val="150"/>
        <c:axId val="110697088"/>
        <c:axId val="110704128"/>
      </c:barChart>
      <c:catAx>
        <c:axId val="110697088"/>
        <c:scaling>
          <c:orientation val="minMax"/>
        </c:scaling>
        <c:delete val="0"/>
        <c:axPos val="b"/>
        <c:numFmt formatCode="General" sourceLinked="0"/>
        <c:majorTickMark val="out"/>
        <c:minorTickMark val="none"/>
        <c:tickLblPos val="nextTo"/>
        <c:crossAx val="110704128"/>
        <c:crosses val="autoZero"/>
        <c:auto val="1"/>
        <c:lblAlgn val="ctr"/>
        <c:lblOffset val="100"/>
        <c:noMultiLvlLbl val="0"/>
      </c:catAx>
      <c:valAx>
        <c:axId val="110704128"/>
        <c:scaling>
          <c:orientation val="minMax"/>
          <c:max val="100"/>
        </c:scaling>
        <c:delete val="1"/>
        <c:axPos val="l"/>
        <c:majorGridlines/>
        <c:numFmt formatCode="General" sourceLinked="1"/>
        <c:majorTickMark val="out"/>
        <c:minorTickMark val="none"/>
        <c:tickLblPos val="nextTo"/>
        <c:crossAx val="11069708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4DBBF-D029-4A77-A734-76F6CCBAB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161</Pages>
  <Words>41836</Words>
  <Characters>238467</Characters>
  <Application>Microsoft Office Word</Application>
  <DocSecurity>0</DocSecurity>
  <Lines>1987</Lines>
  <Paragraphs>559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Deon T. Benton</dc:creator>
  <cp:lastModifiedBy>Deon T. Benton</cp:lastModifiedBy>
  <cp:revision>22</cp:revision>
  <dcterms:created xsi:type="dcterms:W3CDTF">2018-08-28T17:10:00Z</dcterms:created>
  <dcterms:modified xsi:type="dcterms:W3CDTF">2019-05-03T16:30:00Z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